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Dokumentart"/>
        <w:tag w:val="Dokumentart"/>
        <w:id w:val="-1278487620"/>
        <w:lock w:val="sdtLocked"/>
        <w:placeholder>
          <w:docPart w:val="286B99BA14364297805517E079327175"/>
        </w:placeholder>
        <w15:color w:val="C20000"/>
        <w:dropDownList>
          <w:listItem w:displayText=" " w:value=" "/>
          <w:listItem w:displayText="Konsultationsfassung" w:value="Konsultationsfassung"/>
          <w:listItem w:displayText="Konsolidierte Lesefassung mit Fehlerkorrekturen" w:value="Konsolidierte Lesefassung mit Fehlerkorrekturen"/>
          <w:listItem w:displayText="Außerordentliche Mitteilung" w:value="Außerordentliche Mitteilung"/>
        </w:dropDownList>
      </w:sdtPr>
      <w:sdtContent>
        <w:p w14:paraId="7FA64DC2" w14:textId="1588E6D1" w:rsidR="00275658" w:rsidRPr="00814040" w:rsidRDefault="00F86AF5" w:rsidP="00275658">
          <w:pPr>
            <w:pStyle w:val="Dokumentart"/>
            <w:spacing w:before="2520" w:after="0"/>
          </w:pPr>
          <w:r>
            <w:t>Konsolidierte Lesefassung mit Fehlerkorrekturen</w:t>
          </w:r>
        </w:p>
      </w:sdtContent>
    </w:sdt>
    <w:p w14:paraId="702A734E" w14:textId="03D079DE" w:rsidR="006A59B1" w:rsidRDefault="00000000" w:rsidP="006A59B1">
      <w:pPr>
        <w:pStyle w:val="Dokumenttitel"/>
        <w:framePr w:w="0" w:hRule="auto" w:wrap="auto" w:vAnchor="margin" w:yAlign="inline"/>
        <w:spacing w:after="480"/>
        <w:rPr>
          <w:sz w:val="40"/>
          <w:szCs w:val="40"/>
        </w:rPr>
      </w:pPr>
      <w:sdt>
        <w:sdtPr>
          <w:rPr>
            <w:sz w:val="40"/>
            <w:szCs w:val="40"/>
          </w:rPr>
          <w:alias w:val="bei &quot;Konsolidierte Fassung&quot;: Stand"/>
          <w:tag w:val="Stand"/>
          <w:id w:val="775990467"/>
          <w:placeholder>
            <w:docPart w:val="26392398143B4B84A1454AA9CF1A9EF1"/>
          </w:placeholder>
          <w15:color w:val="C20000"/>
          <w:comboBox>
            <w:listItem w:displayText="Stand: " w:value="Stand: "/>
            <w:listItem w:value="Leer"/>
          </w:comboBox>
        </w:sdtPr>
        <w:sdtContent>
          <w:r w:rsidR="00F86AF5">
            <w:rPr>
              <w:sz w:val="40"/>
              <w:szCs w:val="40"/>
            </w:rPr>
            <w:t xml:space="preserve">Stand: </w:t>
          </w:r>
        </w:sdtContent>
      </w:sdt>
      <w:sdt>
        <w:sdtPr>
          <w:rPr>
            <w:sz w:val="40"/>
            <w:szCs w:val="40"/>
          </w:rPr>
          <w:alias w:val="Datum für &quot;Konsolidierte Fassung&quot;"/>
          <w:tag w:val="Datum für &quot;Konsolidierte Fassung&quot;"/>
          <w:id w:val="2120494184"/>
          <w:placeholder>
            <w:docPart w:val="0E87BF020D334B70995E8146293B2B90"/>
          </w:placeholder>
          <w15:color w:val="C20000"/>
          <w:date w:fullDate="2025-07-18T00:00:00Z">
            <w:dateFormat w:val="dd.MM.yyyy"/>
            <w:lid w:val="de-DE"/>
            <w:storeMappedDataAs w:val="dateTime"/>
            <w:calendar w:val="gregorian"/>
          </w:date>
        </w:sdtPr>
        <w:sdtContent>
          <w:r w:rsidR="009C4BBD">
            <w:rPr>
              <w:sz w:val="40"/>
              <w:szCs w:val="40"/>
            </w:rPr>
            <w:t>18.07.2025</w:t>
          </w:r>
        </w:sdtContent>
      </w:sdt>
    </w:p>
    <w:sdt>
      <w:sdtPr>
        <w:rPr>
          <w:color w:val="C20000"/>
        </w:rPr>
        <w:alias w:val="Dokumenttitel"/>
        <w:tag w:val="Dokumenttitel"/>
        <w:id w:val="-2012053951"/>
        <w:placeholder>
          <w:docPart w:val="1AEC0D40F235404A85E3153530C17992"/>
        </w:placeholder>
        <w:dataBinding w:prefixMappings="xmlns:ns0='http://purl.org/dc/elements/1.1/' xmlns:ns1='http://schemas.openxmlformats.org/package/2006/metadata/core-properties' " w:xpath="/ns1:coreProperties[1]/ns0:title[1]" w:storeItemID="{6C3C8BC8-F283-45AE-878A-BAB7291924A1}"/>
        <w15:color w:val="C20000"/>
        <w:text w:multiLine="1"/>
      </w:sdtPr>
      <w:sdtContent>
        <w:p w14:paraId="0385AEC7" w14:textId="3A73CEDB" w:rsidR="00991C4B" w:rsidRPr="00814040" w:rsidRDefault="005D3AF5" w:rsidP="00991C4B">
          <w:pPr>
            <w:pStyle w:val="Dokumenttitel"/>
            <w:framePr w:w="0" w:hRule="auto" w:wrap="auto" w:vAnchor="margin" w:yAlign="inline"/>
          </w:pPr>
          <w:r w:rsidRPr="005D3AF5">
            <w:rPr>
              <w:color w:val="C20000"/>
            </w:rPr>
            <w:t>Regelungen zum Übertragungsweg für API-Webdienste</w:t>
          </w:r>
        </w:p>
      </w:sdtContent>
    </w:sdt>
    <w:tbl>
      <w:tblPr>
        <w:tblStyle w:val="Tabellenraster"/>
        <w:tblpPr w:leftFromText="181" w:rightFromText="567" w:vertAnchor="page" w:tblpY="1020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86"/>
        <w:gridCol w:w="5687"/>
      </w:tblGrid>
      <w:tr w:rsidR="00FA428A" w:rsidRPr="00814040" w14:paraId="7FD60649" w14:textId="77777777" w:rsidTr="00021B8E">
        <w:trPr>
          <w:cantSplit/>
          <w:trHeight w:hRule="exact" w:val="454"/>
        </w:trPr>
        <w:tc>
          <w:tcPr>
            <w:tcW w:w="3686" w:type="dxa"/>
            <w:noWrap/>
            <w:vAlign w:val="center"/>
          </w:tcPr>
          <w:p w14:paraId="3A8EC37D" w14:textId="7482759A" w:rsidR="00FA428A" w:rsidRPr="00814040" w:rsidRDefault="00FA428A" w:rsidP="004F25ED">
            <w:pPr>
              <w:spacing w:after="0" w:line="240" w:lineRule="auto"/>
            </w:pPr>
            <w:r w:rsidRPr="00814040">
              <w:t>Version:</w:t>
            </w:r>
          </w:p>
        </w:tc>
        <w:bookmarkStart w:id="0" w:name="Versionsnummer" w:displacedByCustomXml="next"/>
        <w:sdt>
          <w:sdtPr>
            <w:id w:val="-1603491320"/>
            <w:placeholder>
              <w:docPart w:val="26222D8FA7714D4DA344F30905FB59CE"/>
            </w:placeholder>
            <w15:color w:val="C20000"/>
            <w15:appearance w15:val="hidden"/>
            <w:text/>
          </w:sdtPr>
          <w:sdtContent>
            <w:tc>
              <w:tcPr>
                <w:tcW w:w="5687" w:type="dxa"/>
                <w:noWrap/>
                <w:vAlign w:val="center"/>
              </w:tcPr>
              <w:p w14:paraId="11EE58EC" w14:textId="7F0D8AA4" w:rsidR="00FA428A" w:rsidRPr="00814040" w:rsidRDefault="00BB4035" w:rsidP="004F25ED">
                <w:pPr>
                  <w:spacing w:after="0" w:line="240" w:lineRule="auto"/>
                </w:pPr>
                <w:r>
                  <w:t>1</w:t>
                </w:r>
                <w:r w:rsidR="0092182C" w:rsidRPr="00814040">
                  <w:t>.</w:t>
                </w:r>
                <w:r w:rsidR="006D4E2E">
                  <w:t>2</w:t>
                </w:r>
              </w:p>
            </w:tc>
          </w:sdtContent>
        </w:sdt>
        <w:bookmarkEnd w:id="0" w:displacedByCustomXml="prev"/>
      </w:tr>
      <w:tr w:rsidR="00FA428A" w:rsidRPr="00814040" w14:paraId="26BB5FDE" w14:textId="77777777" w:rsidTr="00021B8E">
        <w:trPr>
          <w:cantSplit/>
          <w:trHeight w:hRule="exact" w:val="454"/>
        </w:trPr>
        <w:sdt>
          <w:sdtPr>
            <w:alias w:val="Publikationsdatum"/>
            <w:tag w:val="Publikationsdatum"/>
            <w:id w:val="-1184668860"/>
            <w:placeholder>
              <w:docPart w:val="247A44AA541A4B859B5A1AAFB7DD6E1E"/>
            </w:placeholder>
            <w15:color w:val="C20000"/>
            <w:comboBox>
              <w:listItem w:displayText="Publikationsdatum: " w:value="Publikationsdatum: "/>
              <w:listItem w:displayText="Ursprüngliches Publikationsdatum: " w:value="Ursprüngliches Publikationsdatum: "/>
            </w:comboBox>
          </w:sdtPr>
          <w:sdtContent>
            <w:tc>
              <w:tcPr>
                <w:tcW w:w="3686" w:type="dxa"/>
                <w:noWrap/>
                <w:vAlign w:val="center"/>
              </w:tcPr>
              <w:p w14:paraId="594C2848" w14:textId="70285196" w:rsidR="00FA428A" w:rsidRPr="00814040" w:rsidRDefault="001A0F15" w:rsidP="004F25ED">
                <w:pPr>
                  <w:spacing w:after="0" w:line="240" w:lineRule="auto"/>
                </w:pPr>
                <w:r>
                  <w:t xml:space="preserve">Ursprüngliches Publikationsdatum: </w:t>
                </w:r>
              </w:p>
            </w:tc>
          </w:sdtContent>
        </w:sdt>
        <w:bookmarkStart w:id="1" w:name="Veröffentlichungsdatum" w:displacedByCustomXml="next"/>
        <w:sdt>
          <w:sdtPr>
            <w:alias w:val="Publikationsdatum"/>
            <w:tag w:val=""/>
            <w:id w:val="1180466544"/>
            <w:placeholder>
              <w:docPart w:val="05F1F899142046F799868BC126AE9A20"/>
            </w:placeholder>
            <w:dataBinding w:prefixMappings="xmlns:ns0='http://schemas.microsoft.com/office/2006/coverPageProps' " w:xpath="/ns0:CoverPageProperties[1]/ns0:PublishDate[1]" w:storeItemID="{55AF091B-3C7A-41E3-B477-F2FDAA23CFDA}"/>
            <w15:color w:val="C20000"/>
            <w:date w:fullDate="2025-04-01T00:00:00Z">
              <w:dateFormat w:val="dd.MM.yyyy"/>
              <w:lid w:val="de-DE"/>
              <w:storeMappedDataAs w:val="dateTime"/>
              <w:calendar w:val="gregorian"/>
            </w:date>
          </w:sdtPr>
          <w:sdtContent>
            <w:tc>
              <w:tcPr>
                <w:tcW w:w="5687" w:type="dxa"/>
                <w:noWrap/>
                <w:vAlign w:val="center"/>
              </w:tcPr>
              <w:p w14:paraId="59B242D9" w14:textId="314C8A42" w:rsidR="00FA428A" w:rsidRPr="00814040" w:rsidRDefault="003A648F" w:rsidP="004F25ED">
                <w:pPr>
                  <w:spacing w:after="0" w:line="240" w:lineRule="auto"/>
                </w:pPr>
                <w:r>
                  <w:t>01.04.2025</w:t>
                </w:r>
              </w:p>
            </w:tc>
          </w:sdtContent>
        </w:sdt>
        <w:bookmarkEnd w:id="1" w:displacedByCustomXml="prev"/>
      </w:tr>
      <w:tr w:rsidR="001B790D" w:rsidRPr="00814040" w14:paraId="2C9FA4CB" w14:textId="77777777" w:rsidTr="00021B8E">
        <w:trPr>
          <w:cantSplit/>
          <w:trHeight w:hRule="exact" w:val="454"/>
        </w:trPr>
        <w:tc>
          <w:tcPr>
            <w:tcW w:w="3686" w:type="dxa"/>
            <w:noWrap/>
            <w:vAlign w:val="center"/>
          </w:tcPr>
          <w:p w14:paraId="5ECD53AD" w14:textId="55A49D3E" w:rsidR="001B790D" w:rsidRPr="00814040" w:rsidRDefault="00BC7B34" w:rsidP="004F25ED">
            <w:pPr>
              <w:spacing w:after="0" w:line="240" w:lineRule="auto"/>
            </w:pPr>
            <w:r w:rsidRPr="00814040">
              <w:rPr>
                <w:w w:val="95"/>
              </w:rPr>
              <w:t>A</w:t>
            </w:r>
            <w:r w:rsidRPr="00814040">
              <w:rPr>
                <w:rFonts w:cstheme="minorHAnsi"/>
                <w:w w:val="95"/>
              </w:rPr>
              <w:t>nzuwende</w:t>
            </w:r>
            <w:r w:rsidR="00D7320D" w:rsidRPr="00814040">
              <w:rPr>
                <w:rFonts w:cstheme="minorHAnsi"/>
                <w:w w:val="95"/>
              </w:rPr>
              <w:t xml:space="preserve">n </w:t>
            </w:r>
            <w:r w:rsidRPr="00814040">
              <w:rPr>
                <w:rFonts w:cstheme="minorHAnsi"/>
                <w:spacing w:val="-5"/>
              </w:rPr>
              <w:t>ab</w:t>
            </w:r>
            <w:r w:rsidRPr="00814040">
              <w:rPr>
                <w:spacing w:val="-5"/>
              </w:rPr>
              <w:t>:</w:t>
            </w:r>
          </w:p>
        </w:tc>
        <w:tc>
          <w:tcPr>
            <w:tcW w:w="5687" w:type="dxa"/>
            <w:noWrap/>
            <w:vAlign w:val="center"/>
          </w:tcPr>
          <w:sdt>
            <w:sdtPr>
              <w:id w:val="-1229458617"/>
              <w:placeholder>
                <w:docPart w:val="DefaultPlaceholder_-1854013437"/>
              </w:placeholder>
              <w:date w:fullDate="2025-10-01T00:00:00Z">
                <w:dateFormat w:val="dd.MM.yyyy"/>
                <w:lid w:val="de-DE"/>
                <w:storeMappedDataAs w:val="dateTime"/>
                <w:calendar w:val="gregorian"/>
              </w:date>
            </w:sdtPr>
            <w:sdtContent>
              <w:p w14:paraId="060FF110" w14:textId="2AF60F0E" w:rsidR="001B790D" w:rsidRPr="00814040" w:rsidRDefault="006D4E2E" w:rsidP="004F25ED">
                <w:pPr>
                  <w:spacing w:after="0" w:line="240" w:lineRule="auto"/>
                </w:pPr>
                <w:r>
                  <w:t>01.10.2025</w:t>
                </w:r>
              </w:p>
            </w:sdtContent>
          </w:sdt>
        </w:tc>
      </w:tr>
      <w:tr w:rsidR="00FA428A" w:rsidRPr="00814040" w14:paraId="577E6A80" w14:textId="77777777" w:rsidTr="00021B8E">
        <w:trPr>
          <w:cantSplit/>
          <w:trHeight w:hRule="exact" w:val="454"/>
        </w:trPr>
        <w:tc>
          <w:tcPr>
            <w:tcW w:w="3686" w:type="dxa"/>
            <w:noWrap/>
            <w:vAlign w:val="center"/>
          </w:tcPr>
          <w:p w14:paraId="7D5983BD" w14:textId="710CDAE4" w:rsidR="00FA428A" w:rsidRPr="00814040" w:rsidRDefault="00FA428A" w:rsidP="004F25ED">
            <w:pPr>
              <w:spacing w:after="0" w:line="240" w:lineRule="auto"/>
            </w:pPr>
            <w:r w:rsidRPr="00814040">
              <w:t>Autor:</w:t>
            </w:r>
          </w:p>
        </w:tc>
        <w:sdt>
          <w:sdtPr>
            <w:id w:val="-528418711"/>
            <w:placeholder>
              <w:docPart w:val="EF3C320E4A32482A92E8CD33B530742A"/>
            </w:placeholder>
            <w15:color w:val="C20000"/>
            <w15:appearance w15:val="hidden"/>
            <w:text/>
          </w:sdtPr>
          <w:sdtContent>
            <w:tc>
              <w:tcPr>
                <w:tcW w:w="5687" w:type="dxa"/>
                <w:noWrap/>
                <w:vAlign w:val="center"/>
              </w:tcPr>
              <w:p w14:paraId="6E1FDD6C" w14:textId="4F50BE20" w:rsidR="00FA428A" w:rsidRPr="00814040" w:rsidRDefault="00FC546F" w:rsidP="004F25ED">
                <w:pPr>
                  <w:spacing w:after="0" w:line="240" w:lineRule="auto"/>
                </w:pPr>
                <w:r w:rsidRPr="00814040">
                  <w:t>BDEW</w:t>
                </w:r>
              </w:p>
            </w:tc>
          </w:sdtContent>
        </w:sdt>
      </w:tr>
    </w:tbl>
    <w:p w14:paraId="27C88A7E" w14:textId="19A978D6" w:rsidR="00F40AD5" w:rsidRPr="00814040" w:rsidRDefault="005C7349">
      <w:pPr>
        <w:spacing w:after="200" w:line="276" w:lineRule="auto"/>
        <w:rPr>
          <w:rFonts w:cs="Times New Roman"/>
          <w:bCs/>
          <w:noProof/>
          <w:spacing w:val="5"/>
          <w:kern w:val="28"/>
          <w:sz w:val="22"/>
        </w:rPr>
      </w:pPr>
      <w:r w:rsidRPr="00814040">
        <w:rPr>
          <w:b/>
          <w:color w:val="C20000"/>
          <w:w w:val="95"/>
        </w:rPr>
        <w:t>Regelungen</w:t>
      </w:r>
      <w:r w:rsidRPr="00814040">
        <w:rPr>
          <w:rFonts w:ascii="Times New Roman" w:hAnsi="Times New Roman"/>
          <w:color w:val="C20000"/>
          <w:spacing w:val="31"/>
        </w:rPr>
        <w:t xml:space="preserve"> </w:t>
      </w:r>
      <w:r w:rsidRPr="00814040">
        <w:rPr>
          <w:b/>
          <w:color w:val="C20000"/>
          <w:w w:val="95"/>
        </w:rPr>
        <w:t>zum</w:t>
      </w:r>
      <w:r w:rsidRPr="00814040">
        <w:rPr>
          <w:rFonts w:ascii="Times New Roman" w:hAnsi="Times New Roman"/>
          <w:color w:val="C20000"/>
          <w:spacing w:val="29"/>
        </w:rPr>
        <w:t xml:space="preserve"> </w:t>
      </w:r>
      <w:r w:rsidRPr="00814040">
        <w:rPr>
          <w:b/>
          <w:color w:val="C20000"/>
          <w:w w:val="95"/>
        </w:rPr>
        <w:t>sicheren</w:t>
      </w:r>
      <w:r w:rsidRPr="00814040">
        <w:rPr>
          <w:rFonts w:ascii="Times New Roman" w:hAnsi="Times New Roman"/>
          <w:color w:val="C20000"/>
          <w:spacing w:val="32"/>
        </w:rPr>
        <w:t xml:space="preserve"> </w:t>
      </w:r>
      <w:r w:rsidRPr="00814040">
        <w:rPr>
          <w:b/>
          <w:color w:val="C20000"/>
          <w:w w:val="95"/>
        </w:rPr>
        <w:t>Austausch</w:t>
      </w:r>
      <w:r w:rsidRPr="00814040">
        <w:rPr>
          <w:rFonts w:ascii="Times New Roman" w:hAnsi="Times New Roman"/>
          <w:color w:val="C20000"/>
          <w:spacing w:val="27"/>
        </w:rPr>
        <w:t xml:space="preserve"> </w:t>
      </w:r>
      <w:r w:rsidRPr="00814040">
        <w:rPr>
          <w:b/>
          <w:color w:val="C20000"/>
          <w:w w:val="95"/>
        </w:rPr>
        <w:t>von</w:t>
      </w:r>
      <w:r w:rsidRPr="00814040">
        <w:rPr>
          <w:rFonts w:ascii="Times New Roman" w:hAnsi="Times New Roman"/>
          <w:color w:val="C20000"/>
          <w:spacing w:val="27"/>
        </w:rPr>
        <w:t xml:space="preserve"> </w:t>
      </w:r>
      <w:r w:rsidRPr="00814040">
        <w:rPr>
          <w:b/>
          <w:color w:val="C20000"/>
          <w:spacing w:val="-2"/>
          <w:w w:val="95"/>
        </w:rPr>
        <w:t>Übertragungsdateien</w:t>
      </w:r>
    </w:p>
    <w:p w14:paraId="5375BD05" w14:textId="73F552EC" w:rsidR="00F40AD5" w:rsidRPr="00814040" w:rsidRDefault="00F40AD5">
      <w:pPr>
        <w:spacing w:after="200" w:line="276" w:lineRule="auto"/>
        <w:rPr>
          <w:rFonts w:cs="Times New Roman"/>
          <w:bCs/>
          <w:noProof/>
          <w:spacing w:val="5"/>
          <w:kern w:val="28"/>
          <w:sz w:val="22"/>
        </w:rPr>
      </w:pPr>
      <w:r w:rsidRPr="00814040">
        <w:rPr>
          <w:rFonts w:cs="Times New Roman"/>
          <w:bCs/>
          <w:noProof/>
          <w:spacing w:val="5"/>
          <w:kern w:val="28"/>
          <w:sz w:val="22"/>
        </w:rPr>
        <w:br w:type="page"/>
      </w:r>
    </w:p>
    <w:sdt>
      <w:sdtPr>
        <w:rPr>
          <w:rFonts w:asciiTheme="minorHAnsi" w:eastAsia="Times New Roman" w:hAnsiTheme="minorHAnsi" w:cstheme="minorBidi"/>
          <w:b w:val="0"/>
          <w:color w:val="auto"/>
          <w:sz w:val="24"/>
          <w:szCs w:val="24"/>
        </w:rPr>
        <w:id w:val="1993592669"/>
        <w:docPartObj>
          <w:docPartGallery w:val="Table of Contents"/>
          <w:docPartUnique/>
        </w:docPartObj>
      </w:sdtPr>
      <w:sdtEndPr>
        <w:rPr>
          <w:bCs/>
        </w:rPr>
      </w:sdtEndPr>
      <w:sdtContent>
        <w:p w14:paraId="2A400575" w14:textId="02B38109" w:rsidR="00640819" w:rsidRPr="00814040" w:rsidRDefault="00640819">
          <w:pPr>
            <w:pStyle w:val="Inhaltsverzeichnisberschrift"/>
          </w:pPr>
          <w:r w:rsidRPr="00814040">
            <w:t>Inhalt</w:t>
          </w:r>
        </w:p>
        <w:p w14:paraId="6EE42097" w14:textId="14A809F6" w:rsidR="00B80E06" w:rsidRDefault="00640819">
          <w:pPr>
            <w:pStyle w:val="Verzeichnis1"/>
            <w:rPr>
              <w:rFonts w:eastAsiaTheme="minorEastAsia"/>
              <w:b w:val="0"/>
              <w:kern w:val="2"/>
              <w14:ligatures w14:val="standardContextual"/>
            </w:rPr>
          </w:pPr>
          <w:r w:rsidRPr="00814040">
            <w:fldChar w:fldCharType="begin"/>
          </w:r>
          <w:r w:rsidRPr="00814040">
            <w:instrText xml:space="preserve"> TOC \o "1-3" \h \z \u </w:instrText>
          </w:r>
          <w:r w:rsidRPr="00814040">
            <w:fldChar w:fldCharType="separate"/>
          </w:r>
          <w:hyperlink w:anchor="_Toc233791586" w:history="1">
            <w:r w:rsidR="00B80E06" w:rsidRPr="000E2744">
              <w:rPr>
                <w:rStyle w:val="Hyperlink"/>
                <w:rFonts w:ascii="Calibri" w:eastAsia="Calibri" w:hAnsi="Calibri" w:cs="Calibri"/>
                <w:spacing w:val="-2"/>
                <w:lang w:eastAsia="en-US"/>
              </w:rPr>
              <w:t>1</w:t>
            </w:r>
            <w:r w:rsidR="00B80E06">
              <w:rPr>
                <w:rFonts w:eastAsiaTheme="minorEastAsia"/>
                <w:b w:val="0"/>
                <w:kern w:val="2"/>
                <w14:ligatures w14:val="standardContextual"/>
              </w:rPr>
              <w:tab/>
            </w:r>
            <w:r w:rsidR="00B80E06" w:rsidRPr="000E2744">
              <w:rPr>
                <w:rStyle w:val="Hyperlink"/>
                <w:rFonts w:ascii="Calibri" w:eastAsia="Calibri" w:hAnsi="Calibri" w:cs="Calibri"/>
                <w:spacing w:val="-2"/>
                <w:lang w:eastAsia="en-US"/>
              </w:rPr>
              <w:t>Einleitung</w:t>
            </w:r>
            <w:r w:rsidR="00B80E06">
              <w:rPr>
                <w:webHidden/>
              </w:rPr>
              <w:tab/>
            </w:r>
            <w:r w:rsidR="00B80E06">
              <w:rPr>
                <w:webHidden/>
              </w:rPr>
              <w:fldChar w:fldCharType="begin"/>
            </w:r>
            <w:r w:rsidR="00B80E06">
              <w:rPr>
                <w:webHidden/>
              </w:rPr>
              <w:instrText xml:space="preserve"> PAGEREF _Toc233791586 \h </w:instrText>
            </w:r>
            <w:r w:rsidR="00B80E06">
              <w:rPr>
                <w:webHidden/>
              </w:rPr>
            </w:r>
            <w:r w:rsidR="00B80E06">
              <w:rPr>
                <w:webHidden/>
              </w:rPr>
              <w:fldChar w:fldCharType="separate"/>
            </w:r>
            <w:r w:rsidR="00B80E06">
              <w:rPr>
                <w:webHidden/>
              </w:rPr>
              <w:t>4</w:t>
            </w:r>
            <w:r w:rsidR="00B80E06">
              <w:rPr>
                <w:webHidden/>
              </w:rPr>
              <w:fldChar w:fldCharType="end"/>
            </w:r>
          </w:hyperlink>
        </w:p>
        <w:p w14:paraId="40C33764" w14:textId="57EB7111" w:rsidR="00B80E06" w:rsidRDefault="00B80E06">
          <w:pPr>
            <w:pStyle w:val="Verzeichnis2"/>
            <w:rPr>
              <w:rFonts w:eastAsiaTheme="minorEastAsia"/>
              <w:kern w:val="2"/>
              <w14:ligatures w14:val="standardContextual"/>
            </w:rPr>
          </w:pPr>
          <w:hyperlink w:anchor="_Toc233791587" w:history="1">
            <w:r w:rsidRPr="000E2744">
              <w:rPr>
                <w:rStyle w:val="Hyperlink"/>
              </w:rPr>
              <w:t>1.1</w:t>
            </w:r>
            <w:r>
              <w:rPr>
                <w:rFonts w:eastAsiaTheme="minorEastAsia"/>
                <w:kern w:val="2"/>
                <w14:ligatures w14:val="standardContextual"/>
              </w:rPr>
              <w:tab/>
            </w:r>
            <w:r w:rsidRPr="000E2744">
              <w:rPr>
                <w:rStyle w:val="Hyperlink"/>
              </w:rPr>
              <w:t>Regelungsumfang</w:t>
            </w:r>
            <w:r>
              <w:rPr>
                <w:webHidden/>
              </w:rPr>
              <w:tab/>
            </w:r>
            <w:r>
              <w:rPr>
                <w:webHidden/>
              </w:rPr>
              <w:fldChar w:fldCharType="begin"/>
            </w:r>
            <w:r>
              <w:rPr>
                <w:webHidden/>
              </w:rPr>
              <w:instrText xml:space="preserve"> PAGEREF _Toc233791587 \h </w:instrText>
            </w:r>
            <w:r>
              <w:rPr>
                <w:webHidden/>
              </w:rPr>
            </w:r>
            <w:r>
              <w:rPr>
                <w:webHidden/>
              </w:rPr>
              <w:fldChar w:fldCharType="separate"/>
            </w:r>
            <w:r>
              <w:rPr>
                <w:webHidden/>
              </w:rPr>
              <w:t>4</w:t>
            </w:r>
            <w:r>
              <w:rPr>
                <w:webHidden/>
              </w:rPr>
              <w:fldChar w:fldCharType="end"/>
            </w:r>
          </w:hyperlink>
        </w:p>
        <w:p w14:paraId="1C30DEF5" w14:textId="6411DB1A" w:rsidR="00B80E06" w:rsidRDefault="00B80E06">
          <w:pPr>
            <w:pStyle w:val="Verzeichnis1"/>
            <w:rPr>
              <w:rFonts w:eastAsiaTheme="minorEastAsia"/>
              <w:b w:val="0"/>
              <w:kern w:val="2"/>
              <w14:ligatures w14:val="standardContextual"/>
            </w:rPr>
          </w:pPr>
          <w:hyperlink w:anchor="_Toc233791588" w:history="1">
            <w:r w:rsidRPr="000E2744">
              <w:rPr>
                <w:rStyle w:val="Hyperlink"/>
              </w:rPr>
              <w:t>2</w:t>
            </w:r>
            <w:r>
              <w:rPr>
                <w:rFonts w:eastAsiaTheme="minorEastAsia"/>
                <w:b w:val="0"/>
                <w:kern w:val="2"/>
                <w14:ligatures w14:val="standardContextual"/>
              </w:rPr>
              <w:tab/>
            </w:r>
            <w:r w:rsidRPr="000E2744">
              <w:rPr>
                <w:rStyle w:val="Hyperlink"/>
              </w:rPr>
              <w:t>Terminologie</w:t>
            </w:r>
            <w:r>
              <w:rPr>
                <w:webHidden/>
              </w:rPr>
              <w:tab/>
            </w:r>
            <w:r>
              <w:rPr>
                <w:webHidden/>
              </w:rPr>
              <w:fldChar w:fldCharType="begin"/>
            </w:r>
            <w:r>
              <w:rPr>
                <w:webHidden/>
              </w:rPr>
              <w:instrText xml:space="preserve"> PAGEREF _Toc233791588 \h </w:instrText>
            </w:r>
            <w:r>
              <w:rPr>
                <w:webHidden/>
              </w:rPr>
            </w:r>
            <w:r>
              <w:rPr>
                <w:webHidden/>
              </w:rPr>
              <w:fldChar w:fldCharType="separate"/>
            </w:r>
            <w:r>
              <w:rPr>
                <w:webHidden/>
              </w:rPr>
              <w:t>4</w:t>
            </w:r>
            <w:r>
              <w:rPr>
                <w:webHidden/>
              </w:rPr>
              <w:fldChar w:fldCharType="end"/>
            </w:r>
          </w:hyperlink>
        </w:p>
        <w:p w14:paraId="19E61880" w14:textId="17375EC6" w:rsidR="00B80E06" w:rsidRDefault="00B80E06">
          <w:pPr>
            <w:pStyle w:val="Verzeichnis2"/>
            <w:rPr>
              <w:rFonts w:eastAsiaTheme="minorEastAsia"/>
              <w:kern w:val="2"/>
              <w14:ligatures w14:val="standardContextual"/>
            </w:rPr>
          </w:pPr>
          <w:hyperlink w:anchor="_Toc233791589" w:history="1">
            <w:r w:rsidRPr="000E2744">
              <w:rPr>
                <w:rStyle w:val="Hyperlink"/>
              </w:rPr>
              <w:t>2.1</w:t>
            </w:r>
            <w:r>
              <w:rPr>
                <w:rFonts w:eastAsiaTheme="minorEastAsia"/>
                <w:kern w:val="2"/>
                <w14:ligatures w14:val="standardContextual"/>
              </w:rPr>
              <w:tab/>
            </w:r>
            <w:r w:rsidRPr="000E2744">
              <w:rPr>
                <w:rStyle w:val="Hyperlink"/>
              </w:rPr>
              <w:t>Schlüsselwörter</w:t>
            </w:r>
            <w:r>
              <w:rPr>
                <w:webHidden/>
              </w:rPr>
              <w:tab/>
            </w:r>
            <w:r>
              <w:rPr>
                <w:webHidden/>
              </w:rPr>
              <w:fldChar w:fldCharType="begin"/>
            </w:r>
            <w:r>
              <w:rPr>
                <w:webHidden/>
              </w:rPr>
              <w:instrText xml:space="preserve"> PAGEREF _Toc233791589 \h </w:instrText>
            </w:r>
            <w:r>
              <w:rPr>
                <w:webHidden/>
              </w:rPr>
            </w:r>
            <w:r>
              <w:rPr>
                <w:webHidden/>
              </w:rPr>
              <w:fldChar w:fldCharType="separate"/>
            </w:r>
            <w:r>
              <w:rPr>
                <w:webHidden/>
              </w:rPr>
              <w:t>4</w:t>
            </w:r>
            <w:r>
              <w:rPr>
                <w:webHidden/>
              </w:rPr>
              <w:fldChar w:fldCharType="end"/>
            </w:r>
          </w:hyperlink>
        </w:p>
        <w:p w14:paraId="2B46A285" w14:textId="0228E50F" w:rsidR="00B80E06" w:rsidRDefault="00B80E06">
          <w:pPr>
            <w:pStyle w:val="Verzeichnis1"/>
            <w:rPr>
              <w:rFonts w:eastAsiaTheme="minorEastAsia"/>
              <w:b w:val="0"/>
              <w:kern w:val="2"/>
              <w14:ligatures w14:val="standardContextual"/>
            </w:rPr>
          </w:pPr>
          <w:hyperlink w:anchor="_Toc233791590" w:history="1">
            <w:r w:rsidRPr="000E2744">
              <w:rPr>
                <w:rStyle w:val="Hyperlink"/>
              </w:rPr>
              <w:t>3</w:t>
            </w:r>
            <w:r>
              <w:rPr>
                <w:rFonts w:eastAsiaTheme="minorEastAsia"/>
                <w:b w:val="0"/>
                <w:kern w:val="2"/>
                <w14:ligatures w14:val="standardContextual"/>
              </w:rPr>
              <w:tab/>
            </w:r>
            <w:r w:rsidRPr="000E2744">
              <w:rPr>
                <w:rStyle w:val="Hyperlink"/>
              </w:rPr>
              <w:t>Technische Vorgaben der API-Webdienste</w:t>
            </w:r>
            <w:r>
              <w:rPr>
                <w:webHidden/>
              </w:rPr>
              <w:tab/>
            </w:r>
            <w:r>
              <w:rPr>
                <w:webHidden/>
              </w:rPr>
              <w:fldChar w:fldCharType="begin"/>
            </w:r>
            <w:r>
              <w:rPr>
                <w:webHidden/>
              </w:rPr>
              <w:instrText xml:space="preserve"> PAGEREF _Toc233791590 \h </w:instrText>
            </w:r>
            <w:r>
              <w:rPr>
                <w:webHidden/>
              </w:rPr>
            </w:r>
            <w:r>
              <w:rPr>
                <w:webHidden/>
              </w:rPr>
              <w:fldChar w:fldCharType="separate"/>
            </w:r>
            <w:r>
              <w:rPr>
                <w:webHidden/>
              </w:rPr>
              <w:t>4</w:t>
            </w:r>
            <w:r>
              <w:rPr>
                <w:webHidden/>
              </w:rPr>
              <w:fldChar w:fldCharType="end"/>
            </w:r>
          </w:hyperlink>
        </w:p>
        <w:p w14:paraId="4FD58EC0" w14:textId="64FF150C" w:rsidR="00B80E06" w:rsidRDefault="00B80E06">
          <w:pPr>
            <w:pStyle w:val="Verzeichnis2"/>
            <w:rPr>
              <w:rFonts w:eastAsiaTheme="minorEastAsia"/>
              <w:kern w:val="2"/>
              <w14:ligatures w14:val="standardContextual"/>
            </w:rPr>
          </w:pPr>
          <w:hyperlink w:anchor="_Toc233791591" w:history="1">
            <w:r w:rsidRPr="000E2744">
              <w:rPr>
                <w:rStyle w:val="Hyperlink"/>
              </w:rPr>
              <w:t>3.1</w:t>
            </w:r>
            <w:r>
              <w:rPr>
                <w:rFonts w:eastAsiaTheme="minorEastAsia"/>
                <w:kern w:val="2"/>
                <w14:ligatures w14:val="standardContextual"/>
              </w:rPr>
              <w:tab/>
            </w:r>
            <w:r w:rsidRPr="000E2744">
              <w:rPr>
                <w:rStyle w:val="Hyperlink"/>
              </w:rPr>
              <w:t>Netzwerk</w:t>
            </w:r>
            <w:r>
              <w:rPr>
                <w:webHidden/>
              </w:rPr>
              <w:tab/>
            </w:r>
            <w:r>
              <w:rPr>
                <w:webHidden/>
              </w:rPr>
              <w:fldChar w:fldCharType="begin"/>
            </w:r>
            <w:r>
              <w:rPr>
                <w:webHidden/>
              </w:rPr>
              <w:instrText xml:space="preserve"> PAGEREF _Toc233791591 \h </w:instrText>
            </w:r>
            <w:r>
              <w:rPr>
                <w:webHidden/>
              </w:rPr>
            </w:r>
            <w:r>
              <w:rPr>
                <w:webHidden/>
              </w:rPr>
              <w:fldChar w:fldCharType="separate"/>
            </w:r>
            <w:r>
              <w:rPr>
                <w:webHidden/>
              </w:rPr>
              <w:t>4</w:t>
            </w:r>
            <w:r>
              <w:rPr>
                <w:webHidden/>
              </w:rPr>
              <w:fldChar w:fldCharType="end"/>
            </w:r>
          </w:hyperlink>
        </w:p>
        <w:p w14:paraId="4ED22BB3" w14:textId="687F626B" w:rsidR="00B80E06" w:rsidRDefault="00B80E06">
          <w:pPr>
            <w:pStyle w:val="Verzeichnis2"/>
            <w:rPr>
              <w:rFonts w:eastAsiaTheme="minorEastAsia"/>
              <w:kern w:val="2"/>
              <w14:ligatures w14:val="standardContextual"/>
            </w:rPr>
          </w:pPr>
          <w:hyperlink w:anchor="_Toc233791592" w:history="1">
            <w:r w:rsidRPr="000E2744">
              <w:rPr>
                <w:rStyle w:val="Hyperlink"/>
              </w:rPr>
              <w:t>3.2</w:t>
            </w:r>
            <w:r>
              <w:rPr>
                <w:rFonts w:eastAsiaTheme="minorEastAsia"/>
                <w:kern w:val="2"/>
                <w14:ligatures w14:val="standardContextual"/>
              </w:rPr>
              <w:tab/>
            </w:r>
            <w:r w:rsidRPr="000E2744">
              <w:rPr>
                <w:rStyle w:val="Hyperlink"/>
              </w:rPr>
              <w:t>Transportebene</w:t>
            </w:r>
            <w:r>
              <w:rPr>
                <w:webHidden/>
              </w:rPr>
              <w:tab/>
            </w:r>
            <w:r>
              <w:rPr>
                <w:webHidden/>
              </w:rPr>
              <w:fldChar w:fldCharType="begin"/>
            </w:r>
            <w:r>
              <w:rPr>
                <w:webHidden/>
              </w:rPr>
              <w:instrText xml:space="preserve"> PAGEREF _Toc233791592 \h </w:instrText>
            </w:r>
            <w:r>
              <w:rPr>
                <w:webHidden/>
              </w:rPr>
            </w:r>
            <w:r>
              <w:rPr>
                <w:webHidden/>
              </w:rPr>
              <w:fldChar w:fldCharType="separate"/>
            </w:r>
            <w:r>
              <w:rPr>
                <w:webHidden/>
              </w:rPr>
              <w:t>5</w:t>
            </w:r>
            <w:r>
              <w:rPr>
                <w:webHidden/>
              </w:rPr>
              <w:fldChar w:fldCharType="end"/>
            </w:r>
          </w:hyperlink>
        </w:p>
        <w:p w14:paraId="6FE34499" w14:textId="75FD07DA" w:rsidR="00B80E06" w:rsidRDefault="00B80E06">
          <w:pPr>
            <w:pStyle w:val="Verzeichnis2"/>
            <w:rPr>
              <w:rFonts w:eastAsiaTheme="minorEastAsia"/>
              <w:kern w:val="2"/>
              <w14:ligatures w14:val="standardContextual"/>
            </w:rPr>
          </w:pPr>
          <w:hyperlink w:anchor="_Toc233791593" w:history="1">
            <w:r w:rsidRPr="000E2744">
              <w:rPr>
                <w:rStyle w:val="Hyperlink"/>
              </w:rPr>
              <w:t>3.3</w:t>
            </w:r>
            <w:r>
              <w:rPr>
                <w:rFonts w:eastAsiaTheme="minorEastAsia"/>
                <w:kern w:val="2"/>
                <w14:ligatures w14:val="standardContextual"/>
              </w:rPr>
              <w:tab/>
            </w:r>
            <w:r w:rsidRPr="000E2744">
              <w:rPr>
                <w:rStyle w:val="Hyperlink"/>
              </w:rPr>
              <w:t xml:space="preserve"> HTTP-Header-Signatur</w:t>
            </w:r>
            <w:r>
              <w:rPr>
                <w:webHidden/>
              </w:rPr>
              <w:tab/>
            </w:r>
            <w:r>
              <w:rPr>
                <w:webHidden/>
              </w:rPr>
              <w:fldChar w:fldCharType="begin"/>
            </w:r>
            <w:r>
              <w:rPr>
                <w:webHidden/>
              </w:rPr>
              <w:instrText xml:space="preserve"> PAGEREF _Toc233791593 \h </w:instrText>
            </w:r>
            <w:r>
              <w:rPr>
                <w:webHidden/>
              </w:rPr>
            </w:r>
            <w:r>
              <w:rPr>
                <w:webHidden/>
              </w:rPr>
              <w:fldChar w:fldCharType="separate"/>
            </w:r>
            <w:r>
              <w:rPr>
                <w:webHidden/>
              </w:rPr>
              <w:t>5</w:t>
            </w:r>
            <w:r>
              <w:rPr>
                <w:webHidden/>
              </w:rPr>
              <w:fldChar w:fldCharType="end"/>
            </w:r>
          </w:hyperlink>
        </w:p>
        <w:p w14:paraId="7CCB81DD" w14:textId="6BB446C4" w:rsidR="00B80E06" w:rsidRDefault="00B80E06">
          <w:pPr>
            <w:pStyle w:val="Verzeichnis3"/>
            <w:tabs>
              <w:tab w:val="left" w:pos="1724"/>
            </w:tabs>
            <w:rPr>
              <w:rFonts w:eastAsiaTheme="minorEastAsia"/>
              <w:noProof/>
              <w:kern w:val="2"/>
              <w14:ligatures w14:val="standardContextual"/>
            </w:rPr>
          </w:pPr>
          <w:hyperlink w:anchor="_Toc233791594" w:history="1">
            <w:r w:rsidRPr="000E2744">
              <w:rPr>
                <w:rStyle w:val="Hyperlink"/>
                <w:noProof/>
              </w:rPr>
              <w:t>3.3.1</w:t>
            </w:r>
            <w:r>
              <w:rPr>
                <w:rFonts w:eastAsiaTheme="minorEastAsia"/>
                <w:noProof/>
                <w:kern w:val="2"/>
                <w14:ligatures w14:val="standardContextual"/>
              </w:rPr>
              <w:tab/>
            </w:r>
            <w:r w:rsidRPr="000E2744">
              <w:rPr>
                <w:rStyle w:val="Hyperlink"/>
                <w:noProof/>
              </w:rPr>
              <w:t>Schritt 1 — JSON-Payload kanonisieren</w:t>
            </w:r>
            <w:r>
              <w:rPr>
                <w:noProof/>
                <w:webHidden/>
              </w:rPr>
              <w:tab/>
            </w:r>
            <w:r>
              <w:rPr>
                <w:noProof/>
                <w:webHidden/>
              </w:rPr>
              <w:fldChar w:fldCharType="begin"/>
            </w:r>
            <w:r>
              <w:rPr>
                <w:noProof/>
                <w:webHidden/>
              </w:rPr>
              <w:instrText xml:space="preserve"> PAGEREF _Toc233791594 \h </w:instrText>
            </w:r>
            <w:r>
              <w:rPr>
                <w:noProof/>
                <w:webHidden/>
              </w:rPr>
            </w:r>
            <w:r>
              <w:rPr>
                <w:noProof/>
                <w:webHidden/>
              </w:rPr>
              <w:fldChar w:fldCharType="separate"/>
            </w:r>
            <w:r>
              <w:rPr>
                <w:noProof/>
                <w:webHidden/>
              </w:rPr>
              <w:t>5</w:t>
            </w:r>
            <w:r>
              <w:rPr>
                <w:noProof/>
                <w:webHidden/>
              </w:rPr>
              <w:fldChar w:fldCharType="end"/>
            </w:r>
          </w:hyperlink>
        </w:p>
        <w:p w14:paraId="2641E4DC" w14:textId="24838FBC" w:rsidR="00B80E06" w:rsidRDefault="00B80E06">
          <w:pPr>
            <w:pStyle w:val="Verzeichnis3"/>
            <w:tabs>
              <w:tab w:val="left" w:pos="1724"/>
            </w:tabs>
            <w:rPr>
              <w:rFonts w:eastAsiaTheme="minorEastAsia"/>
              <w:noProof/>
              <w:kern w:val="2"/>
              <w14:ligatures w14:val="standardContextual"/>
            </w:rPr>
          </w:pPr>
          <w:hyperlink w:anchor="_Toc233791595" w:history="1">
            <w:r w:rsidRPr="000E2744">
              <w:rPr>
                <w:rStyle w:val="Hyperlink"/>
                <w:noProof/>
              </w:rPr>
              <w:t>3.3.2</w:t>
            </w:r>
            <w:r>
              <w:rPr>
                <w:rFonts w:eastAsiaTheme="minorEastAsia"/>
                <w:noProof/>
                <w:kern w:val="2"/>
                <w14:ligatures w14:val="standardContextual"/>
              </w:rPr>
              <w:tab/>
            </w:r>
            <w:r w:rsidRPr="000E2744">
              <w:rPr>
                <w:rStyle w:val="Hyperlink"/>
                <w:noProof/>
              </w:rPr>
              <w:t>Schritt 2 — Content-Digest berechnen</w:t>
            </w:r>
            <w:r>
              <w:rPr>
                <w:noProof/>
                <w:webHidden/>
              </w:rPr>
              <w:tab/>
            </w:r>
            <w:r>
              <w:rPr>
                <w:noProof/>
                <w:webHidden/>
              </w:rPr>
              <w:fldChar w:fldCharType="begin"/>
            </w:r>
            <w:r>
              <w:rPr>
                <w:noProof/>
                <w:webHidden/>
              </w:rPr>
              <w:instrText xml:space="preserve"> PAGEREF _Toc233791595 \h </w:instrText>
            </w:r>
            <w:r>
              <w:rPr>
                <w:noProof/>
                <w:webHidden/>
              </w:rPr>
            </w:r>
            <w:r>
              <w:rPr>
                <w:noProof/>
                <w:webHidden/>
              </w:rPr>
              <w:fldChar w:fldCharType="separate"/>
            </w:r>
            <w:r>
              <w:rPr>
                <w:noProof/>
                <w:webHidden/>
              </w:rPr>
              <w:t>6</w:t>
            </w:r>
            <w:r>
              <w:rPr>
                <w:noProof/>
                <w:webHidden/>
              </w:rPr>
              <w:fldChar w:fldCharType="end"/>
            </w:r>
          </w:hyperlink>
        </w:p>
        <w:p w14:paraId="48F5A337" w14:textId="0C488A90" w:rsidR="00B80E06" w:rsidRDefault="00B80E06">
          <w:pPr>
            <w:pStyle w:val="Verzeichnis3"/>
            <w:tabs>
              <w:tab w:val="left" w:pos="1724"/>
            </w:tabs>
            <w:rPr>
              <w:rFonts w:eastAsiaTheme="minorEastAsia"/>
              <w:noProof/>
              <w:kern w:val="2"/>
              <w14:ligatures w14:val="standardContextual"/>
            </w:rPr>
          </w:pPr>
          <w:hyperlink w:anchor="_Toc233791596" w:history="1">
            <w:r w:rsidRPr="000E2744">
              <w:rPr>
                <w:rStyle w:val="Hyperlink"/>
                <w:noProof/>
              </w:rPr>
              <w:t>3.3.3</w:t>
            </w:r>
            <w:r>
              <w:rPr>
                <w:rFonts w:eastAsiaTheme="minorEastAsia"/>
                <w:noProof/>
                <w:kern w:val="2"/>
                <w14:ligatures w14:val="standardContextual"/>
              </w:rPr>
              <w:tab/>
            </w:r>
            <w:r w:rsidRPr="000E2744">
              <w:rPr>
                <w:rStyle w:val="Hyperlink"/>
                <w:noProof/>
              </w:rPr>
              <w:t>Schritt 3 — Zu signierende Felder bestimmen (Signature-Input)</w:t>
            </w:r>
            <w:r>
              <w:rPr>
                <w:noProof/>
                <w:webHidden/>
              </w:rPr>
              <w:tab/>
            </w:r>
            <w:r>
              <w:rPr>
                <w:noProof/>
                <w:webHidden/>
              </w:rPr>
              <w:fldChar w:fldCharType="begin"/>
            </w:r>
            <w:r>
              <w:rPr>
                <w:noProof/>
                <w:webHidden/>
              </w:rPr>
              <w:instrText xml:space="preserve"> PAGEREF _Toc233791596 \h </w:instrText>
            </w:r>
            <w:r>
              <w:rPr>
                <w:noProof/>
                <w:webHidden/>
              </w:rPr>
            </w:r>
            <w:r>
              <w:rPr>
                <w:noProof/>
                <w:webHidden/>
              </w:rPr>
              <w:fldChar w:fldCharType="separate"/>
            </w:r>
            <w:r>
              <w:rPr>
                <w:noProof/>
                <w:webHidden/>
              </w:rPr>
              <w:t>6</w:t>
            </w:r>
            <w:r>
              <w:rPr>
                <w:noProof/>
                <w:webHidden/>
              </w:rPr>
              <w:fldChar w:fldCharType="end"/>
            </w:r>
          </w:hyperlink>
        </w:p>
        <w:p w14:paraId="12833FE9" w14:textId="37A2E92D" w:rsidR="00B80E06" w:rsidRDefault="00B80E06">
          <w:pPr>
            <w:pStyle w:val="Verzeichnis3"/>
            <w:tabs>
              <w:tab w:val="left" w:pos="1724"/>
            </w:tabs>
            <w:rPr>
              <w:rFonts w:eastAsiaTheme="minorEastAsia"/>
              <w:noProof/>
              <w:kern w:val="2"/>
              <w14:ligatures w14:val="standardContextual"/>
            </w:rPr>
          </w:pPr>
          <w:hyperlink w:anchor="_Toc233791597" w:history="1">
            <w:r w:rsidRPr="000E2744">
              <w:rPr>
                <w:rStyle w:val="Hyperlink"/>
                <w:noProof/>
              </w:rPr>
              <w:t>3.3.4</w:t>
            </w:r>
            <w:r>
              <w:rPr>
                <w:rFonts w:eastAsiaTheme="minorEastAsia"/>
                <w:noProof/>
                <w:kern w:val="2"/>
                <w14:ligatures w14:val="standardContextual"/>
              </w:rPr>
              <w:tab/>
            </w:r>
            <w:r w:rsidRPr="000E2744">
              <w:rPr>
                <w:rStyle w:val="Hyperlink"/>
                <w:noProof/>
              </w:rPr>
              <w:t>Schritt 4 — Signaturbasis (Signature Base) konstruieren</w:t>
            </w:r>
            <w:r>
              <w:rPr>
                <w:noProof/>
                <w:webHidden/>
              </w:rPr>
              <w:tab/>
            </w:r>
            <w:r>
              <w:rPr>
                <w:noProof/>
                <w:webHidden/>
              </w:rPr>
              <w:fldChar w:fldCharType="begin"/>
            </w:r>
            <w:r>
              <w:rPr>
                <w:noProof/>
                <w:webHidden/>
              </w:rPr>
              <w:instrText xml:space="preserve"> PAGEREF _Toc233791597 \h </w:instrText>
            </w:r>
            <w:r>
              <w:rPr>
                <w:noProof/>
                <w:webHidden/>
              </w:rPr>
            </w:r>
            <w:r>
              <w:rPr>
                <w:noProof/>
                <w:webHidden/>
              </w:rPr>
              <w:fldChar w:fldCharType="separate"/>
            </w:r>
            <w:r>
              <w:rPr>
                <w:noProof/>
                <w:webHidden/>
              </w:rPr>
              <w:t>8</w:t>
            </w:r>
            <w:r>
              <w:rPr>
                <w:noProof/>
                <w:webHidden/>
              </w:rPr>
              <w:fldChar w:fldCharType="end"/>
            </w:r>
          </w:hyperlink>
        </w:p>
        <w:p w14:paraId="503799B2" w14:textId="21B0DA27" w:rsidR="00B80E06" w:rsidRDefault="00B80E06">
          <w:pPr>
            <w:pStyle w:val="Verzeichnis3"/>
            <w:tabs>
              <w:tab w:val="left" w:pos="1724"/>
            </w:tabs>
            <w:rPr>
              <w:rFonts w:eastAsiaTheme="minorEastAsia"/>
              <w:noProof/>
              <w:kern w:val="2"/>
              <w14:ligatures w14:val="standardContextual"/>
            </w:rPr>
          </w:pPr>
          <w:hyperlink w:anchor="_Toc233791598" w:history="1">
            <w:r w:rsidRPr="000E2744">
              <w:rPr>
                <w:rStyle w:val="Hyperlink"/>
                <w:noProof/>
              </w:rPr>
              <w:t>3.3.5</w:t>
            </w:r>
            <w:r>
              <w:rPr>
                <w:rFonts w:eastAsiaTheme="minorEastAsia"/>
                <w:noProof/>
                <w:kern w:val="2"/>
                <w14:ligatures w14:val="standardContextual"/>
              </w:rPr>
              <w:tab/>
            </w:r>
            <w:r w:rsidRPr="000E2744">
              <w:rPr>
                <w:rStyle w:val="Hyperlink"/>
                <w:noProof/>
              </w:rPr>
              <w:t>Schritt 5 — Signatur berechnen</w:t>
            </w:r>
            <w:r>
              <w:rPr>
                <w:noProof/>
                <w:webHidden/>
              </w:rPr>
              <w:tab/>
            </w:r>
            <w:r>
              <w:rPr>
                <w:noProof/>
                <w:webHidden/>
              </w:rPr>
              <w:fldChar w:fldCharType="begin"/>
            </w:r>
            <w:r>
              <w:rPr>
                <w:noProof/>
                <w:webHidden/>
              </w:rPr>
              <w:instrText xml:space="preserve"> PAGEREF _Toc233791598 \h </w:instrText>
            </w:r>
            <w:r>
              <w:rPr>
                <w:noProof/>
                <w:webHidden/>
              </w:rPr>
            </w:r>
            <w:r>
              <w:rPr>
                <w:noProof/>
                <w:webHidden/>
              </w:rPr>
              <w:fldChar w:fldCharType="separate"/>
            </w:r>
            <w:r>
              <w:rPr>
                <w:noProof/>
                <w:webHidden/>
              </w:rPr>
              <w:t>9</w:t>
            </w:r>
            <w:r>
              <w:rPr>
                <w:noProof/>
                <w:webHidden/>
              </w:rPr>
              <w:fldChar w:fldCharType="end"/>
            </w:r>
          </w:hyperlink>
        </w:p>
        <w:p w14:paraId="00102985" w14:textId="5DAA2518" w:rsidR="00B80E06" w:rsidRDefault="00B80E06">
          <w:pPr>
            <w:pStyle w:val="Verzeichnis3"/>
            <w:tabs>
              <w:tab w:val="left" w:pos="1724"/>
            </w:tabs>
            <w:rPr>
              <w:rFonts w:eastAsiaTheme="minorEastAsia"/>
              <w:noProof/>
              <w:kern w:val="2"/>
              <w14:ligatures w14:val="standardContextual"/>
            </w:rPr>
          </w:pPr>
          <w:hyperlink w:anchor="_Toc233791599" w:history="1">
            <w:r w:rsidRPr="000E2744">
              <w:rPr>
                <w:rStyle w:val="Hyperlink"/>
                <w:noProof/>
              </w:rPr>
              <w:t>3.3.6</w:t>
            </w:r>
            <w:r>
              <w:rPr>
                <w:rFonts w:eastAsiaTheme="minorEastAsia"/>
                <w:noProof/>
                <w:kern w:val="2"/>
                <w14:ligatures w14:val="standardContextual"/>
              </w:rPr>
              <w:tab/>
            </w:r>
            <w:r w:rsidRPr="000E2744">
              <w:rPr>
                <w:rStyle w:val="Hyperlink"/>
                <w:noProof/>
              </w:rPr>
              <w:t>Replay-Schutz</w:t>
            </w:r>
            <w:r>
              <w:rPr>
                <w:noProof/>
                <w:webHidden/>
              </w:rPr>
              <w:tab/>
            </w:r>
            <w:r>
              <w:rPr>
                <w:noProof/>
                <w:webHidden/>
              </w:rPr>
              <w:fldChar w:fldCharType="begin"/>
            </w:r>
            <w:r>
              <w:rPr>
                <w:noProof/>
                <w:webHidden/>
              </w:rPr>
              <w:instrText xml:space="preserve"> PAGEREF _Toc233791599 \h </w:instrText>
            </w:r>
            <w:r>
              <w:rPr>
                <w:noProof/>
                <w:webHidden/>
              </w:rPr>
            </w:r>
            <w:r>
              <w:rPr>
                <w:noProof/>
                <w:webHidden/>
              </w:rPr>
              <w:fldChar w:fldCharType="separate"/>
            </w:r>
            <w:r>
              <w:rPr>
                <w:noProof/>
                <w:webHidden/>
              </w:rPr>
              <w:t>9</w:t>
            </w:r>
            <w:r>
              <w:rPr>
                <w:noProof/>
                <w:webHidden/>
              </w:rPr>
              <w:fldChar w:fldCharType="end"/>
            </w:r>
          </w:hyperlink>
        </w:p>
        <w:p w14:paraId="07157D5B" w14:textId="247F7028" w:rsidR="00B80E06" w:rsidRDefault="00B80E06">
          <w:pPr>
            <w:pStyle w:val="Verzeichnis3"/>
            <w:tabs>
              <w:tab w:val="left" w:pos="1724"/>
            </w:tabs>
            <w:rPr>
              <w:rFonts w:eastAsiaTheme="minorEastAsia"/>
              <w:noProof/>
              <w:kern w:val="2"/>
              <w14:ligatures w14:val="standardContextual"/>
            </w:rPr>
          </w:pPr>
          <w:hyperlink w:anchor="_Toc233791600" w:history="1">
            <w:r w:rsidRPr="000E2744">
              <w:rPr>
                <w:rStyle w:val="Hyperlink"/>
                <w:noProof/>
              </w:rPr>
              <w:t>3.3.7</w:t>
            </w:r>
            <w:r>
              <w:rPr>
                <w:rFonts w:eastAsiaTheme="minorEastAsia"/>
                <w:noProof/>
                <w:kern w:val="2"/>
                <w14:ligatures w14:val="standardContextual"/>
              </w:rPr>
              <w:tab/>
            </w:r>
            <w:r w:rsidRPr="000E2744">
              <w:rPr>
                <w:rStyle w:val="Hyperlink"/>
                <w:noProof/>
              </w:rPr>
              <w:t>Vollständiger signierter Request</w:t>
            </w:r>
            <w:r>
              <w:rPr>
                <w:noProof/>
                <w:webHidden/>
              </w:rPr>
              <w:tab/>
            </w:r>
            <w:r>
              <w:rPr>
                <w:noProof/>
                <w:webHidden/>
              </w:rPr>
              <w:fldChar w:fldCharType="begin"/>
            </w:r>
            <w:r>
              <w:rPr>
                <w:noProof/>
                <w:webHidden/>
              </w:rPr>
              <w:instrText xml:space="preserve"> PAGEREF _Toc233791600 \h </w:instrText>
            </w:r>
            <w:r>
              <w:rPr>
                <w:noProof/>
                <w:webHidden/>
              </w:rPr>
            </w:r>
            <w:r>
              <w:rPr>
                <w:noProof/>
                <w:webHidden/>
              </w:rPr>
              <w:fldChar w:fldCharType="separate"/>
            </w:r>
            <w:r>
              <w:rPr>
                <w:noProof/>
                <w:webHidden/>
              </w:rPr>
              <w:t>10</w:t>
            </w:r>
            <w:r>
              <w:rPr>
                <w:noProof/>
                <w:webHidden/>
              </w:rPr>
              <w:fldChar w:fldCharType="end"/>
            </w:r>
          </w:hyperlink>
        </w:p>
        <w:p w14:paraId="5E76BBB6" w14:textId="088F0F89" w:rsidR="00B80E06" w:rsidRDefault="00B80E06">
          <w:pPr>
            <w:pStyle w:val="Verzeichnis3"/>
            <w:tabs>
              <w:tab w:val="left" w:pos="1724"/>
            </w:tabs>
            <w:rPr>
              <w:rFonts w:eastAsiaTheme="minorEastAsia"/>
              <w:noProof/>
              <w:kern w:val="2"/>
              <w14:ligatures w14:val="standardContextual"/>
            </w:rPr>
          </w:pPr>
          <w:hyperlink w:anchor="_Toc233791601" w:history="1">
            <w:r w:rsidRPr="000E2744">
              <w:rPr>
                <w:rStyle w:val="Hyperlink"/>
                <w:noProof/>
              </w:rPr>
              <w:t>3.3.8</w:t>
            </w:r>
            <w:r>
              <w:rPr>
                <w:rFonts w:eastAsiaTheme="minorEastAsia"/>
                <w:noProof/>
                <w:kern w:val="2"/>
                <w14:ligatures w14:val="standardContextual"/>
              </w:rPr>
              <w:tab/>
            </w:r>
            <w:r w:rsidRPr="000E2744">
              <w:rPr>
                <w:rStyle w:val="Hyperlink"/>
                <w:noProof/>
              </w:rPr>
              <w:t>Verifikation auf Empfängerseite</w:t>
            </w:r>
            <w:r>
              <w:rPr>
                <w:noProof/>
                <w:webHidden/>
              </w:rPr>
              <w:tab/>
            </w:r>
            <w:r>
              <w:rPr>
                <w:noProof/>
                <w:webHidden/>
              </w:rPr>
              <w:fldChar w:fldCharType="begin"/>
            </w:r>
            <w:r>
              <w:rPr>
                <w:noProof/>
                <w:webHidden/>
              </w:rPr>
              <w:instrText xml:space="preserve"> PAGEREF _Toc233791601 \h </w:instrText>
            </w:r>
            <w:r>
              <w:rPr>
                <w:noProof/>
                <w:webHidden/>
              </w:rPr>
            </w:r>
            <w:r>
              <w:rPr>
                <w:noProof/>
                <w:webHidden/>
              </w:rPr>
              <w:fldChar w:fldCharType="separate"/>
            </w:r>
            <w:r>
              <w:rPr>
                <w:noProof/>
                <w:webHidden/>
              </w:rPr>
              <w:t>10</w:t>
            </w:r>
            <w:r>
              <w:rPr>
                <w:noProof/>
                <w:webHidden/>
              </w:rPr>
              <w:fldChar w:fldCharType="end"/>
            </w:r>
          </w:hyperlink>
        </w:p>
        <w:p w14:paraId="0C0C30B2" w14:textId="6C8FB5B6" w:rsidR="00B80E06" w:rsidRDefault="00B80E06">
          <w:pPr>
            <w:pStyle w:val="Verzeichnis3"/>
            <w:tabs>
              <w:tab w:val="left" w:pos="1724"/>
            </w:tabs>
            <w:rPr>
              <w:rFonts w:eastAsiaTheme="minorEastAsia"/>
              <w:noProof/>
              <w:kern w:val="2"/>
              <w14:ligatures w14:val="standardContextual"/>
            </w:rPr>
          </w:pPr>
          <w:hyperlink w:anchor="_Toc233791602" w:history="1">
            <w:r w:rsidRPr="000E2744">
              <w:rPr>
                <w:rStyle w:val="Hyperlink"/>
                <w:noProof/>
              </w:rPr>
              <w:t>3.3.9</w:t>
            </w:r>
            <w:r>
              <w:rPr>
                <w:rFonts w:eastAsiaTheme="minorEastAsia"/>
                <w:noProof/>
                <w:kern w:val="2"/>
                <w14:ligatures w14:val="standardContextual"/>
              </w:rPr>
              <w:tab/>
            </w:r>
            <w:r w:rsidRPr="000E2744">
              <w:rPr>
                <w:rStyle w:val="Hyperlink"/>
                <w:noProof/>
              </w:rPr>
              <w:t>Hinweis zur Payload-Verschlüsselung</w:t>
            </w:r>
            <w:r>
              <w:rPr>
                <w:noProof/>
                <w:webHidden/>
              </w:rPr>
              <w:tab/>
            </w:r>
            <w:r>
              <w:rPr>
                <w:noProof/>
                <w:webHidden/>
              </w:rPr>
              <w:fldChar w:fldCharType="begin"/>
            </w:r>
            <w:r>
              <w:rPr>
                <w:noProof/>
                <w:webHidden/>
              </w:rPr>
              <w:instrText xml:space="preserve"> PAGEREF _Toc233791602 \h </w:instrText>
            </w:r>
            <w:r>
              <w:rPr>
                <w:noProof/>
                <w:webHidden/>
              </w:rPr>
            </w:r>
            <w:r>
              <w:rPr>
                <w:noProof/>
                <w:webHidden/>
              </w:rPr>
              <w:fldChar w:fldCharType="separate"/>
            </w:r>
            <w:r>
              <w:rPr>
                <w:noProof/>
                <w:webHidden/>
              </w:rPr>
              <w:t>11</w:t>
            </w:r>
            <w:r>
              <w:rPr>
                <w:noProof/>
                <w:webHidden/>
              </w:rPr>
              <w:fldChar w:fldCharType="end"/>
            </w:r>
          </w:hyperlink>
        </w:p>
        <w:p w14:paraId="4AB4DC6D" w14:textId="516CBF5E" w:rsidR="00B80E06" w:rsidRDefault="00B80E06">
          <w:pPr>
            <w:pStyle w:val="Verzeichnis3"/>
            <w:tabs>
              <w:tab w:val="left" w:pos="1724"/>
            </w:tabs>
            <w:rPr>
              <w:rFonts w:eastAsiaTheme="minorEastAsia"/>
              <w:noProof/>
              <w:kern w:val="2"/>
              <w14:ligatures w14:val="standardContextual"/>
            </w:rPr>
          </w:pPr>
          <w:hyperlink w:anchor="_Toc233791603" w:history="1">
            <w:r w:rsidRPr="000E2744">
              <w:rPr>
                <w:rStyle w:val="Hyperlink"/>
                <w:noProof/>
              </w:rPr>
              <w:t>3.3.10</w:t>
            </w:r>
            <w:r>
              <w:rPr>
                <w:rFonts w:eastAsiaTheme="minorEastAsia"/>
                <w:noProof/>
                <w:kern w:val="2"/>
                <w14:ligatures w14:val="standardContextual"/>
              </w:rPr>
              <w:tab/>
            </w:r>
            <w:r w:rsidRPr="000E2744">
              <w:rPr>
                <w:rStyle w:val="Hyperlink"/>
                <w:noProof/>
              </w:rPr>
              <w:t>Ablösung des bisherigen Verfahrens</w:t>
            </w:r>
            <w:r>
              <w:rPr>
                <w:noProof/>
                <w:webHidden/>
              </w:rPr>
              <w:tab/>
            </w:r>
            <w:r>
              <w:rPr>
                <w:noProof/>
                <w:webHidden/>
              </w:rPr>
              <w:fldChar w:fldCharType="begin"/>
            </w:r>
            <w:r>
              <w:rPr>
                <w:noProof/>
                <w:webHidden/>
              </w:rPr>
              <w:instrText xml:space="preserve"> PAGEREF _Toc233791603 \h </w:instrText>
            </w:r>
            <w:r>
              <w:rPr>
                <w:noProof/>
                <w:webHidden/>
              </w:rPr>
            </w:r>
            <w:r>
              <w:rPr>
                <w:noProof/>
                <w:webHidden/>
              </w:rPr>
              <w:fldChar w:fldCharType="separate"/>
            </w:r>
            <w:r>
              <w:rPr>
                <w:noProof/>
                <w:webHidden/>
              </w:rPr>
              <w:t>11</w:t>
            </w:r>
            <w:r>
              <w:rPr>
                <w:noProof/>
                <w:webHidden/>
              </w:rPr>
              <w:fldChar w:fldCharType="end"/>
            </w:r>
          </w:hyperlink>
        </w:p>
        <w:p w14:paraId="1779318B" w14:textId="2AACB32A" w:rsidR="00B80E06" w:rsidRDefault="00B80E06">
          <w:pPr>
            <w:pStyle w:val="Verzeichnis1"/>
            <w:rPr>
              <w:rFonts w:eastAsiaTheme="minorEastAsia"/>
              <w:b w:val="0"/>
              <w:kern w:val="2"/>
              <w14:ligatures w14:val="standardContextual"/>
            </w:rPr>
          </w:pPr>
          <w:hyperlink w:anchor="_Toc233791605" w:history="1">
            <w:r w:rsidRPr="000E2744">
              <w:rPr>
                <w:rStyle w:val="Hyperlink"/>
              </w:rPr>
              <w:t>4</w:t>
            </w:r>
            <w:r>
              <w:rPr>
                <w:rFonts w:eastAsiaTheme="minorEastAsia"/>
                <w:b w:val="0"/>
                <w:kern w:val="2"/>
                <w14:ligatures w14:val="standardContextual"/>
              </w:rPr>
              <w:tab/>
            </w:r>
            <w:r w:rsidRPr="000E2744">
              <w:rPr>
                <w:rStyle w:val="Hyperlink"/>
              </w:rPr>
              <w:t>Zertifikate und PKI</w:t>
            </w:r>
            <w:r>
              <w:rPr>
                <w:webHidden/>
              </w:rPr>
              <w:tab/>
            </w:r>
            <w:r>
              <w:rPr>
                <w:webHidden/>
              </w:rPr>
              <w:fldChar w:fldCharType="begin"/>
            </w:r>
            <w:r>
              <w:rPr>
                <w:webHidden/>
              </w:rPr>
              <w:instrText xml:space="preserve"> PAGEREF _Toc233791605 \h </w:instrText>
            </w:r>
            <w:r>
              <w:rPr>
                <w:webHidden/>
              </w:rPr>
            </w:r>
            <w:r>
              <w:rPr>
                <w:webHidden/>
              </w:rPr>
              <w:fldChar w:fldCharType="separate"/>
            </w:r>
            <w:r>
              <w:rPr>
                <w:webHidden/>
              </w:rPr>
              <w:t>12</w:t>
            </w:r>
            <w:r>
              <w:rPr>
                <w:webHidden/>
              </w:rPr>
              <w:fldChar w:fldCharType="end"/>
            </w:r>
          </w:hyperlink>
        </w:p>
        <w:p w14:paraId="1F6E6336" w14:textId="530C9D40" w:rsidR="00B80E06" w:rsidRDefault="00B80E06">
          <w:pPr>
            <w:pStyle w:val="Verzeichnis2"/>
            <w:rPr>
              <w:rFonts w:eastAsiaTheme="minorEastAsia"/>
              <w:kern w:val="2"/>
              <w14:ligatures w14:val="standardContextual"/>
            </w:rPr>
          </w:pPr>
          <w:hyperlink w:anchor="_Toc233791606" w:history="1">
            <w:r w:rsidRPr="000E2744">
              <w:rPr>
                <w:rStyle w:val="Hyperlink"/>
              </w:rPr>
              <w:t>4.1</w:t>
            </w:r>
            <w:r>
              <w:rPr>
                <w:rFonts w:eastAsiaTheme="minorEastAsia"/>
                <w:kern w:val="2"/>
                <w14:ligatures w14:val="standardContextual"/>
              </w:rPr>
              <w:tab/>
            </w:r>
            <w:r w:rsidRPr="000E2744">
              <w:rPr>
                <w:rStyle w:val="Hyperlink"/>
              </w:rPr>
              <w:t>Vertrauensdiensteanbieter</w:t>
            </w:r>
            <w:r>
              <w:rPr>
                <w:webHidden/>
              </w:rPr>
              <w:tab/>
            </w:r>
            <w:r>
              <w:rPr>
                <w:webHidden/>
              </w:rPr>
              <w:fldChar w:fldCharType="begin"/>
            </w:r>
            <w:r>
              <w:rPr>
                <w:webHidden/>
              </w:rPr>
              <w:instrText xml:space="preserve"> PAGEREF _Toc233791606 \h </w:instrText>
            </w:r>
            <w:r>
              <w:rPr>
                <w:webHidden/>
              </w:rPr>
            </w:r>
            <w:r>
              <w:rPr>
                <w:webHidden/>
              </w:rPr>
              <w:fldChar w:fldCharType="separate"/>
            </w:r>
            <w:r>
              <w:rPr>
                <w:webHidden/>
              </w:rPr>
              <w:t>13</w:t>
            </w:r>
            <w:r>
              <w:rPr>
                <w:webHidden/>
              </w:rPr>
              <w:fldChar w:fldCharType="end"/>
            </w:r>
          </w:hyperlink>
        </w:p>
        <w:p w14:paraId="68E0CD8E" w14:textId="705D240C" w:rsidR="00B80E06" w:rsidRDefault="00B80E06">
          <w:pPr>
            <w:pStyle w:val="Verzeichnis2"/>
            <w:rPr>
              <w:rFonts w:eastAsiaTheme="minorEastAsia"/>
              <w:kern w:val="2"/>
              <w14:ligatures w14:val="standardContextual"/>
            </w:rPr>
          </w:pPr>
          <w:hyperlink w:anchor="_Toc233791607" w:history="1">
            <w:r w:rsidRPr="000E2744">
              <w:rPr>
                <w:rStyle w:val="Hyperlink"/>
              </w:rPr>
              <w:t>4.2</w:t>
            </w:r>
            <w:r>
              <w:rPr>
                <w:rFonts w:eastAsiaTheme="minorEastAsia"/>
                <w:kern w:val="2"/>
                <w14:ligatures w14:val="standardContextual"/>
              </w:rPr>
              <w:tab/>
            </w:r>
            <w:r w:rsidRPr="000E2744">
              <w:rPr>
                <w:rStyle w:val="Hyperlink"/>
              </w:rPr>
              <w:t>Verzeichnisdienst</w:t>
            </w:r>
            <w:r>
              <w:rPr>
                <w:webHidden/>
              </w:rPr>
              <w:tab/>
            </w:r>
            <w:r>
              <w:rPr>
                <w:webHidden/>
              </w:rPr>
              <w:fldChar w:fldCharType="begin"/>
            </w:r>
            <w:r>
              <w:rPr>
                <w:webHidden/>
              </w:rPr>
              <w:instrText xml:space="preserve"> PAGEREF _Toc233791607 \h </w:instrText>
            </w:r>
            <w:r>
              <w:rPr>
                <w:webHidden/>
              </w:rPr>
            </w:r>
            <w:r>
              <w:rPr>
                <w:webHidden/>
              </w:rPr>
              <w:fldChar w:fldCharType="separate"/>
            </w:r>
            <w:r>
              <w:rPr>
                <w:webHidden/>
              </w:rPr>
              <w:t>13</w:t>
            </w:r>
            <w:r>
              <w:rPr>
                <w:webHidden/>
              </w:rPr>
              <w:fldChar w:fldCharType="end"/>
            </w:r>
          </w:hyperlink>
        </w:p>
        <w:p w14:paraId="133AB09B" w14:textId="7AD3223B" w:rsidR="00B80E06" w:rsidRDefault="00B80E06">
          <w:pPr>
            <w:pStyle w:val="Verzeichnis2"/>
            <w:rPr>
              <w:rFonts w:eastAsiaTheme="minorEastAsia"/>
              <w:kern w:val="2"/>
              <w14:ligatures w14:val="standardContextual"/>
            </w:rPr>
          </w:pPr>
          <w:hyperlink w:anchor="_Toc233791608" w:history="1">
            <w:r w:rsidRPr="000E2744">
              <w:rPr>
                <w:rStyle w:val="Hyperlink"/>
              </w:rPr>
              <w:t>4.3</w:t>
            </w:r>
            <w:r>
              <w:rPr>
                <w:rFonts w:eastAsiaTheme="minorEastAsia"/>
                <w:kern w:val="2"/>
                <w14:ligatures w14:val="standardContextual"/>
              </w:rPr>
              <w:tab/>
            </w:r>
            <w:r w:rsidRPr="000E2744">
              <w:rPr>
                <w:rStyle w:val="Hyperlink"/>
              </w:rPr>
              <w:t>Zertifikate: Parameter und Anforderungen</w:t>
            </w:r>
            <w:r>
              <w:rPr>
                <w:webHidden/>
              </w:rPr>
              <w:tab/>
            </w:r>
            <w:r>
              <w:rPr>
                <w:webHidden/>
              </w:rPr>
              <w:fldChar w:fldCharType="begin"/>
            </w:r>
            <w:r>
              <w:rPr>
                <w:webHidden/>
              </w:rPr>
              <w:instrText xml:space="preserve"> PAGEREF _Toc233791608 \h </w:instrText>
            </w:r>
            <w:r>
              <w:rPr>
                <w:webHidden/>
              </w:rPr>
            </w:r>
            <w:r>
              <w:rPr>
                <w:webHidden/>
              </w:rPr>
              <w:fldChar w:fldCharType="separate"/>
            </w:r>
            <w:r>
              <w:rPr>
                <w:webHidden/>
              </w:rPr>
              <w:t>13</w:t>
            </w:r>
            <w:r>
              <w:rPr>
                <w:webHidden/>
              </w:rPr>
              <w:fldChar w:fldCharType="end"/>
            </w:r>
          </w:hyperlink>
        </w:p>
        <w:p w14:paraId="4D95F2FD" w14:textId="5D233471" w:rsidR="00B80E06" w:rsidRDefault="00B80E06">
          <w:pPr>
            <w:pStyle w:val="Verzeichnis2"/>
            <w:rPr>
              <w:rFonts w:eastAsiaTheme="minorEastAsia"/>
              <w:kern w:val="2"/>
              <w14:ligatures w14:val="standardContextual"/>
            </w:rPr>
          </w:pPr>
          <w:hyperlink w:anchor="_Toc233791609" w:history="1">
            <w:r w:rsidRPr="000E2744">
              <w:rPr>
                <w:rStyle w:val="Hyperlink"/>
              </w:rPr>
              <w:t>4.4</w:t>
            </w:r>
            <w:r>
              <w:rPr>
                <w:rFonts w:eastAsiaTheme="minorEastAsia"/>
                <w:kern w:val="2"/>
                <w14:ligatures w14:val="standardContextual"/>
              </w:rPr>
              <w:tab/>
            </w:r>
            <w:r w:rsidRPr="000E2744">
              <w:rPr>
                <w:rStyle w:val="Hyperlink"/>
              </w:rPr>
              <w:t>Übergangsregelung</w:t>
            </w:r>
            <w:r>
              <w:rPr>
                <w:webHidden/>
              </w:rPr>
              <w:tab/>
            </w:r>
            <w:r>
              <w:rPr>
                <w:webHidden/>
              </w:rPr>
              <w:fldChar w:fldCharType="begin"/>
            </w:r>
            <w:r>
              <w:rPr>
                <w:webHidden/>
              </w:rPr>
              <w:instrText xml:space="preserve"> PAGEREF _Toc233791609 \h </w:instrText>
            </w:r>
            <w:r>
              <w:rPr>
                <w:webHidden/>
              </w:rPr>
            </w:r>
            <w:r>
              <w:rPr>
                <w:webHidden/>
              </w:rPr>
              <w:fldChar w:fldCharType="separate"/>
            </w:r>
            <w:r>
              <w:rPr>
                <w:webHidden/>
              </w:rPr>
              <w:t>13</w:t>
            </w:r>
            <w:r>
              <w:rPr>
                <w:webHidden/>
              </w:rPr>
              <w:fldChar w:fldCharType="end"/>
            </w:r>
          </w:hyperlink>
        </w:p>
        <w:p w14:paraId="0C97B518" w14:textId="4CA40263" w:rsidR="00B80E06" w:rsidRDefault="00B80E06">
          <w:pPr>
            <w:pStyle w:val="Verzeichnis2"/>
            <w:rPr>
              <w:rFonts w:eastAsiaTheme="minorEastAsia"/>
              <w:kern w:val="2"/>
              <w14:ligatures w14:val="standardContextual"/>
            </w:rPr>
          </w:pPr>
          <w:hyperlink w:anchor="_Toc233791610" w:history="1">
            <w:r w:rsidRPr="000E2744">
              <w:rPr>
                <w:rStyle w:val="Hyperlink"/>
              </w:rPr>
              <w:t>4.5</w:t>
            </w:r>
            <w:r>
              <w:rPr>
                <w:rFonts w:eastAsiaTheme="minorEastAsia"/>
                <w:kern w:val="2"/>
                <w14:ligatures w14:val="standardContextual"/>
              </w:rPr>
              <w:tab/>
            </w:r>
            <w:r w:rsidRPr="000E2744">
              <w:rPr>
                <w:rStyle w:val="Hyperlink"/>
              </w:rPr>
              <w:t>Zertifikatswechsel</w:t>
            </w:r>
            <w:r>
              <w:rPr>
                <w:webHidden/>
              </w:rPr>
              <w:tab/>
            </w:r>
            <w:r>
              <w:rPr>
                <w:webHidden/>
              </w:rPr>
              <w:fldChar w:fldCharType="begin"/>
            </w:r>
            <w:r>
              <w:rPr>
                <w:webHidden/>
              </w:rPr>
              <w:instrText xml:space="preserve"> PAGEREF _Toc233791610 \h </w:instrText>
            </w:r>
            <w:r>
              <w:rPr>
                <w:webHidden/>
              </w:rPr>
            </w:r>
            <w:r>
              <w:rPr>
                <w:webHidden/>
              </w:rPr>
              <w:fldChar w:fldCharType="separate"/>
            </w:r>
            <w:r>
              <w:rPr>
                <w:webHidden/>
              </w:rPr>
              <w:t>13</w:t>
            </w:r>
            <w:r>
              <w:rPr>
                <w:webHidden/>
              </w:rPr>
              <w:fldChar w:fldCharType="end"/>
            </w:r>
          </w:hyperlink>
        </w:p>
        <w:p w14:paraId="330B23C0" w14:textId="4E434EBA" w:rsidR="00B80E06" w:rsidRDefault="00B80E06">
          <w:pPr>
            <w:pStyle w:val="Verzeichnis2"/>
            <w:rPr>
              <w:rFonts w:eastAsiaTheme="minorEastAsia"/>
              <w:kern w:val="2"/>
              <w14:ligatures w14:val="standardContextual"/>
            </w:rPr>
          </w:pPr>
          <w:hyperlink w:anchor="_Toc233791611" w:history="1">
            <w:r w:rsidRPr="000E2744">
              <w:rPr>
                <w:rStyle w:val="Hyperlink"/>
              </w:rPr>
              <w:t>4.6</w:t>
            </w:r>
            <w:r>
              <w:rPr>
                <w:rFonts w:eastAsiaTheme="minorEastAsia"/>
                <w:kern w:val="2"/>
                <w14:ligatures w14:val="standardContextual"/>
              </w:rPr>
              <w:tab/>
            </w:r>
            <w:r w:rsidRPr="000E2744">
              <w:rPr>
                <w:rStyle w:val="Hyperlink"/>
              </w:rPr>
              <w:t>Rückruf und Sperrlisten</w:t>
            </w:r>
            <w:r>
              <w:rPr>
                <w:webHidden/>
              </w:rPr>
              <w:tab/>
            </w:r>
            <w:r>
              <w:rPr>
                <w:webHidden/>
              </w:rPr>
              <w:fldChar w:fldCharType="begin"/>
            </w:r>
            <w:r>
              <w:rPr>
                <w:webHidden/>
              </w:rPr>
              <w:instrText xml:space="preserve"> PAGEREF _Toc233791611 \h </w:instrText>
            </w:r>
            <w:r>
              <w:rPr>
                <w:webHidden/>
              </w:rPr>
            </w:r>
            <w:r>
              <w:rPr>
                <w:webHidden/>
              </w:rPr>
              <w:fldChar w:fldCharType="separate"/>
            </w:r>
            <w:r>
              <w:rPr>
                <w:webHidden/>
              </w:rPr>
              <w:t>13</w:t>
            </w:r>
            <w:r>
              <w:rPr>
                <w:webHidden/>
              </w:rPr>
              <w:fldChar w:fldCharType="end"/>
            </w:r>
          </w:hyperlink>
        </w:p>
        <w:p w14:paraId="4D6741E9" w14:textId="596D2515" w:rsidR="00B80E06" w:rsidRDefault="00B80E06">
          <w:pPr>
            <w:pStyle w:val="Verzeichnis1"/>
            <w:rPr>
              <w:rFonts w:eastAsiaTheme="minorEastAsia"/>
              <w:b w:val="0"/>
              <w:kern w:val="2"/>
              <w14:ligatures w14:val="standardContextual"/>
            </w:rPr>
          </w:pPr>
          <w:hyperlink w:anchor="_Toc233791612" w:history="1">
            <w:r w:rsidRPr="000E2744">
              <w:rPr>
                <w:rStyle w:val="Hyperlink"/>
              </w:rPr>
              <w:t>5</w:t>
            </w:r>
            <w:r>
              <w:rPr>
                <w:rFonts w:eastAsiaTheme="minorEastAsia"/>
                <w:b w:val="0"/>
                <w:kern w:val="2"/>
                <w14:ligatures w14:val="standardContextual"/>
              </w:rPr>
              <w:tab/>
            </w:r>
            <w:r w:rsidRPr="000E2744">
              <w:rPr>
                <w:rStyle w:val="Hyperlink"/>
              </w:rPr>
              <w:t>Quellen</w:t>
            </w:r>
            <w:r>
              <w:rPr>
                <w:webHidden/>
              </w:rPr>
              <w:tab/>
            </w:r>
            <w:r>
              <w:rPr>
                <w:webHidden/>
              </w:rPr>
              <w:fldChar w:fldCharType="begin"/>
            </w:r>
            <w:r>
              <w:rPr>
                <w:webHidden/>
              </w:rPr>
              <w:instrText xml:space="preserve"> PAGEREF _Toc233791612 \h </w:instrText>
            </w:r>
            <w:r>
              <w:rPr>
                <w:webHidden/>
              </w:rPr>
            </w:r>
            <w:r>
              <w:rPr>
                <w:webHidden/>
              </w:rPr>
              <w:fldChar w:fldCharType="separate"/>
            </w:r>
            <w:r>
              <w:rPr>
                <w:webHidden/>
              </w:rPr>
              <w:t>15</w:t>
            </w:r>
            <w:r>
              <w:rPr>
                <w:webHidden/>
              </w:rPr>
              <w:fldChar w:fldCharType="end"/>
            </w:r>
          </w:hyperlink>
        </w:p>
        <w:p w14:paraId="0D58543A" w14:textId="38DC39F6" w:rsidR="00B80E06" w:rsidRDefault="00B80E06">
          <w:pPr>
            <w:pStyle w:val="Verzeichnis1"/>
            <w:rPr>
              <w:rFonts w:eastAsiaTheme="minorEastAsia"/>
              <w:b w:val="0"/>
              <w:kern w:val="2"/>
              <w14:ligatures w14:val="standardContextual"/>
            </w:rPr>
          </w:pPr>
          <w:hyperlink w:anchor="_Toc233791613" w:history="1">
            <w:r w:rsidRPr="000E2744">
              <w:rPr>
                <w:rStyle w:val="Hyperlink"/>
              </w:rPr>
              <w:t>6</w:t>
            </w:r>
            <w:r>
              <w:rPr>
                <w:rFonts w:eastAsiaTheme="minorEastAsia"/>
                <w:b w:val="0"/>
                <w:kern w:val="2"/>
                <w14:ligatures w14:val="standardContextual"/>
              </w:rPr>
              <w:tab/>
            </w:r>
            <w:r w:rsidRPr="000E2744">
              <w:rPr>
                <w:rStyle w:val="Hyperlink"/>
              </w:rPr>
              <w:t>Änderungshistorie</w:t>
            </w:r>
            <w:r>
              <w:rPr>
                <w:webHidden/>
              </w:rPr>
              <w:tab/>
            </w:r>
            <w:r>
              <w:rPr>
                <w:webHidden/>
              </w:rPr>
              <w:fldChar w:fldCharType="begin"/>
            </w:r>
            <w:r>
              <w:rPr>
                <w:webHidden/>
              </w:rPr>
              <w:instrText xml:space="preserve"> PAGEREF _Toc233791613 \h </w:instrText>
            </w:r>
            <w:r>
              <w:rPr>
                <w:webHidden/>
              </w:rPr>
            </w:r>
            <w:r>
              <w:rPr>
                <w:webHidden/>
              </w:rPr>
              <w:fldChar w:fldCharType="separate"/>
            </w:r>
            <w:r>
              <w:rPr>
                <w:webHidden/>
              </w:rPr>
              <w:t>18</w:t>
            </w:r>
            <w:r>
              <w:rPr>
                <w:webHidden/>
              </w:rPr>
              <w:fldChar w:fldCharType="end"/>
            </w:r>
          </w:hyperlink>
        </w:p>
        <w:p w14:paraId="751E2182" w14:textId="36CD6B12" w:rsidR="00640819" w:rsidRPr="00814040" w:rsidRDefault="00640819">
          <w:r w:rsidRPr="00814040">
            <w:rPr>
              <w:b/>
              <w:bCs/>
            </w:rPr>
            <w:fldChar w:fldCharType="end"/>
          </w:r>
        </w:p>
      </w:sdtContent>
    </w:sdt>
    <w:p w14:paraId="282BBB0D" w14:textId="77777777" w:rsidR="00954D7A" w:rsidRPr="00814040" w:rsidRDefault="00954D7A">
      <w:pPr>
        <w:spacing w:after="200" w:line="276" w:lineRule="auto"/>
        <w:rPr>
          <w:rFonts w:eastAsiaTheme="majorEastAsia" w:cs="Arial"/>
          <w:b/>
          <w:bCs/>
          <w:spacing w:val="6"/>
          <w:kern w:val="32"/>
          <w:szCs w:val="22"/>
        </w:rPr>
      </w:pPr>
      <w:r w:rsidRPr="00814040">
        <w:br w:type="page"/>
      </w:r>
    </w:p>
    <w:p w14:paraId="30B3B964" w14:textId="3914B9A2" w:rsidR="0091640F" w:rsidRPr="00814040" w:rsidRDefault="00056634" w:rsidP="001F0649">
      <w:pPr>
        <w:pStyle w:val="berschrift1"/>
        <w:rPr>
          <w:rFonts w:ascii="Calibri" w:eastAsia="Calibri" w:hAnsi="Calibri" w:cs="Calibri"/>
          <w:spacing w:val="-2"/>
          <w:kern w:val="0"/>
          <w:szCs w:val="24"/>
          <w:lang w:eastAsia="en-US"/>
        </w:rPr>
      </w:pPr>
      <w:bookmarkStart w:id="2" w:name="_Toc140239887"/>
      <w:bookmarkStart w:id="3" w:name="_Toc233791586"/>
      <w:r w:rsidRPr="00814040">
        <w:rPr>
          <w:rFonts w:ascii="Calibri" w:eastAsia="Calibri" w:hAnsi="Calibri" w:cs="Calibri"/>
          <w:spacing w:val="-2"/>
          <w:kern w:val="0"/>
          <w:szCs w:val="24"/>
          <w:lang w:eastAsia="en-US"/>
        </w:rPr>
        <w:lastRenderedPageBreak/>
        <w:t>Einleitung</w:t>
      </w:r>
      <w:bookmarkEnd w:id="2"/>
      <w:bookmarkEnd w:id="3"/>
    </w:p>
    <w:p w14:paraId="3897749F" w14:textId="77777777" w:rsidR="008B7F76" w:rsidRDefault="008B7F76" w:rsidP="008B7F76">
      <w:r>
        <w:t>Dieses Dokument regelt die Sicherheits- und Schutzmechanismen, die im Rahmen des elektronischen Datenaustauschs für regulierte Prozesse zwischen den Marktpartnern der deutschen Energiewirtschaft für den Übertragungsweg</w:t>
      </w:r>
      <w:r>
        <w:rPr>
          <w:rStyle w:val="Funotenzeichen"/>
        </w:rPr>
        <w:footnoteReference w:id="2"/>
      </w:r>
      <w:r>
        <w:t xml:space="preserve"> API-Webdienste in der Marktkommunikation einzuhalten sind. </w:t>
      </w:r>
    </w:p>
    <w:p w14:paraId="2561CF34" w14:textId="77777777" w:rsidR="008B7F76" w:rsidRDefault="008B7F76" w:rsidP="008B7F76">
      <w:r w:rsidRPr="00814040">
        <w:t>Gemäß BNetzA-Beschl</w:t>
      </w:r>
      <w:r>
        <w:t>ü</w:t>
      </w:r>
      <w:r w:rsidRPr="00814040">
        <w:t>ss</w:t>
      </w:r>
      <w:r>
        <w:t>e</w:t>
      </w:r>
      <w:r w:rsidRPr="00814040">
        <w:rPr>
          <w:vertAlign w:val="superscript"/>
        </w:rPr>
        <w:footnoteReference w:id="3"/>
      </w:r>
      <w:r w:rsidRPr="00814040">
        <w:t xml:space="preserve"> sind grundsätzlich die kryptographischen Vorgaben der BSI TR 03116-3 anzuwenden und einzuhalten, sowie die Nutzung der Smart Metering-PKI des BSI, nach § 52 Abs. 4 MsbG vorzusehen.</w:t>
      </w:r>
    </w:p>
    <w:p w14:paraId="5083029D" w14:textId="4D33EE79" w:rsidR="006D4E2E" w:rsidRDefault="006D4E2E" w:rsidP="006D4E2E">
      <w:pPr>
        <w:pStyle w:val="berschrift2"/>
      </w:pPr>
      <w:bookmarkStart w:id="4" w:name="_Toc233791587"/>
      <w:r w:rsidRPr="006D4E2E">
        <w:t>Regelungsumfang</w:t>
      </w:r>
      <w:bookmarkEnd w:id="4"/>
    </w:p>
    <w:p w14:paraId="5EFCBD60" w14:textId="671A72B4" w:rsidR="006D4E2E" w:rsidRDefault="006D4E2E" w:rsidP="008B7F76">
      <w:r w:rsidRPr="006D4E2E">
        <w:t xml:space="preserve">Die nachfolgenden Regeln finden Anwendung auf die von der BNetzA festgelegten Marktprozesse oder durch Verbände beschriebene Prozesse der Medien Strom oder Gas, die per API-Webdienste abgewickelt werden, die in der Spalte </w:t>
      </w:r>
      <w:r>
        <w:t>„</w:t>
      </w:r>
      <w:r w:rsidRPr="006D4E2E">
        <w:t>Prozessbeschreibung</w:t>
      </w:r>
      <w:r>
        <w:t>“</w:t>
      </w:r>
      <w:r w:rsidRPr="006D4E2E">
        <w:t xml:space="preserve"> der jeweils gültigen Version des </w:t>
      </w:r>
      <w:proofErr w:type="spellStart"/>
      <w:r w:rsidRPr="006D4E2E">
        <w:t>EDI@Energy-Dokuments</w:t>
      </w:r>
      <w:proofErr w:type="spellEnd"/>
      <w:r w:rsidRPr="006D4E2E">
        <w:t xml:space="preserve"> </w:t>
      </w:r>
      <w:r>
        <w:t>„</w:t>
      </w:r>
      <w:r w:rsidRPr="006D4E2E">
        <w:t xml:space="preserve">Anwendungsübersicht der </w:t>
      </w:r>
      <w:proofErr w:type="spellStart"/>
      <w:r w:rsidRPr="006D4E2E">
        <w:t>Prüfidentifikatoren</w:t>
      </w:r>
      <w:proofErr w:type="spellEnd"/>
      <w:r>
        <w:t>“</w:t>
      </w:r>
      <w:r w:rsidRPr="006D4E2E">
        <w:t xml:space="preserve"> genannt sind, wenn </w:t>
      </w:r>
      <w:proofErr w:type="gramStart"/>
      <w:r w:rsidRPr="006D4E2E">
        <w:t>die selbe</w:t>
      </w:r>
      <w:proofErr w:type="gramEnd"/>
      <w:r w:rsidRPr="006D4E2E">
        <w:t xml:space="preserve"> Zeile in der Spalte </w:t>
      </w:r>
      <w:r>
        <w:t>„</w:t>
      </w:r>
      <w:r w:rsidRPr="006D4E2E">
        <w:t>Übertragungsweg</w:t>
      </w:r>
      <w:r>
        <w:t>“</w:t>
      </w:r>
      <w:r w:rsidRPr="006D4E2E">
        <w:t xml:space="preserve"> den Wert </w:t>
      </w:r>
      <w:r>
        <w:t>„</w:t>
      </w:r>
      <w:r w:rsidRPr="006D4E2E">
        <w:t>API</w:t>
      </w:r>
      <w:r>
        <w:t>“</w:t>
      </w:r>
      <w:r w:rsidRPr="006D4E2E">
        <w:t xml:space="preserve"> enthält.</w:t>
      </w:r>
    </w:p>
    <w:p w14:paraId="289B8AB5" w14:textId="15D9C8E5" w:rsidR="00937FB3" w:rsidRPr="00814040" w:rsidRDefault="008B7F76" w:rsidP="008B7F76">
      <w:r>
        <w:t>Dieses Dokument benennt nicht die ggf. existierenden rechtlichen Folgen, wenn aufgrund eines abweichenden Vorgehens kein gesicherter elektronischer Datenaustausch stattfinden kann.</w:t>
      </w:r>
    </w:p>
    <w:p w14:paraId="627ADE57" w14:textId="77777777" w:rsidR="00484808" w:rsidRDefault="00484808" w:rsidP="00484808">
      <w:pPr>
        <w:pStyle w:val="berschrift1"/>
      </w:pPr>
      <w:bookmarkStart w:id="5" w:name="_Toc173151443"/>
      <w:bookmarkStart w:id="6" w:name="_Toc233791588"/>
      <w:r>
        <w:t>Terminologie</w:t>
      </w:r>
      <w:bookmarkEnd w:id="5"/>
      <w:bookmarkEnd w:id="6"/>
    </w:p>
    <w:p w14:paraId="0B19BA71" w14:textId="5481A3C1" w:rsidR="00B41728" w:rsidRPr="00814040" w:rsidRDefault="00A43ED5" w:rsidP="00B41728">
      <w:pPr>
        <w:pStyle w:val="berschrift2"/>
      </w:pPr>
      <w:bookmarkStart w:id="7" w:name="_Toc173151444"/>
      <w:bookmarkStart w:id="8" w:name="_Toc233791589"/>
      <w:r w:rsidRPr="003677B8">
        <w:t>Schlüsselwörter</w:t>
      </w:r>
      <w:bookmarkEnd w:id="7"/>
      <w:bookmarkEnd w:id="8"/>
    </w:p>
    <w:p w14:paraId="53B17273" w14:textId="77777777" w:rsidR="004F5714" w:rsidRDefault="004F5714" w:rsidP="004F5714">
      <w:bookmarkStart w:id="9" w:name="_Toc140239893"/>
      <w:r w:rsidRPr="00295801">
        <w:t>Die Schlüsselwörter „MÜSSEN“ (Englisch „</w:t>
      </w:r>
      <w:r w:rsidRPr="00AD0C4A">
        <w:rPr>
          <w:color w:val="C20000" w:themeColor="background2"/>
        </w:rPr>
        <w:t>MUST</w:t>
      </w:r>
      <w:r w:rsidRPr="00295801">
        <w:t>“), „DÜRFEN NICHT“ (Englisch „</w:t>
      </w:r>
      <w:r w:rsidRPr="00167832">
        <w:rPr>
          <w:color w:val="C20000" w:themeColor="background2"/>
        </w:rPr>
        <w:t>MUST NOT</w:t>
      </w:r>
      <w:r w:rsidRPr="00295801">
        <w:t>“), „ERFORDERLICH“ (Englisch „</w:t>
      </w:r>
      <w:r w:rsidRPr="00167832">
        <w:rPr>
          <w:color w:val="C20000" w:themeColor="background2"/>
        </w:rPr>
        <w:t>REQUIRED</w:t>
      </w:r>
      <w:r w:rsidRPr="00295801">
        <w:t>“), „SOLL“ (Englisch „</w:t>
      </w:r>
      <w:r w:rsidRPr="00167832">
        <w:rPr>
          <w:color w:val="BE9500" w:themeColor="accent6" w:themeShade="BF"/>
        </w:rPr>
        <w:t>SHALL</w:t>
      </w:r>
      <w:r w:rsidRPr="00295801">
        <w:t>“), „SOLL NICHT“ (Englisch „</w:t>
      </w:r>
      <w:r w:rsidRPr="00167832">
        <w:rPr>
          <w:color w:val="BE9500" w:themeColor="accent6" w:themeShade="BF"/>
        </w:rPr>
        <w:t>SHALL NOT</w:t>
      </w:r>
      <w:r w:rsidRPr="00295801">
        <w:t>“), „SOLLTE“ (Englisch „</w:t>
      </w:r>
      <w:r w:rsidRPr="00AD0C4A">
        <w:rPr>
          <w:color w:val="BE9500" w:themeColor="accent6" w:themeShade="BF"/>
        </w:rPr>
        <w:t>SHOULD</w:t>
      </w:r>
      <w:r w:rsidRPr="00295801">
        <w:t>“), „SOLLTE NICHT“ (Englisch „</w:t>
      </w:r>
      <w:r w:rsidRPr="00167832">
        <w:rPr>
          <w:color w:val="BE9500" w:themeColor="accent6" w:themeShade="BF"/>
        </w:rPr>
        <w:t>SHOULD NOT</w:t>
      </w:r>
      <w:r w:rsidRPr="00295801">
        <w:t>“), „</w:t>
      </w:r>
      <w:r w:rsidRPr="00167832">
        <w:t>EMPFOHLEN</w:t>
      </w:r>
      <w:r w:rsidRPr="00295801">
        <w:t>“ (Englisch „</w:t>
      </w:r>
      <w:r w:rsidRPr="00FF45A6">
        <w:rPr>
          <w:color w:val="347F1E" w:themeColor="accent4" w:themeShade="BF"/>
        </w:rPr>
        <w:t>RECOMMENDED</w:t>
      </w:r>
      <w:r w:rsidRPr="00295801">
        <w:t>“), „DÜRFEN“ (Englisch „</w:t>
      </w:r>
      <w:r w:rsidRPr="00FF45A6">
        <w:rPr>
          <w:color w:val="347F1E" w:themeColor="accent4" w:themeShade="BF"/>
        </w:rPr>
        <w:t>MAY</w:t>
      </w:r>
      <w:r w:rsidRPr="00295801">
        <w:t>“), and „FREIWILLIG“ (Englisch „</w:t>
      </w:r>
      <w:r w:rsidRPr="00FF45A6">
        <w:rPr>
          <w:color w:val="347F1E" w:themeColor="accent4" w:themeShade="BF"/>
        </w:rPr>
        <w:t>OPTIONAL</w:t>
      </w:r>
      <w:r w:rsidRPr="00295801">
        <w:t xml:space="preserve">“) in diesem Dokument sind zu interpretieren gemäß </w:t>
      </w:r>
      <w:r>
        <w:t>[</w:t>
      </w:r>
      <w:r w:rsidRPr="00295801">
        <w:t>RFC2119]. Dabei spielt die Groß- und Kleinschreibung keine Rolle.</w:t>
      </w:r>
    </w:p>
    <w:p w14:paraId="0F5F4E0C" w14:textId="686D13A5" w:rsidR="00A14BD9" w:rsidRPr="00814040" w:rsidRDefault="0007221A" w:rsidP="00A14BD9">
      <w:pPr>
        <w:pStyle w:val="berschrift1"/>
      </w:pPr>
      <w:bookmarkStart w:id="10" w:name="_Toc173151445"/>
      <w:bookmarkStart w:id="11" w:name="_Toc233791590"/>
      <w:bookmarkEnd w:id="9"/>
      <w:r>
        <w:t>Technische Vorgaben der API-Webdienste</w:t>
      </w:r>
      <w:bookmarkEnd w:id="10"/>
      <w:bookmarkEnd w:id="11"/>
    </w:p>
    <w:p w14:paraId="69FCC289" w14:textId="77777777" w:rsidR="00076047" w:rsidRPr="00D33ACA" w:rsidRDefault="00076047" w:rsidP="00076047">
      <w:pPr>
        <w:pStyle w:val="berschrift2"/>
      </w:pPr>
      <w:bookmarkStart w:id="12" w:name="_Toc173151446"/>
      <w:bookmarkStart w:id="13" w:name="_Toc233791591"/>
      <w:r w:rsidRPr="00D33ACA">
        <w:t>Netzwerk</w:t>
      </w:r>
      <w:bookmarkEnd w:id="12"/>
      <w:bookmarkEnd w:id="13"/>
    </w:p>
    <w:p w14:paraId="6D62CAB8" w14:textId="77777777" w:rsidR="000B656E" w:rsidRDefault="000B656E" w:rsidP="000B656E">
      <w:r w:rsidRPr="00D42A79">
        <w:rPr>
          <w:color w:val="C20000" w:themeColor="background2"/>
        </w:rPr>
        <w:t xml:space="preserve">MUST </w:t>
      </w:r>
      <w:r>
        <w:t>Alle Kommunikationsendpunkte werden durch DNS-Namen und nicht durch IP-Adressen bestimmt. Die beschriebenen Webservices müssen IPv4 implementieren und SOLLTEN IPv6 implementieren (Dual Stack).</w:t>
      </w:r>
    </w:p>
    <w:p w14:paraId="0207E2D8" w14:textId="77777777" w:rsidR="000B656E" w:rsidRDefault="000B656E" w:rsidP="000B656E">
      <w:r>
        <w:t>Der API-Nutzer des API-Webservice MUSS in der Lage sein, die TLS-Verbindung über IPv4 herzustellen.</w:t>
      </w:r>
    </w:p>
    <w:p w14:paraId="03961E76" w14:textId="77777777" w:rsidR="000B656E" w:rsidRDefault="000B656E" w:rsidP="000B656E">
      <w:pPr>
        <w:pStyle w:val="berschrift2"/>
      </w:pPr>
      <w:bookmarkStart w:id="14" w:name="_Toc173151447"/>
      <w:bookmarkStart w:id="15" w:name="_Toc233791592"/>
      <w:r>
        <w:lastRenderedPageBreak/>
        <w:t>Transportebene</w:t>
      </w:r>
      <w:bookmarkEnd w:id="14"/>
      <w:bookmarkEnd w:id="15"/>
    </w:p>
    <w:p w14:paraId="311B4BDE" w14:textId="77777777" w:rsidR="000B656E" w:rsidRDefault="000B656E" w:rsidP="000B656E">
      <w:r w:rsidRPr="00A40357">
        <w:rPr>
          <w:color w:val="C20000" w:themeColor="background2"/>
        </w:rPr>
        <w:t xml:space="preserve">MUST </w:t>
      </w:r>
      <w:r>
        <w:t>Zum Aufbau der http-Verbindung MUSS das Protokoll Transport Layer Security (TLS) nach den Regeln in [TR03116-3] (Kapitel TLS-Kommunikation im WAN und in der Marktkommunikation) eingesetzt werden.</w:t>
      </w:r>
    </w:p>
    <w:p w14:paraId="7F3A5A8D" w14:textId="77777777" w:rsidR="000B656E" w:rsidRDefault="000B656E" w:rsidP="000B656E">
      <w:pPr>
        <w:rPr>
          <w:ins w:id="16" w:author="E.ON Netze" w:date="2026-06-21T14:18:00Z" w16du:dateUtc="2026-06-21T12:18:00Z"/>
        </w:rPr>
      </w:pPr>
      <w:r w:rsidRPr="00D42A79">
        <w:rPr>
          <w:color w:val="C20000" w:themeColor="background2"/>
        </w:rPr>
        <w:t>MUST</w:t>
      </w:r>
      <w:r>
        <w:t xml:space="preserve"> Für den Aufbau der TLS-Verbindung ist die Erweiterung Server Name Identification (SNI) gemäß [RFC6066] bzw. [RFC8449] zu unterstützen und zu verwenden.</w:t>
      </w:r>
    </w:p>
    <w:p w14:paraId="48D6E2EB" w14:textId="3C5BE299" w:rsidR="004878EC" w:rsidRPr="00F85438" w:rsidRDefault="004878EC" w:rsidP="000B656E">
      <w:ins w:id="17" w:author="E.ON Netze" w:date="2026-06-21T14:18:00Z" w16du:dateUtc="2026-06-21T12:18:00Z">
        <w:r>
          <w:rPr>
            <w:color w:val="C20000"/>
          </w:rPr>
          <w:t xml:space="preserve">SHOULD </w:t>
        </w:r>
        <w:r>
          <w:t xml:space="preserve">HTTP/2 gemäß [RFC9113] SOLLTE verwendet werden. HTTP/2 ist Voraussetzung für die korrekte Anwendung der HTTP-Signatur nach [RFC9421], da in HTTP/2 der Host-Header durch </w:t>
        </w:r>
        <w:proofErr w:type="gramStart"/>
        <w:r>
          <w:t>den :</w:t>
        </w:r>
        <w:proofErr w:type="spellStart"/>
        <w:r>
          <w:t>authority</w:t>
        </w:r>
        <w:proofErr w:type="spellEnd"/>
        <w:proofErr w:type="gramEnd"/>
        <w:r>
          <w:t xml:space="preserve">-Pseudo-Header ersetzt wird. RFC 9421 adressiert dies über den </w:t>
        </w:r>
        <w:proofErr w:type="spellStart"/>
        <w:r>
          <w:t>Derived</w:t>
        </w:r>
        <w:proofErr w:type="spellEnd"/>
        <w:r>
          <w:t xml:space="preserve"> </w:t>
        </w:r>
        <w:proofErr w:type="spellStart"/>
        <w:r>
          <w:t>Component</w:t>
        </w:r>
        <w:proofErr w:type="spellEnd"/>
        <w:r>
          <w:t xml:space="preserve"> @authority [RFC9421, Abschnitt 2.2.3].</w:t>
        </w:r>
      </w:ins>
    </w:p>
    <w:p w14:paraId="26E613DF" w14:textId="33BEDBAC" w:rsidR="004878EC" w:rsidRDefault="004878EC" w:rsidP="004878EC">
      <w:pPr>
        <w:pStyle w:val="berschrift2"/>
        <w:rPr>
          <w:ins w:id="18" w:author="E.ON Netze" w:date="2026-06-21T14:22:00Z" w16du:dateUtc="2026-06-21T12:22:00Z"/>
        </w:rPr>
      </w:pPr>
      <w:bookmarkStart w:id="19" w:name="_Toc173151448"/>
      <w:bookmarkStart w:id="20" w:name="_Toc233791593"/>
      <w:ins w:id="21" w:author="E.ON Netze" w:date="2026-06-21T14:22:00Z" w16du:dateUtc="2026-06-21T12:22:00Z">
        <w:del w:id="22" w:author="Hoffmann, Rene" w:date="2026-07-01T08:56:00Z" w16du:dateUtc="2026-07-01T06:56:00Z">
          <w:r w:rsidDel="00345A01">
            <w:delText>Inhaltsdatensicherungsebene —</w:delText>
          </w:r>
        </w:del>
        <w:r>
          <w:t xml:space="preserve"> HTTP-Header-Signatur</w:t>
        </w:r>
        <w:bookmarkEnd w:id="20"/>
        <w:r>
          <w:t xml:space="preserve"> </w:t>
        </w:r>
      </w:ins>
    </w:p>
    <w:p w14:paraId="1F8B5FF6" w14:textId="4129D566" w:rsidR="00EE0559" w:rsidRDefault="00EE0559" w:rsidP="004878EC">
      <w:pPr>
        <w:rPr>
          <w:ins w:id="23" w:author="Hoffmann, Rene" w:date="2026-07-01T09:36:00Z" w16du:dateUtc="2026-07-01T07:36:00Z"/>
        </w:rPr>
      </w:pPr>
      <w:ins w:id="24" w:author="Hoffmann, Rene" w:date="2026-07-01T09:36:00Z" w16du:dateUtc="2026-07-01T07:36:00Z">
        <w:r>
          <w:t xml:space="preserve">Die Inhaltsdatensicherung erfolgt durch </w:t>
        </w:r>
        <w:proofErr w:type="gramStart"/>
        <w:r>
          <w:t>HTTP Message</w:t>
        </w:r>
        <w:proofErr w:type="gramEnd"/>
        <w:r>
          <w:t xml:space="preserve"> </w:t>
        </w:r>
        <w:proofErr w:type="spellStart"/>
        <w:r>
          <w:t>Signatures</w:t>
        </w:r>
        <w:proofErr w:type="spellEnd"/>
        <w:r>
          <w:t xml:space="preserve"> gemäß [RFC9421] in Verbindung mit der Body-Hashbildung nach [RFC9530] und der JSON-Kanonisierung nach [RFC8785].</w:t>
        </w:r>
      </w:ins>
    </w:p>
    <w:p w14:paraId="7C63C836" w14:textId="77777777" w:rsidR="004878EC" w:rsidRDefault="004878EC" w:rsidP="004878EC">
      <w:pPr>
        <w:rPr>
          <w:ins w:id="25" w:author="E.ON Netze" w:date="2026-06-21T14:22:00Z" w16du:dateUtc="2026-06-21T12:22:00Z"/>
        </w:rPr>
      </w:pPr>
      <w:ins w:id="26" w:author="E.ON Netze" w:date="2026-06-21T14:22:00Z" w16du:dateUtc="2026-06-21T12:22:00Z">
        <w:r>
          <w:t>Allen Schritten liegt folgender Beispiel-Request zugrunde, der in den nachfolgenden Unterkapiteln durchgängig verwendet wird:</w:t>
        </w:r>
      </w:ins>
    </w:p>
    <w:p w14:paraId="1B04C9A3" w14:textId="77777777" w:rsidR="004878EC" w:rsidRPr="00E80313" w:rsidRDefault="004878EC" w:rsidP="004878EC">
      <w:pPr>
        <w:rPr>
          <w:ins w:id="27" w:author="E.ON Netze" w:date="2026-06-21T14:22:00Z" w16du:dateUtc="2026-06-21T12:22:00Z"/>
          <w:lang w:val="en-US"/>
        </w:rPr>
      </w:pPr>
      <w:ins w:id="28" w:author="E.ON Netze" w:date="2026-06-21T14:22:00Z" w16du:dateUtc="2026-06-21T12:22:00Z">
        <w:r w:rsidRPr="00E80313">
          <w:rPr>
            <w:rFonts w:ascii="Courier New" w:hAnsi="Courier New"/>
            <w:sz w:val="18"/>
            <w:lang w:val="en-US"/>
          </w:rPr>
          <w:t>POST /</w:t>
        </w:r>
        <w:proofErr w:type="spellStart"/>
        <w:r w:rsidRPr="00E80313">
          <w:rPr>
            <w:rFonts w:ascii="Courier New" w:hAnsi="Courier New"/>
            <w:sz w:val="18"/>
            <w:lang w:val="en-US"/>
          </w:rPr>
          <w:t>malo</w:t>
        </w:r>
        <w:proofErr w:type="spellEnd"/>
        <w:r w:rsidRPr="00E80313">
          <w:rPr>
            <w:rFonts w:ascii="Courier New" w:hAnsi="Courier New"/>
            <w:sz w:val="18"/>
            <w:lang w:val="en-US"/>
          </w:rPr>
          <w:t>/ident HTTP/2</w:t>
        </w:r>
      </w:ins>
    </w:p>
    <w:p w14:paraId="21B83C2C" w14:textId="77777777" w:rsidR="004878EC" w:rsidRPr="00E80313" w:rsidRDefault="004878EC" w:rsidP="004878EC">
      <w:pPr>
        <w:rPr>
          <w:ins w:id="29" w:author="E.ON Netze" w:date="2026-06-21T14:22:00Z" w16du:dateUtc="2026-06-21T12:22:00Z"/>
          <w:lang w:val="en-US"/>
        </w:rPr>
      </w:pPr>
      <w:ins w:id="30" w:author="E.ON Netze" w:date="2026-06-21T14:22:00Z" w16du:dateUtc="2026-06-21T12:22:00Z">
        <w:r w:rsidRPr="00E80313">
          <w:rPr>
            <w:rFonts w:ascii="Courier New" w:hAnsi="Courier New"/>
            <w:sz w:val="18"/>
            <w:lang w:val="en-US"/>
          </w:rPr>
          <w:t>Host: mabishub.com</w:t>
        </w:r>
      </w:ins>
    </w:p>
    <w:p w14:paraId="33E9222D" w14:textId="77777777" w:rsidR="004878EC" w:rsidRPr="00E80313" w:rsidRDefault="004878EC" w:rsidP="004878EC">
      <w:pPr>
        <w:rPr>
          <w:ins w:id="31" w:author="E.ON Netze" w:date="2026-06-21T14:22:00Z" w16du:dateUtc="2026-06-21T12:22:00Z"/>
          <w:lang w:val="en-US"/>
        </w:rPr>
      </w:pPr>
      <w:ins w:id="32" w:author="E.ON Netze" w:date="2026-06-21T14:22:00Z" w16du:dateUtc="2026-06-21T12:22:00Z">
        <w:r w:rsidRPr="00E80313">
          <w:rPr>
            <w:rFonts w:ascii="Courier New" w:hAnsi="Courier New"/>
            <w:sz w:val="18"/>
            <w:lang w:val="en-US"/>
          </w:rPr>
          <w:t>Content-Type: application/</w:t>
        </w:r>
        <w:proofErr w:type="spellStart"/>
        <w:r w:rsidRPr="00E80313">
          <w:rPr>
            <w:rFonts w:ascii="Courier New" w:hAnsi="Courier New"/>
            <w:sz w:val="18"/>
            <w:lang w:val="en-US"/>
          </w:rPr>
          <w:t>json</w:t>
        </w:r>
        <w:proofErr w:type="spellEnd"/>
      </w:ins>
    </w:p>
    <w:p w14:paraId="11D0E90C" w14:textId="77777777" w:rsidR="004878EC" w:rsidRPr="00E80313" w:rsidRDefault="004878EC" w:rsidP="004878EC">
      <w:pPr>
        <w:rPr>
          <w:ins w:id="33" w:author="E.ON Netze" w:date="2026-06-21T14:22:00Z" w16du:dateUtc="2026-06-21T12:22:00Z"/>
          <w:lang w:val="en-US"/>
        </w:rPr>
      </w:pPr>
      <w:ins w:id="34" w:author="E.ON Netze" w:date="2026-06-21T14:22:00Z" w16du:dateUtc="2026-06-21T12:22:00Z">
        <w:r w:rsidRPr="00E80313">
          <w:rPr>
            <w:rFonts w:ascii="Courier New" w:hAnsi="Courier New"/>
            <w:sz w:val="18"/>
            <w:lang w:val="en-US"/>
          </w:rPr>
          <w:t>Accept: application/</w:t>
        </w:r>
        <w:proofErr w:type="spellStart"/>
        <w:r w:rsidRPr="00E80313">
          <w:rPr>
            <w:rFonts w:ascii="Courier New" w:hAnsi="Courier New"/>
            <w:sz w:val="18"/>
            <w:lang w:val="en-US"/>
          </w:rPr>
          <w:t>json</w:t>
        </w:r>
        <w:proofErr w:type="spellEnd"/>
      </w:ins>
    </w:p>
    <w:p w14:paraId="16893CE4" w14:textId="77777777" w:rsidR="004878EC" w:rsidRPr="00E80313" w:rsidRDefault="004878EC" w:rsidP="004878EC">
      <w:pPr>
        <w:rPr>
          <w:ins w:id="35" w:author="E.ON Netze" w:date="2026-06-21T14:22:00Z" w16du:dateUtc="2026-06-21T12:22:00Z"/>
          <w:lang w:val="en-US"/>
        </w:rPr>
      </w:pPr>
      <w:ins w:id="36" w:author="E.ON Netze" w:date="2026-06-21T14:22:00Z" w16du:dateUtc="2026-06-21T12:22:00Z">
        <w:r w:rsidRPr="00E80313">
          <w:rPr>
            <w:rFonts w:ascii="Courier New" w:hAnsi="Courier New"/>
            <w:sz w:val="18"/>
            <w:lang w:val="en-US"/>
          </w:rPr>
          <w:t>Date: Sun, 01 Jun 2026 10:15:30 GMT</w:t>
        </w:r>
      </w:ins>
    </w:p>
    <w:p w14:paraId="29F1ADE7" w14:textId="77777777" w:rsidR="004878EC" w:rsidRPr="00E80313" w:rsidRDefault="004878EC" w:rsidP="004878EC">
      <w:pPr>
        <w:rPr>
          <w:ins w:id="37" w:author="E.ON Netze" w:date="2026-06-21T14:22:00Z" w16du:dateUtc="2026-06-21T12:22:00Z"/>
          <w:lang w:val="en-US"/>
        </w:rPr>
      </w:pPr>
      <w:ins w:id="38" w:author="E.ON Netze" w:date="2026-06-21T14:22:00Z" w16du:dateUtc="2026-06-21T12:22:00Z">
        <w:r w:rsidRPr="00E80313">
          <w:rPr>
            <w:rFonts w:ascii="Courier New" w:hAnsi="Courier New"/>
            <w:sz w:val="18"/>
            <w:lang w:val="en-US"/>
          </w:rPr>
          <w:t>X-Request-Id: 7b5d3e2a-4c1a-4c0b-xd99</w:t>
        </w:r>
      </w:ins>
    </w:p>
    <w:p w14:paraId="37A93DCD" w14:textId="77777777" w:rsidR="004878EC" w:rsidRPr="00E80313" w:rsidRDefault="004878EC" w:rsidP="004878EC">
      <w:pPr>
        <w:rPr>
          <w:ins w:id="39" w:author="E.ON Netze" w:date="2026-06-21T14:22:00Z" w16du:dateUtc="2026-06-21T12:22:00Z"/>
          <w:lang w:val="en-US"/>
        </w:rPr>
      </w:pPr>
      <w:ins w:id="40" w:author="E.ON Netze" w:date="2026-06-21T14:22:00Z" w16du:dateUtc="2026-06-21T12:22:00Z">
        <w:r w:rsidRPr="00E80313">
          <w:rPr>
            <w:rFonts w:ascii="Courier New" w:hAnsi="Courier New"/>
            <w:sz w:val="18"/>
            <w:lang w:val="en-US"/>
          </w:rPr>
          <w:t xml:space="preserve">X-Api-Spec-Ref: </w:t>
        </w:r>
        <w:proofErr w:type="spellStart"/>
        <w:r w:rsidRPr="00E80313">
          <w:rPr>
            <w:rFonts w:ascii="Courier New" w:hAnsi="Courier New"/>
            <w:sz w:val="18"/>
            <w:lang w:val="en-US"/>
          </w:rPr>
          <w:t>git:EDI-Energy</w:t>
        </w:r>
        <w:proofErr w:type="spellEnd"/>
        <w:r w:rsidRPr="00E80313">
          <w:rPr>
            <w:rFonts w:ascii="Courier New" w:hAnsi="Courier New"/>
            <w:sz w:val="18"/>
            <w:lang w:val="en-US"/>
          </w:rPr>
          <w:t>/</w:t>
        </w:r>
        <w:proofErr w:type="spellStart"/>
        <w:r w:rsidRPr="00E80313">
          <w:rPr>
            <w:rFonts w:ascii="Courier New" w:hAnsi="Courier New"/>
            <w:sz w:val="18"/>
            <w:lang w:val="en-US"/>
          </w:rPr>
          <w:t>api</w:t>
        </w:r>
        <w:proofErr w:type="spellEnd"/>
        <w:r w:rsidRPr="00E80313">
          <w:rPr>
            <w:rFonts w:ascii="Courier New" w:hAnsi="Courier New"/>
            <w:sz w:val="18"/>
            <w:lang w:val="en-US"/>
          </w:rPr>
          <w:t>-electricity</w:t>
        </w:r>
      </w:ins>
    </w:p>
    <w:p w14:paraId="72B4B4DD" w14:textId="77777777" w:rsidR="004878EC" w:rsidRPr="00E80313" w:rsidRDefault="004878EC" w:rsidP="004878EC">
      <w:pPr>
        <w:rPr>
          <w:ins w:id="41" w:author="E.ON Netze" w:date="2026-06-21T14:22:00Z" w16du:dateUtc="2026-06-21T12:22:00Z"/>
          <w:lang w:val="en-US"/>
        </w:rPr>
      </w:pPr>
      <w:ins w:id="42" w:author="E.ON Netze" w:date="2026-06-21T14:22:00Z" w16du:dateUtc="2026-06-21T12:22:00Z">
        <w:r w:rsidRPr="00E80313">
          <w:rPr>
            <w:rFonts w:ascii="Courier New" w:hAnsi="Courier New"/>
            <w:sz w:val="18"/>
            <w:lang w:val="en-US"/>
          </w:rPr>
          <w:t>X-Api-Spec-Version: 1.2</w:t>
        </w:r>
      </w:ins>
    </w:p>
    <w:p w14:paraId="198B88DC" w14:textId="77777777" w:rsidR="004878EC" w:rsidRPr="00E80313" w:rsidRDefault="004878EC" w:rsidP="004878EC">
      <w:pPr>
        <w:rPr>
          <w:ins w:id="43" w:author="E.ON Netze" w:date="2026-06-21T14:22:00Z" w16du:dateUtc="2026-06-21T12:22:00Z"/>
          <w:lang w:val="en-US"/>
        </w:rPr>
      </w:pPr>
    </w:p>
    <w:p w14:paraId="190E1C18" w14:textId="77777777" w:rsidR="004878EC" w:rsidRPr="00E80313" w:rsidRDefault="004878EC" w:rsidP="004878EC">
      <w:pPr>
        <w:rPr>
          <w:ins w:id="44" w:author="E.ON Netze" w:date="2026-06-21T14:22:00Z" w16du:dateUtc="2026-06-21T12:22:00Z"/>
          <w:lang w:val="en-US"/>
        </w:rPr>
      </w:pPr>
      <w:ins w:id="45" w:author="E.ON Netze" w:date="2026-06-21T14:22:00Z" w16du:dateUtc="2026-06-21T12:22:00Z">
        <w:r w:rsidRPr="00E80313">
          <w:rPr>
            <w:rFonts w:ascii="Courier New" w:hAnsi="Courier New"/>
            <w:sz w:val="18"/>
            <w:lang w:val="en-US"/>
          </w:rPr>
          <w:t>{</w:t>
        </w:r>
      </w:ins>
    </w:p>
    <w:p w14:paraId="4D5872B9" w14:textId="77777777" w:rsidR="004878EC" w:rsidRPr="00E80313" w:rsidRDefault="004878EC" w:rsidP="004878EC">
      <w:pPr>
        <w:rPr>
          <w:ins w:id="46" w:author="E.ON Netze" w:date="2026-06-21T14:22:00Z" w16du:dateUtc="2026-06-21T12:22:00Z"/>
          <w:lang w:val="en-US"/>
        </w:rPr>
      </w:pPr>
      <w:ins w:id="47" w:author="E.ON Netze" w:date="2026-06-21T14:22:00Z" w16du:dateUtc="2026-06-21T12:22:00Z">
        <w:r w:rsidRPr="00E80313">
          <w:rPr>
            <w:rFonts w:ascii="Courier New" w:hAnsi="Courier New"/>
            <w:sz w:val="18"/>
            <w:lang w:val="en-US"/>
          </w:rPr>
          <w:t xml:space="preserve">  "address</w:t>
        </w:r>
        <w:proofErr w:type="gramStart"/>
        <w:r w:rsidRPr="00E80313">
          <w:rPr>
            <w:rFonts w:ascii="Courier New" w:hAnsi="Courier New"/>
            <w:sz w:val="18"/>
            <w:lang w:val="en-US"/>
          </w:rPr>
          <w:t>": {"</w:t>
        </w:r>
        <w:proofErr w:type="gramEnd"/>
        <w:r w:rsidRPr="00E80313">
          <w:rPr>
            <w:rFonts w:ascii="Courier New" w:hAnsi="Courier New"/>
            <w:sz w:val="18"/>
            <w:lang w:val="en-US"/>
          </w:rPr>
          <w:t xml:space="preserve">zip": </w:t>
        </w:r>
        <w:proofErr w:type="gramStart"/>
        <w:r w:rsidRPr="00E80313">
          <w:rPr>
            <w:rFonts w:ascii="Courier New" w:hAnsi="Courier New"/>
            <w:sz w:val="18"/>
            <w:lang w:val="en-US"/>
          </w:rPr>
          <w:t>80001},</w:t>
        </w:r>
        <w:proofErr w:type="gramEnd"/>
      </w:ins>
    </w:p>
    <w:p w14:paraId="55361147" w14:textId="77777777" w:rsidR="004878EC" w:rsidRPr="006B2687" w:rsidRDefault="004878EC" w:rsidP="004878EC">
      <w:pPr>
        <w:rPr>
          <w:ins w:id="48" w:author="E.ON Netze" w:date="2026-06-21T14:22:00Z" w16du:dateUtc="2026-06-21T12:22:00Z"/>
          <w:lang w:val="en-US"/>
        </w:rPr>
      </w:pPr>
      <w:ins w:id="49" w:author="E.ON Netze" w:date="2026-06-21T14:22:00Z" w16du:dateUtc="2026-06-21T12:22:00Z">
        <w:r w:rsidRPr="00E80313">
          <w:rPr>
            <w:rFonts w:ascii="Courier New" w:hAnsi="Courier New"/>
            <w:sz w:val="18"/>
            <w:lang w:val="en-US"/>
          </w:rPr>
          <w:t xml:space="preserve">  </w:t>
        </w:r>
        <w:r w:rsidRPr="006B2687">
          <w:rPr>
            <w:rFonts w:ascii="Courier New" w:hAnsi="Courier New"/>
            <w:sz w:val="18"/>
            <w:lang w:val="en-US"/>
          </w:rPr>
          <w:t>"</w:t>
        </w:r>
        <w:proofErr w:type="spellStart"/>
        <w:r w:rsidRPr="006B2687">
          <w:rPr>
            <w:rFonts w:ascii="Courier New" w:hAnsi="Courier New"/>
            <w:sz w:val="18"/>
            <w:lang w:val="en-US"/>
          </w:rPr>
          <w:t>customerNumber</w:t>
        </w:r>
        <w:proofErr w:type="spellEnd"/>
        <w:r w:rsidRPr="006B2687">
          <w:rPr>
            <w:rFonts w:ascii="Courier New" w:hAnsi="Courier New"/>
            <w:sz w:val="18"/>
            <w:lang w:val="en-US"/>
          </w:rPr>
          <w:t>": 6024997</w:t>
        </w:r>
      </w:ins>
    </w:p>
    <w:p w14:paraId="1641A41E" w14:textId="77777777" w:rsidR="004878EC" w:rsidRDefault="004878EC" w:rsidP="004878EC">
      <w:pPr>
        <w:rPr>
          <w:ins w:id="50" w:author="E.ON Netze" w:date="2026-06-21T14:22:00Z" w16du:dateUtc="2026-06-21T12:22:00Z"/>
        </w:rPr>
      </w:pPr>
      <w:ins w:id="51" w:author="E.ON Netze" w:date="2026-06-21T14:22:00Z" w16du:dateUtc="2026-06-21T12:22:00Z">
        <w:r>
          <w:rPr>
            <w:rFonts w:ascii="Courier New" w:hAnsi="Courier New"/>
            <w:sz w:val="18"/>
          </w:rPr>
          <w:t>}</w:t>
        </w:r>
      </w:ins>
    </w:p>
    <w:p w14:paraId="7C31EC03" w14:textId="77777777" w:rsidR="004878EC" w:rsidRDefault="004878EC" w:rsidP="004878EC">
      <w:pPr>
        <w:pStyle w:val="berschrift3"/>
        <w:rPr>
          <w:ins w:id="52" w:author="E.ON Netze" w:date="2026-06-21T14:22:00Z" w16du:dateUtc="2026-06-21T12:22:00Z"/>
        </w:rPr>
      </w:pPr>
      <w:bookmarkStart w:id="53" w:name="_Toc233791594"/>
      <w:ins w:id="54" w:author="E.ON Netze" w:date="2026-06-21T14:22:00Z" w16du:dateUtc="2026-06-21T12:22:00Z">
        <w:r>
          <w:t>Schritt 1 — JSON-Payload kanonisieren</w:t>
        </w:r>
        <w:bookmarkEnd w:id="53"/>
      </w:ins>
    </w:p>
    <w:p w14:paraId="05A9F113" w14:textId="77777777" w:rsidR="006B2687" w:rsidRDefault="006B2687" w:rsidP="006B2687">
      <w:pPr>
        <w:rPr>
          <w:ins w:id="55" w:author="Hoffmann, Rene" w:date="2026-07-01T09:37:00Z" w16du:dateUtc="2026-07-01T07:37:00Z"/>
        </w:rPr>
      </w:pPr>
      <w:ins w:id="56" w:author="Hoffmann, Rene" w:date="2026-07-01T09:37:00Z" w16du:dateUtc="2026-07-01T07:37:00Z">
        <w:r>
          <w:rPr>
            <w:b/>
            <w:bCs/>
          </w:rPr>
          <w:t xml:space="preserve">Referenz: </w:t>
        </w:r>
        <w:r w:rsidRPr="00D621DF">
          <w:rPr>
            <w:color w:val="1A3A5C"/>
          </w:rPr>
          <w:t>[RFC8785]</w:t>
        </w:r>
        <w:r>
          <w:t xml:space="preserve"> (JSON </w:t>
        </w:r>
        <w:proofErr w:type="spellStart"/>
        <w:r>
          <w:t>Canonicalization</w:t>
        </w:r>
        <w:proofErr w:type="spellEnd"/>
        <w:r>
          <w:t xml:space="preserve"> Scheme, JCS), gesamtes Dokument, insbesondere Kapitel 3.</w:t>
        </w:r>
      </w:ins>
    </w:p>
    <w:p w14:paraId="44263975" w14:textId="77777777" w:rsidR="00D621DF" w:rsidRDefault="00D621DF" w:rsidP="00D621DF">
      <w:pPr>
        <w:rPr>
          <w:ins w:id="57" w:author="Hoffmann, Rene" w:date="2026-07-01T09:37:00Z" w16du:dateUtc="2026-07-01T07:37:00Z"/>
        </w:rPr>
      </w:pPr>
      <w:ins w:id="58" w:author="Hoffmann, Rene" w:date="2026-07-01T09:37:00Z" w16du:dateUtc="2026-07-01T07:37:00Z">
        <w:r>
          <w:rPr>
            <w:color w:val="C20000"/>
          </w:rPr>
          <w:lastRenderedPageBreak/>
          <w:t xml:space="preserve">MUST </w:t>
        </w:r>
        <w:proofErr w:type="spellStart"/>
        <w:proofErr w:type="gramStart"/>
        <w:r>
          <w:t>Vor</w:t>
        </w:r>
        <w:proofErr w:type="spellEnd"/>
        <w:proofErr w:type="gramEnd"/>
        <w:r>
          <w:t xml:space="preserve"> jeder Hash- oder Signaturberechnung MUSS der JSON-Body in seine kanonische Form überführt werden: Objekt-Schlüssel werden alphabetisch (lexikografisch nach Unicode Code Points) sortiert, sämtliche insignifikanten Leerzeichen und Zeilenumbrüche werden entfernt, Zahlen werden in ihrer kürzesten Darstellung ohne Anführungszeichen ausgegeben [RFC8785, Kapitel 3].</w:t>
        </w:r>
      </w:ins>
    </w:p>
    <w:p w14:paraId="5F6C339D" w14:textId="77777777" w:rsidR="004878EC" w:rsidRDefault="004878EC" w:rsidP="004878EC">
      <w:pPr>
        <w:rPr>
          <w:ins w:id="59" w:author="E.ON Netze" w:date="2026-06-21T14:22:00Z" w16du:dateUtc="2026-06-21T12:22:00Z"/>
        </w:rPr>
      </w:pPr>
      <w:ins w:id="60" w:author="E.ON Netze" w:date="2026-06-21T14:22:00Z" w16du:dateUtc="2026-06-21T12:22:00Z">
        <w:r>
          <w:rPr>
            <w:b/>
            <w:bCs/>
          </w:rPr>
          <w:t xml:space="preserve">Beispiel: </w:t>
        </w:r>
        <w:r>
          <w:t>Aus dem Ausgangs-Payload</w:t>
        </w:r>
      </w:ins>
    </w:p>
    <w:p w14:paraId="5504F150" w14:textId="77777777" w:rsidR="004878EC" w:rsidRDefault="004878EC" w:rsidP="004878EC">
      <w:pPr>
        <w:rPr>
          <w:ins w:id="61" w:author="E.ON Netze" w:date="2026-06-21T14:22:00Z" w16du:dateUtc="2026-06-21T12:22:00Z"/>
        </w:rPr>
      </w:pPr>
      <w:ins w:id="62" w:author="E.ON Netze" w:date="2026-06-21T14:22:00Z" w16du:dateUtc="2026-06-21T12:22:00Z">
        <w:r>
          <w:rPr>
            <w:rFonts w:ascii="Courier New" w:hAnsi="Courier New"/>
            <w:sz w:val="18"/>
          </w:rPr>
          <w:t>{</w:t>
        </w:r>
      </w:ins>
    </w:p>
    <w:p w14:paraId="39AA7DC1" w14:textId="77777777" w:rsidR="004878EC" w:rsidRDefault="004878EC" w:rsidP="004878EC">
      <w:pPr>
        <w:rPr>
          <w:ins w:id="63" w:author="E.ON Netze" w:date="2026-06-21T14:22:00Z" w16du:dateUtc="2026-06-21T12:22:00Z"/>
        </w:rPr>
      </w:pPr>
      <w:ins w:id="64" w:author="E.ON Netze" w:date="2026-06-21T14:22:00Z" w16du:dateUtc="2026-06-21T12:22:00Z">
        <w:r>
          <w:rPr>
            <w:rFonts w:ascii="Courier New" w:hAnsi="Courier New"/>
            <w:sz w:val="18"/>
          </w:rPr>
          <w:t xml:space="preserve">  "address": {"</w:t>
        </w:r>
        <w:proofErr w:type="spellStart"/>
        <w:r>
          <w:rPr>
            <w:rFonts w:ascii="Courier New" w:hAnsi="Courier New"/>
            <w:sz w:val="18"/>
          </w:rPr>
          <w:t>zip</w:t>
        </w:r>
        <w:proofErr w:type="spellEnd"/>
        <w:r>
          <w:rPr>
            <w:rFonts w:ascii="Courier New" w:hAnsi="Courier New"/>
            <w:sz w:val="18"/>
          </w:rPr>
          <w:t>": 80001},</w:t>
        </w:r>
      </w:ins>
    </w:p>
    <w:p w14:paraId="5CA719F9" w14:textId="77777777" w:rsidR="004878EC" w:rsidRDefault="004878EC" w:rsidP="004878EC">
      <w:pPr>
        <w:rPr>
          <w:ins w:id="65" w:author="E.ON Netze" w:date="2026-06-21T14:22:00Z" w16du:dateUtc="2026-06-21T12:22:00Z"/>
        </w:rPr>
      </w:pPr>
      <w:ins w:id="66" w:author="E.ON Netze" w:date="2026-06-21T14:22:00Z" w16du:dateUtc="2026-06-21T12:22:00Z">
        <w:r>
          <w:rPr>
            <w:rFonts w:ascii="Courier New" w:hAnsi="Courier New"/>
            <w:sz w:val="18"/>
          </w:rPr>
          <w:t xml:space="preserve">  "</w:t>
        </w:r>
        <w:proofErr w:type="spellStart"/>
        <w:r>
          <w:rPr>
            <w:rFonts w:ascii="Courier New" w:hAnsi="Courier New"/>
            <w:sz w:val="18"/>
          </w:rPr>
          <w:t>customerNumber</w:t>
        </w:r>
        <w:proofErr w:type="spellEnd"/>
        <w:r>
          <w:rPr>
            <w:rFonts w:ascii="Courier New" w:hAnsi="Courier New"/>
            <w:sz w:val="18"/>
          </w:rPr>
          <w:t>": 6024997</w:t>
        </w:r>
      </w:ins>
    </w:p>
    <w:p w14:paraId="119C3C87" w14:textId="77777777" w:rsidR="004878EC" w:rsidRDefault="004878EC" w:rsidP="004878EC">
      <w:pPr>
        <w:rPr>
          <w:ins w:id="67" w:author="E.ON Netze" w:date="2026-06-21T14:22:00Z" w16du:dateUtc="2026-06-21T12:22:00Z"/>
        </w:rPr>
      </w:pPr>
      <w:ins w:id="68" w:author="E.ON Netze" w:date="2026-06-21T14:22:00Z" w16du:dateUtc="2026-06-21T12:22:00Z">
        <w:r>
          <w:rPr>
            <w:rFonts w:ascii="Courier New" w:hAnsi="Courier New"/>
            <w:sz w:val="18"/>
          </w:rPr>
          <w:t>}</w:t>
        </w:r>
      </w:ins>
    </w:p>
    <w:p w14:paraId="31CABD11" w14:textId="77777777" w:rsidR="004878EC" w:rsidRDefault="004878EC" w:rsidP="004878EC">
      <w:pPr>
        <w:rPr>
          <w:ins w:id="69" w:author="E.ON Netze" w:date="2026-06-21T14:22:00Z" w16du:dateUtc="2026-06-21T12:22:00Z"/>
        </w:rPr>
      </w:pPr>
      <w:ins w:id="70" w:author="E.ON Netze" w:date="2026-06-21T14:22:00Z" w16du:dateUtc="2026-06-21T12:22:00Z">
        <w:r>
          <w:t>wird durch Anwendung der JCS-Regeln (Schlüssel bereits alphabetisch, keine Leerzeichen, keine Zeilenumbrüche) der kanonisierte Payload:</w:t>
        </w:r>
      </w:ins>
    </w:p>
    <w:p w14:paraId="49C40D97" w14:textId="77777777" w:rsidR="004878EC" w:rsidRDefault="004878EC" w:rsidP="004878EC">
      <w:pPr>
        <w:rPr>
          <w:ins w:id="71" w:author="E.ON Netze" w:date="2026-06-21T14:22:00Z" w16du:dateUtc="2026-06-21T12:22:00Z"/>
        </w:rPr>
      </w:pPr>
      <w:ins w:id="72" w:author="E.ON Netze" w:date="2026-06-21T14:22:00Z" w16du:dateUtc="2026-06-21T12:22:00Z">
        <w:r>
          <w:rPr>
            <w:rFonts w:ascii="Courier New" w:hAnsi="Courier New"/>
            <w:sz w:val="18"/>
          </w:rPr>
          <w:t>{"address</w:t>
        </w:r>
        <w:proofErr w:type="gramStart"/>
        <w:r>
          <w:rPr>
            <w:rFonts w:ascii="Courier New" w:hAnsi="Courier New"/>
            <w:sz w:val="18"/>
          </w:rPr>
          <w:t>":{</w:t>
        </w:r>
        <w:proofErr w:type="gramEnd"/>
        <w:r>
          <w:rPr>
            <w:rFonts w:ascii="Courier New" w:hAnsi="Courier New"/>
            <w:sz w:val="18"/>
          </w:rPr>
          <w:t>"zip":80001},"customerNumber":6024997}</w:t>
        </w:r>
      </w:ins>
    </w:p>
    <w:p w14:paraId="189C6F18" w14:textId="77777777" w:rsidR="004878EC" w:rsidRDefault="004878EC" w:rsidP="004878EC">
      <w:pPr>
        <w:pStyle w:val="berschrift3"/>
        <w:rPr>
          <w:ins w:id="73" w:author="E.ON Netze" w:date="2026-06-21T14:22:00Z" w16du:dateUtc="2026-06-21T12:22:00Z"/>
        </w:rPr>
      </w:pPr>
      <w:bookmarkStart w:id="74" w:name="_Toc233791595"/>
      <w:ins w:id="75" w:author="E.ON Netze" w:date="2026-06-21T14:22:00Z" w16du:dateUtc="2026-06-21T12:22:00Z">
        <w:r>
          <w:t>Schritt 2 — Content-Digest berechnen</w:t>
        </w:r>
        <w:bookmarkEnd w:id="74"/>
      </w:ins>
    </w:p>
    <w:p w14:paraId="78FC5D8C" w14:textId="77777777" w:rsidR="00D621DF" w:rsidRDefault="00D621DF" w:rsidP="00D621DF">
      <w:pPr>
        <w:rPr>
          <w:ins w:id="76" w:author="Hoffmann, Rene" w:date="2026-07-01T09:38:00Z" w16du:dateUtc="2026-07-01T07:38:00Z"/>
        </w:rPr>
      </w:pPr>
      <w:ins w:id="77" w:author="Hoffmann, Rene" w:date="2026-07-01T09:38:00Z" w16du:dateUtc="2026-07-01T07:38:00Z">
        <w:r>
          <w:rPr>
            <w:b/>
            <w:bCs/>
          </w:rPr>
          <w:t xml:space="preserve">Referenz: </w:t>
        </w:r>
        <w:r w:rsidRPr="00D621DF">
          <w:rPr>
            <w:color w:val="1A3A5C"/>
          </w:rPr>
          <w:t>[RFC9530]</w:t>
        </w:r>
        <w:r w:rsidRPr="00D621DF">
          <w:t>,</w:t>
        </w:r>
        <w:r>
          <w:t xml:space="preserve"> Kapitel 2 (Content-Digest Field), in Verbindung mit [TR03116-3], Kapitel 8 (Hashalgorithmus).</w:t>
        </w:r>
      </w:ins>
    </w:p>
    <w:p w14:paraId="0B1C499A" w14:textId="77777777" w:rsidR="00D621DF" w:rsidRDefault="00D621DF" w:rsidP="00D621DF">
      <w:pPr>
        <w:rPr>
          <w:ins w:id="78" w:author="Hoffmann, Rene" w:date="2026-07-01T09:39:00Z" w16du:dateUtc="2026-07-01T07:39:00Z"/>
        </w:rPr>
      </w:pPr>
      <w:ins w:id="79" w:author="Hoffmann, Rene" w:date="2026-07-01T09:39:00Z" w16du:dateUtc="2026-07-01T07:39:00Z">
        <w:r>
          <w:rPr>
            <w:color w:val="C20000"/>
          </w:rPr>
          <w:t xml:space="preserve">MUST </w:t>
        </w:r>
        <w:r>
          <w:t>Über den kanonisierten Body (Schritt 3.3.1) MUSS der SHA-256-Hash berechnet werden. Das Ergebnis MUSS BASE64-kodiert und im HTTP-Header Content-Digest übertragen werden. Das Format lautet sha-256</w:t>
        </w:r>
        <w:proofErr w:type="gramStart"/>
        <w:r>
          <w:t>=:BASE</w:t>
        </w:r>
        <w:proofErr w:type="gramEnd"/>
        <w:r>
          <w:t>64(SHA-256(Body)): — die Doppelpunkte um den BASE64-Wert sind gemäß [RFC9530], Kapitel 2 verbindlicher Bestandteil der Syntax. Für spezifische Vorgaben u. a. zum Hashalgorithmus gilt [TR03116-3] Kapitel 8.</w:t>
        </w:r>
      </w:ins>
    </w:p>
    <w:p w14:paraId="7DBF1098" w14:textId="77777777" w:rsidR="004878EC" w:rsidRDefault="004878EC" w:rsidP="004878EC">
      <w:pPr>
        <w:rPr>
          <w:ins w:id="80" w:author="E.ON Netze" w:date="2026-06-21T14:22:00Z" w16du:dateUtc="2026-06-21T12:22:00Z"/>
        </w:rPr>
      </w:pPr>
      <w:ins w:id="81" w:author="E.ON Netze" w:date="2026-06-21T14:22:00Z" w16du:dateUtc="2026-06-21T12:22:00Z">
        <w:r>
          <w:rPr>
            <w:b/>
            <w:bCs/>
          </w:rPr>
          <w:t xml:space="preserve">Beispiel: </w:t>
        </w:r>
        <w:r>
          <w:t>SHA-256-Hash des kanonisierten Bodys aus Schritt 3.3.1, BASE64-kodiert, ergibt den neuen HTTP-Header:</w:t>
        </w:r>
      </w:ins>
    </w:p>
    <w:p w14:paraId="25EC8B22" w14:textId="77777777" w:rsidR="004878EC" w:rsidRDefault="004878EC" w:rsidP="004878EC">
      <w:pPr>
        <w:rPr>
          <w:ins w:id="82" w:author="E.ON Netze" w:date="2026-06-21T14:22:00Z" w16du:dateUtc="2026-06-21T12:22:00Z"/>
        </w:rPr>
      </w:pPr>
      <w:ins w:id="83" w:author="E.ON Netze" w:date="2026-06-21T14:22:00Z" w16du:dateUtc="2026-06-21T12:22:00Z">
        <w:r>
          <w:rPr>
            <w:rFonts w:ascii="Courier New" w:hAnsi="Courier New"/>
            <w:sz w:val="18"/>
          </w:rPr>
          <w:t>Content-Digest: sha-256=:X4vRVA7xH2sP3kLmN8qT1uWzYdFbJcOeGiKpQsSv2nA=:</w:t>
        </w:r>
      </w:ins>
    </w:p>
    <w:p w14:paraId="7EA27130" w14:textId="77777777" w:rsidR="004878EC" w:rsidRDefault="004878EC" w:rsidP="004878EC">
      <w:pPr>
        <w:rPr>
          <w:ins w:id="84" w:author="E.ON Netze" w:date="2026-06-21T14:22:00Z" w16du:dateUtc="2026-06-21T12:22:00Z"/>
        </w:rPr>
      </w:pPr>
      <w:ins w:id="85" w:author="E.ON Netze" w:date="2026-06-21T14:22:00Z" w16du:dateUtc="2026-06-21T12:22:00Z">
        <w:r>
          <w:t xml:space="preserve">Dieser Header wird ab diesem Schritt wie jeder andere HTTP-Header behandelt und in Schritt 3.3.3 als zu signierende Komponente in den </w:t>
        </w:r>
        <w:proofErr w:type="spellStart"/>
        <w:r>
          <w:t>Signature</w:t>
        </w:r>
        <w:proofErr w:type="spellEnd"/>
        <w:r>
          <w:t>-Input aufgenommen. Damit ist der Body — obwohl die HTTP-Signatur selbst nur Header signiert — kryptographisch fest an die Signatur gebunden: Eine Veränderung des Bodys ändert den Content-Digest-Wert und macht die Signatur ungültig.</w:t>
        </w:r>
      </w:ins>
    </w:p>
    <w:p w14:paraId="38DD3679" w14:textId="77777777" w:rsidR="004878EC" w:rsidRDefault="004878EC" w:rsidP="004878EC">
      <w:pPr>
        <w:pStyle w:val="berschrift3"/>
        <w:rPr>
          <w:ins w:id="86" w:author="E.ON Netze" w:date="2026-06-21T14:22:00Z" w16du:dateUtc="2026-06-21T12:22:00Z"/>
        </w:rPr>
      </w:pPr>
      <w:bookmarkStart w:id="87" w:name="_Toc233791596"/>
      <w:ins w:id="88" w:author="E.ON Netze" w:date="2026-06-21T14:22:00Z" w16du:dateUtc="2026-06-21T12:22:00Z">
        <w:r>
          <w:t>Schritt 3 — Zu signierende Felder bestimmen (</w:t>
        </w:r>
        <w:proofErr w:type="spellStart"/>
        <w:r>
          <w:t>Signature</w:t>
        </w:r>
        <w:proofErr w:type="spellEnd"/>
        <w:r>
          <w:t>-Input)</w:t>
        </w:r>
        <w:bookmarkEnd w:id="87"/>
      </w:ins>
    </w:p>
    <w:p w14:paraId="1D50846E" w14:textId="77777777" w:rsidR="00D621DF" w:rsidRDefault="00D621DF" w:rsidP="00D621DF">
      <w:pPr>
        <w:rPr>
          <w:ins w:id="89" w:author="Hoffmann, Rene" w:date="2026-07-01T09:39:00Z" w16du:dateUtc="2026-07-01T07:39:00Z"/>
        </w:rPr>
      </w:pPr>
      <w:ins w:id="90" w:author="Hoffmann, Rene" w:date="2026-07-01T09:39:00Z" w16du:dateUtc="2026-07-01T07:39:00Z">
        <w:r>
          <w:rPr>
            <w:b/>
            <w:bCs/>
          </w:rPr>
          <w:t xml:space="preserve">Referenz: </w:t>
        </w:r>
        <w:r w:rsidRPr="00D621DF">
          <w:rPr>
            <w:color w:val="1A3A5C"/>
          </w:rPr>
          <w:t>[RFC9421]</w:t>
        </w:r>
        <w:r w:rsidRPr="00D621DF">
          <w:t>,</w:t>
        </w:r>
        <w:r>
          <w:t xml:space="preserve"> </w:t>
        </w:r>
        <w:proofErr w:type="spellStart"/>
        <w:r>
          <w:t>Kapiteö</w:t>
        </w:r>
        <w:proofErr w:type="spellEnd"/>
        <w:r>
          <w:t xml:space="preserve"> 2.5 (</w:t>
        </w:r>
        <w:proofErr w:type="spellStart"/>
        <w:r>
          <w:t>Signature</w:t>
        </w:r>
        <w:proofErr w:type="spellEnd"/>
        <w:r>
          <w:t xml:space="preserve"> Parameters) und Kapitel 2.2 (</w:t>
        </w:r>
        <w:proofErr w:type="spellStart"/>
        <w:r>
          <w:t>Derived</w:t>
        </w:r>
        <w:proofErr w:type="spellEnd"/>
        <w:r>
          <w:t xml:space="preserve"> Components).</w:t>
        </w:r>
      </w:ins>
    </w:p>
    <w:p w14:paraId="2A10CA93" w14:textId="77777777" w:rsidR="00D621DF" w:rsidRDefault="00D621DF" w:rsidP="00D621DF">
      <w:pPr>
        <w:rPr>
          <w:ins w:id="91" w:author="Hoffmann, Rene" w:date="2026-07-01T09:39:00Z" w16du:dateUtc="2026-07-01T07:39:00Z"/>
        </w:rPr>
      </w:pPr>
      <w:ins w:id="92" w:author="Hoffmann, Rene" w:date="2026-07-01T09:39:00Z" w16du:dateUtc="2026-07-01T07:39:00Z">
        <w:r>
          <w:rPr>
            <w:color w:val="C20000"/>
          </w:rPr>
          <w:t xml:space="preserve">MUST </w:t>
        </w:r>
        <w:r>
          <w:t xml:space="preserve">Der Sender MUSS im HTTP-Header </w:t>
        </w:r>
        <w:proofErr w:type="spellStart"/>
        <w:r>
          <w:t>Signature</w:t>
        </w:r>
        <w:proofErr w:type="spellEnd"/>
        <w:r>
          <w:t xml:space="preserve">-Input explizit deklarieren, welche Komponenten in welcher Reihenfolge signiert werden </w:t>
        </w:r>
        <w:r w:rsidRPr="00D621DF">
          <w:rPr>
            <w:color w:val="1A3A5C"/>
          </w:rPr>
          <w:t>[RFC9421]</w:t>
        </w:r>
        <w:r w:rsidRPr="00D621DF">
          <w:t>,</w:t>
        </w:r>
        <w:r>
          <w:t xml:space="preserve"> Kapitel 2.5 (</w:t>
        </w:r>
        <w:proofErr w:type="spellStart"/>
        <w:r>
          <w:t>Signature</w:t>
        </w:r>
        <w:proofErr w:type="spellEnd"/>
        <w:r>
          <w:t xml:space="preserve"> Parameters). Es wird zwischen </w:t>
        </w:r>
        <w:proofErr w:type="spellStart"/>
        <w:r>
          <w:t>Derived</w:t>
        </w:r>
        <w:proofErr w:type="spellEnd"/>
        <w:r>
          <w:t xml:space="preserve"> Components (aus dem Request abgeleitet, mit @-Präfix) und HTTP-Headern unterschieden, </w:t>
        </w:r>
        <w:r w:rsidRPr="00D621DF">
          <w:rPr>
            <w:color w:val="1A3A5C"/>
          </w:rPr>
          <w:t>[RFC9421]</w:t>
        </w:r>
        <w:r w:rsidRPr="00D621DF">
          <w:t>,</w:t>
        </w:r>
        <w:r>
          <w:t xml:space="preserve"> Kapitel 2.2. </w:t>
        </w:r>
      </w:ins>
    </w:p>
    <w:p w14:paraId="284699AB" w14:textId="41294503" w:rsidR="00D621DF" w:rsidRDefault="00D621DF" w:rsidP="00D621DF">
      <w:ins w:id="93" w:author="Hoffmann, Rene" w:date="2026-07-01T09:40:00Z" w16du:dateUtc="2026-07-01T07:40:00Z">
        <w:r w:rsidRPr="00D621DF">
          <w:lastRenderedPageBreak/>
          <w:t>Die</w:t>
        </w:r>
        <w:r>
          <w:t xml:space="preserve"> folgende Tabelle listet informatorisch Felder auf, die für die Berechnung der Signaturbasis (Schritt 3.3.4) verwendet werden, mit Beispielwert und fachlicher Bedeutung. Maßgeblich gilt </w:t>
        </w:r>
        <w:proofErr w:type="spellStart"/>
        <w:r>
          <w:t>EDI@Energy-Dokument</w:t>
        </w:r>
        <w:proofErr w:type="spellEnd"/>
        <w:r>
          <w:t xml:space="preserve"> „API-Guideline“ (</w:t>
        </w:r>
        <w:proofErr w:type="gramStart"/>
        <w:r>
          <w:t>zu einen späteren Zeitpunkt</w:t>
        </w:r>
        <w:proofErr w:type="gramEnd"/>
        <w:r>
          <w:t xml:space="preserve"> wird diese ausschließlich dort aufgeführt sein).</w:t>
        </w:r>
      </w:ins>
    </w:p>
    <w:tbl>
      <w:tblPr>
        <w:tblW w:w="99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00"/>
        <w:gridCol w:w="2800"/>
        <w:gridCol w:w="4900"/>
      </w:tblGrid>
      <w:tr w:rsidR="00F3295E" w14:paraId="55BDFE9B" w14:textId="77777777" w:rsidTr="00B74BE2">
        <w:tc>
          <w:tcPr>
            <w:tcW w:w="2200" w:type="dxa"/>
            <w:shd w:val="clear" w:color="auto" w:fill="C20000"/>
          </w:tcPr>
          <w:p w14:paraId="524FFBEF" w14:textId="77777777" w:rsidR="00F3295E" w:rsidRDefault="00F3295E" w:rsidP="00B74BE2">
            <w:r>
              <w:rPr>
                <w:b/>
                <w:color w:val="FFFFFF"/>
              </w:rPr>
              <w:t>Feld</w:t>
            </w:r>
          </w:p>
        </w:tc>
        <w:tc>
          <w:tcPr>
            <w:tcW w:w="2800" w:type="dxa"/>
            <w:shd w:val="clear" w:color="auto" w:fill="C20000"/>
          </w:tcPr>
          <w:p w14:paraId="6180E93F" w14:textId="77777777" w:rsidR="00F3295E" w:rsidRDefault="00F3295E" w:rsidP="00B74BE2">
            <w:r>
              <w:rPr>
                <w:b/>
                <w:color w:val="FFFFFF"/>
              </w:rPr>
              <w:t>Beispiel</w:t>
            </w:r>
          </w:p>
        </w:tc>
        <w:tc>
          <w:tcPr>
            <w:tcW w:w="4900" w:type="dxa"/>
            <w:shd w:val="clear" w:color="auto" w:fill="C20000"/>
          </w:tcPr>
          <w:p w14:paraId="29810588" w14:textId="77777777" w:rsidR="00F3295E" w:rsidRDefault="00F3295E" w:rsidP="00B74BE2">
            <w:r>
              <w:rPr>
                <w:b/>
                <w:color w:val="FFFFFF"/>
              </w:rPr>
              <w:t>Bedeutung</w:t>
            </w:r>
          </w:p>
        </w:tc>
      </w:tr>
      <w:tr w:rsidR="00F3295E" w:rsidRPr="00EE0559" w14:paraId="707369EB" w14:textId="77777777" w:rsidTr="00B74BE2">
        <w:tc>
          <w:tcPr>
            <w:tcW w:w="2200" w:type="dxa"/>
          </w:tcPr>
          <w:p w14:paraId="74DD7618" w14:textId="77777777" w:rsidR="00F3295E" w:rsidRDefault="00F3295E" w:rsidP="00B74BE2">
            <w:r>
              <w:t>@method</w:t>
            </w:r>
          </w:p>
        </w:tc>
        <w:tc>
          <w:tcPr>
            <w:tcW w:w="2800" w:type="dxa"/>
          </w:tcPr>
          <w:p w14:paraId="6F08653C" w14:textId="77777777" w:rsidR="00F3295E" w:rsidRDefault="00F3295E" w:rsidP="00B74BE2">
            <w:r>
              <w:rPr>
                <w:rFonts w:ascii="Courier New" w:hAnsi="Courier New"/>
                <w:sz w:val="18"/>
              </w:rPr>
              <w:t>POST</w:t>
            </w:r>
          </w:p>
        </w:tc>
        <w:tc>
          <w:tcPr>
            <w:tcW w:w="4900" w:type="dxa"/>
          </w:tcPr>
          <w:p w14:paraId="3020AC01" w14:textId="77777777" w:rsidR="00F3295E" w:rsidRPr="00F57194" w:rsidRDefault="00F3295E" w:rsidP="00B74BE2">
            <w:pPr>
              <w:rPr>
                <w:lang w:val="en-US"/>
              </w:rPr>
            </w:pPr>
            <w:r w:rsidRPr="00F57194">
              <w:rPr>
                <w:lang w:val="en-US"/>
              </w:rPr>
              <w:t xml:space="preserve">HTTP-Methode des Requests (Derived Component) [RFC9421, </w:t>
            </w:r>
            <w:proofErr w:type="spellStart"/>
            <w:r w:rsidRPr="00F57194">
              <w:rPr>
                <w:lang w:val="en-US"/>
              </w:rPr>
              <w:t>Abschnitt</w:t>
            </w:r>
            <w:proofErr w:type="spellEnd"/>
            <w:r w:rsidRPr="00F57194">
              <w:rPr>
                <w:lang w:val="en-US"/>
              </w:rPr>
              <w:t xml:space="preserve"> 2.2.1]</w:t>
            </w:r>
          </w:p>
        </w:tc>
      </w:tr>
      <w:tr w:rsidR="00F3295E" w:rsidRPr="00D621DF" w14:paraId="71552F0B" w14:textId="77777777" w:rsidTr="00B74BE2">
        <w:tc>
          <w:tcPr>
            <w:tcW w:w="2200" w:type="dxa"/>
          </w:tcPr>
          <w:p w14:paraId="16B3481F" w14:textId="77777777" w:rsidR="00F3295E" w:rsidRDefault="00F3295E" w:rsidP="00B74BE2">
            <w:r>
              <w:t>@path</w:t>
            </w:r>
          </w:p>
        </w:tc>
        <w:tc>
          <w:tcPr>
            <w:tcW w:w="2800" w:type="dxa"/>
          </w:tcPr>
          <w:p w14:paraId="76E28887" w14:textId="77777777" w:rsidR="00F3295E" w:rsidRDefault="00F3295E" w:rsidP="00B74BE2">
            <w:r>
              <w:rPr>
                <w:rFonts w:ascii="Courier New" w:hAnsi="Courier New"/>
                <w:sz w:val="18"/>
              </w:rPr>
              <w:t>/</w:t>
            </w:r>
            <w:proofErr w:type="spellStart"/>
            <w:r>
              <w:rPr>
                <w:rFonts w:ascii="Courier New" w:hAnsi="Courier New"/>
                <w:sz w:val="18"/>
              </w:rPr>
              <w:t>malo</w:t>
            </w:r>
            <w:proofErr w:type="spellEnd"/>
            <w:r>
              <w:rPr>
                <w:rFonts w:ascii="Courier New" w:hAnsi="Courier New"/>
                <w:sz w:val="18"/>
              </w:rPr>
              <w:t>/ident</w:t>
            </w:r>
          </w:p>
        </w:tc>
        <w:tc>
          <w:tcPr>
            <w:tcW w:w="4900" w:type="dxa"/>
          </w:tcPr>
          <w:p w14:paraId="6B9C96E1" w14:textId="5D0AF886" w:rsidR="00F3295E" w:rsidRPr="00D621DF" w:rsidRDefault="00F3295E" w:rsidP="00B74BE2">
            <w:pPr>
              <w:rPr>
                <w:lang w:val="en-US"/>
              </w:rPr>
            </w:pPr>
            <w:r w:rsidRPr="00E80313">
              <w:rPr>
                <w:lang w:val="en-US"/>
              </w:rPr>
              <w:t>Request-</w:t>
            </w:r>
            <w:proofErr w:type="spellStart"/>
            <w:r w:rsidRPr="00E80313">
              <w:rPr>
                <w:lang w:val="en-US"/>
              </w:rPr>
              <w:t>Pfad</w:t>
            </w:r>
            <w:proofErr w:type="spellEnd"/>
            <w:r w:rsidRPr="00E80313">
              <w:rPr>
                <w:lang w:val="en-US"/>
              </w:rPr>
              <w:t xml:space="preserve"> </w:t>
            </w:r>
            <w:proofErr w:type="spellStart"/>
            <w:r w:rsidRPr="00E80313">
              <w:rPr>
                <w:lang w:val="en-US"/>
              </w:rPr>
              <w:t>ohne</w:t>
            </w:r>
            <w:proofErr w:type="spellEnd"/>
            <w:r w:rsidRPr="00E80313">
              <w:rPr>
                <w:lang w:val="en-US"/>
              </w:rPr>
              <w:t xml:space="preserve"> Query-String (Derived Component) [RFC9421, </w:t>
            </w:r>
            <w:proofErr w:type="spellStart"/>
            <w:r w:rsidRPr="00E80313">
              <w:rPr>
                <w:lang w:val="en-US"/>
              </w:rPr>
              <w:t>Abschnitt</w:t>
            </w:r>
            <w:proofErr w:type="spellEnd"/>
            <w:r w:rsidRPr="00E80313">
              <w:rPr>
                <w:lang w:val="en-US"/>
              </w:rPr>
              <w:t xml:space="preserve"> 2.2.6]. </w:t>
            </w:r>
          </w:p>
        </w:tc>
      </w:tr>
      <w:tr w:rsidR="00F3295E" w14:paraId="4E018378" w14:textId="77777777" w:rsidTr="00B74BE2">
        <w:tc>
          <w:tcPr>
            <w:tcW w:w="2200" w:type="dxa"/>
          </w:tcPr>
          <w:p w14:paraId="6BFABC31" w14:textId="77777777" w:rsidR="00F3295E" w:rsidRDefault="00F3295E" w:rsidP="00B74BE2">
            <w:r>
              <w:t>@authority</w:t>
            </w:r>
          </w:p>
        </w:tc>
        <w:tc>
          <w:tcPr>
            <w:tcW w:w="2800" w:type="dxa"/>
          </w:tcPr>
          <w:p w14:paraId="0D12A61B" w14:textId="77777777" w:rsidR="00F3295E" w:rsidRDefault="00F3295E" w:rsidP="00B74BE2">
            <w:r>
              <w:rPr>
                <w:rFonts w:ascii="Courier New" w:hAnsi="Courier New"/>
                <w:sz w:val="18"/>
              </w:rPr>
              <w:t>mabishub.com</w:t>
            </w:r>
          </w:p>
        </w:tc>
        <w:tc>
          <w:tcPr>
            <w:tcW w:w="4900" w:type="dxa"/>
          </w:tcPr>
          <w:p w14:paraId="1F7B087E" w14:textId="77777777" w:rsidR="00F3295E" w:rsidRDefault="00F3295E" w:rsidP="00B74BE2">
            <w:r>
              <w:t xml:space="preserve">Empfänger-Host; in HTTP/2 aus </w:t>
            </w:r>
            <w:proofErr w:type="gramStart"/>
            <w:r>
              <w:t>dem :</w:t>
            </w:r>
            <w:proofErr w:type="spellStart"/>
            <w:r>
              <w:t>authority</w:t>
            </w:r>
            <w:proofErr w:type="spellEnd"/>
            <w:proofErr w:type="gramEnd"/>
            <w:r>
              <w:t>-Pseudo-Header, in HTTP/1.1 aus dem Host-Header (</w:t>
            </w:r>
            <w:proofErr w:type="spellStart"/>
            <w:r>
              <w:t>Derived</w:t>
            </w:r>
            <w:proofErr w:type="spellEnd"/>
            <w:r>
              <w:t xml:space="preserve"> </w:t>
            </w:r>
            <w:proofErr w:type="spellStart"/>
            <w:r>
              <w:t>Component</w:t>
            </w:r>
            <w:proofErr w:type="spellEnd"/>
            <w:r>
              <w:t>) [RFC9421, Abschnitt 2.2.3]</w:t>
            </w:r>
          </w:p>
        </w:tc>
      </w:tr>
      <w:tr w:rsidR="00F3295E" w14:paraId="57162393" w14:textId="77777777" w:rsidTr="00B74BE2">
        <w:tc>
          <w:tcPr>
            <w:tcW w:w="2200" w:type="dxa"/>
          </w:tcPr>
          <w:p w14:paraId="2B1D6730" w14:textId="77777777" w:rsidR="00F3295E" w:rsidRDefault="00F3295E" w:rsidP="00B74BE2">
            <w:proofErr w:type="spellStart"/>
            <w:r>
              <w:t>content</w:t>
            </w:r>
            <w:proofErr w:type="spellEnd"/>
            <w:r>
              <w:t>-type</w:t>
            </w:r>
          </w:p>
        </w:tc>
        <w:tc>
          <w:tcPr>
            <w:tcW w:w="2800" w:type="dxa"/>
          </w:tcPr>
          <w:p w14:paraId="220C790D" w14:textId="77777777" w:rsidR="00F3295E" w:rsidRDefault="00F3295E" w:rsidP="00B74BE2">
            <w:proofErr w:type="spellStart"/>
            <w:r>
              <w:rPr>
                <w:rFonts w:ascii="Courier New" w:hAnsi="Courier New"/>
                <w:sz w:val="18"/>
              </w:rPr>
              <w:t>application</w:t>
            </w:r>
            <w:proofErr w:type="spellEnd"/>
            <w:r>
              <w:rPr>
                <w:rFonts w:ascii="Courier New" w:hAnsi="Courier New"/>
                <w:sz w:val="18"/>
              </w:rPr>
              <w:t>/</w:t>
            </w:r>
            <w:proofErr w:type="spellStart"/>
            <w:r>
              <w:rPr>
                <w:rFonts w:ascii="Courier New" w:hAnsi="Courier New"/>
                <w:sz w:val="18"/>
              </w:rPr>
              <w:t>json</w:t>
            </w:r>
            <w:proofErr w:type="spellEnd"/>
          </w:p>
        </w:tc>
        <w:tc>
          <w:tcPr>
            <w:tcW w:w="4900" w:type="dxa"/>
          </w:tcPr>
          <w:p w14:paraId="538CAEAE" w14:textId="77777777" w:rsidR="00F3295E" w:rsidRDefault="00F3295E" w:rsidP="00B74BE2">
            <w:r>
              <w:t>Medientyp des Bodys; signiert, um Content-Type-Manipulation auszuschließen</w:t>
            </w:r>
          </w:p>
        </w:tc>
      </w:tr>
      <w:tr w:rsidR="00F3295E" w14:paraId="70070AF7" w14:textId="77777777" w:rsidTr="00B74BE2">
        <w:tc>
          <w:tcPr>
            <w:tcW w:w="2200" w:type="dxa"/>
          </w:tcPr>
          <w:p w14:paraId="075F9A7E" w14:textId="77777777" w:rsidR="00F3295E" w:rsidRDefault="00F3295E" w:rsidP="00B74BE2">
            <w:proofErr w:type="spellStart"/>
            <w:r>
              <w:t>content</w:t>
            </w:r>
            <w:proofErr w:type="spellEnd"/>
            <w:r>
              <w:t>-digest</w:t>
            </w:r>
          </w:p>
        </w:tc>
        <w:tc>
          <w:tcPr>
            <w:tcW w:w="2800" w:type="dxa"/>
          </w:tcPr>
          <w:p w14:paraId="79B69050" w14:textId="77777777" w:rsidR="00F3295E" w:rsidRDefault="00F3295E" w:rsidP="00B74BE2">
            <w:r>
              <w:rPr>
                <w:rFonts w:ascii="Courier New" w:hAnsi="Courier New"/>
                <w:sz w:val="18"/>
              </w:rPr>
              <w:t>sha-256=:X4vRVA7...:</w:t>
            </w:r>
          </w:p>
        </w:tc>
        <w:tc>
          <w:tcPr>
            <w:tcW w:w="4900" w:type="dxa"/>
          </w:tcPr>
          <w:p w14:paraId="6BCB4445" w14:textId="7F0F8946" w:rsidR="00F3295E" w:rsidRDefault="00F3295E" w:rsidP="00B74BE2">
            <w:r>
              <w:t xml:space="preserve">Kryptographischer Hash des Bodys nach [RFC9530, </w:t>
            </w:r>
            <w:r w:rsidR="00046982">
              <w:t xml:space="preserve">Kapitel </w:t>
            </w:r>
            <w:r>
              <w:t>2] — bindet den Body in die Signatur ein</w:t>
            </w:r>
          </w:p>
        </w:tc>
      </w:tr>
      <w:tr w:rsidR="00F3295E" w14:paraId="45CCA1A6" w14:textId="77777777" w:rsidTr="00B74BE2">
        <w:tc>
          <w:tcPr>
            <w:tcW w:w="2200" w:type="dxa"/>
          </w:tcPr>
          <w:p w14:paraId="593CA854" w14:textId="77777777" w:rsidR="00F3295E" w:rsidRDefault="00F3295E" w:rsidP="00B74BE2">
            <w:r>
              <w:t>date</w:t>
            </w:r>
          </w:p>
        </w:tc>
        <w:tc>
          <w:tcPr>
            <w:tcW w:w="2800" w:type="dxa"/>
          </w:tcPr>
          <w:p w14:paraId="07128F70" w14:textId="77777777" w:rsidR="00F3295E" w:rsidRDefault="00F3295E" w:rsidP="00B74BE2">
            <w:r>
              <w:rPr>
                <w:rFonts w:ascii="Courier New" w:hAnsi="Courier New"/>
                <w:sz w:val="18"/>
              </w:rPr>
              <w:t>Sun, 01 Jun 2026 10:15:30 GMT</w:t>
            </w:r>
          </w:p>
        </w:tc>
        <w:tc>
          <w:tcPr>
            <w:tcW w:w="4900" w:type="dxa"/>
          </w:tcPr>
          <w:p w14:paraId="6E1564E5" w14:textId="77777777" w:rsidR="00F3295E" w:rsidRDefault="00F3295E" w:rsidP="00B74BE2">
            <w:r>
              <w:t>Erstellungszeitpunkt des Requests — Basis für serverseitigen Replay-Schutz</w:t>
            </w:r>
          </w:p>
        </w:tc>
      </w:tr>
      <w:tr w:rsidR="00F3295E" w14:paraId="01F538E9" w14:textId="77777777" w:rsidTr="00B74BE2">
        <w:tc>
          <w:tcPr>
            <w:tcW w:w="2200" w:type="dxa"/>
          </w:tcPr>
          <w:p w14:paraId="56622BE7" w14:textId="77777777" w:rsidR="00F3295E" w:rsidRDefault="00F3295E" w:rsidP="00B74BE2">
            <w:r>
              <w:t>x-</w:t>
            </w:r>
            <w:proofErr w:type="spellStart"/>
            <w:r>
              <w:t>request</w:t>
            </w:r>
            <w:proofErr w:type="spellEnd"/>
            <w:r>
              <w:t>-</w:t>
            </w:r>
            <w:proofErr w:type="spellStart"/>
            <w:r>
              <w:t>id</w:t>
            </w:r>
            <w:proofErr w:type="spellEnd"/>
          </w:p>
        </w:tc>
        <w:tc>
          <w:tcPr>
            <w:tcW w:w="2800" w:type="dxa"/>
          </w:tcPr>
          <w:p w14:paraId="0F3B2B84" w14:textId="77777777" w:rsidR="00F3295E" w:rsidRDefault="00F3295E" w:rsidP="00B74BE2">
            <w:r>
              <w:rPr>
                <w:rFonts w:ascii="Courier New" w:hAnsi="Courier New"/>
                <w:sz w:val="18"/>
              </w:rPr>
              <w:t>7b5d3e2a-4c1a-4c0b-xd99</w:t>
            </w:r>
          </w:p>
        </w:tc>
        <w:tc>
          <w:tcPr>
            <w:tcW w:w="4900" w:type="dxa"/>
          </w:tcPr>
          <w:p w14:paraId="6C011E53" w14:textId="77777777" w:rsidR="00F3295E" w:rsidRDefault="00F3295E" w:rsidP="00B74BE2">
            <w:r>
              <w:t xml:space="preserve">Eindeutige Anfrage-Kennung zur Nachverfolgung und </w:t>
            </w:r>
            <w:proofErr w:type="spellStart"/>
            <w:r>
              <w:t>Duplikaterkennung</w:t>
            </w:r>
            <w:proofErr w:type="spellEnd"/>
          </w:p>
        </w:tc>
      </w:tr>
      <w:tr w:rsidR="00F3295E" w14:paraId="4D5EE4AD" w14:textId="77777777" w:rsidTr="00B74BE2">
        <w:tc>
          <w:tcPr>
            <w:tcW w:w="2200" w:type="dxa"/>
          </w:tcPr>
          <w:p w14:paraId="379505B5" w14:textId="77777777" w:rsidR="00F3295E" w:rsidRDefault="00F3295E" w:rsidP="00B74BE2">
            <w:proofErr w:type="spellStart"/>
            <w:r>
              <w:t>created</w:t>
            </w:r>
            <w:proofErr w:type="spellEnd"/>
          </w:p>
        </w:tc>
        <w:tc>
          <w:tcPr>
            <w:tcW w:w="2800" w:type="dxa"/>
          </w:tcPr>
          <w:p w14:paraId="6B08BA09" w14:textId="77777777" w:rsidR="00F3295E" w:rsidRDefault="00F3295E" w:rsidP="00B74BE2">
            <w:r>
              <w:rPr>
                <w:rFonts w:ascii="Courier New" w:hAnsi="Courier New"/>
                <w:sz w:val="18"/>
              </w:rPr>
              <w:t>1748772930</w:t>
            </w:r>
          </w:p>
        </w:tc>
        <w:tc>
          <w:tcPr>
            <w:tcW w:w="4900" w:type="dxa"/>
          </w:tcPr>
          <w:p w14:paraId="48D5CE79" w14:textId="3891832E" w:rsidR="00F3295E" w:rsidRDefault="00F3295E" w:rsidP="00B74BE2">
            <w:r>
              <w:t>Unix-</w:t>
            </w:r>
            <w:proofErr w:type="spellStart"/>
            <w:r>
              <w:t>Timestamp</w:t>
            </w:r>
            <w:proofErr w:type="spellEnd"/>
            <w:r>
              <w:t xml:space="preserve"> der Signaturerstellung [RFC9421, </w:t>
            </w:r>
            <w:r w:rsidR="00046982">
              <w:t xml:space="preserve">Kapitel </w:t>
            </w:r>
            <w:r>
              <w:t>2.5] — zusätzlicher, von date unabhängiger Replay-Schutz-Parameter</w:t>
            </w:r>
          </w:p>
        </w:tc>
      </w:tr>
      <w:tr w:rsidR="00F3295E" w14:paraId="36FAAB3C" w14:textId="77777777" w:rsidTr="00B74BE2">
        <w:tc>
          <w:tcPr>
            <w:tcW w:w="2200" w:type="dxa"/>
          </w:tcPr>
          <w:p w14:paraId="4C77B031" w14:textId="77777777" w:rsidR="00F3295E" w:rsidRDefault="00F3295E" w:rsidP="00B74BE2">
            <w:proofErr w:type="spellStart"/>
            <w:r>
              <w:t>keyid</w:t>
            </w:r>
            <w:proofErr w:type="spellEnd"/>
          </w:p>
        </w:tc>
        <w:tc>
          <w:tcPr>
            <w:tcW w:w="2800" w:type="dxa"/>
          </w:tcPr>
          <w:p w14:paraId="26AF1E7F" w14:textId="77777777" w:rsidR="00F3295E" w:rsidRDefault="00F3295E" w:rsidP="00B74BE2">
            <w:r>
              <w:rPr>
                <w:rFonts w:ascii="Courier New" w:hAnsi="Courier New"/>
                <w:sz w:val="18"/>
              </w:rPr>
              <w:t>EMT.API.NB-12345</w:t>
            </w:r>
          </w:p>
        </w:tc>
        <w:tc>
          <w:tcPr>
            <w:tcW w:w="4900" w:type="dxa"/>
          </w:tcPr>
          <w:p w14:paraId="2731A7AF" w14:textId="4D6005CA" w:rsidR="00F3295E" w:rsidRDefault="00F3295E" w:rsidP="00B74BE2">
            <w:r>
              <w:t xml:space="preserve">Referenz auf das Signatur-Zertifikat im SM-PKI-Verzeichnisdienst [RFC9421, </w:t>
            </w:r>
            <w:r w:rsidR="00046982">
              <w:t xml:space="preserve">Kapitel </w:t>
            </w:r>
            <w:r>
              <w:t>2.5]</w:t>
            </w:r>
          </w:p>
        </w:tc>
      </w:tr>
      <w:tr w:rsidR="00F3295E" w14:paraId="370F0AC6" w14:textId="77777777" w:rsidTr="00B74BE2">
        <w:tc>
          <w:tcPr>
            <w:tcW w:w="2200" w:type="dxa"/>
          </w:tcPr>
          <w:p w14:paraId="4987DB49" w14:textId="77777777" w:rsidR="00F3295E" w:rsidRDefault="00F3295E" w:rsidP="00B74BE2">
            <w:proofErr w:type="spellStart"/>
            <w:r>
              <w:t>alg</w:t>
            </w:r>
            <w:proofErr w:type="spellEnd"/>
          </w:p>
        </w:tc>
        <w:tc>
          <w:tcPr>
            <w:tcW w:w="2800" w:type="dxa"/>
          </w:tcPr>
          <w:p w14:paraId="7BF46C16" w14:textId="77777777" w:rsidR="00F3295E" w:rsidRDefault="00F3295E" w:rsidP="00B74BE2">
            <w:r>
              <w:rPr>
                <w:rFonts w:ascii="Courier New" w:hAnsi="Courier New"/>
                <w:sz w:val="18"/>
              </w:rPr>
              <w:t>ecdsa-p256-sha256</w:t>
            </w:r>
          </w:p>
        </w:tc>
        <w:tc>
          <w:tcPr>
            <w:tcW w:w="4900" w:type="dxa"/>
          </w:tcPr>
          <w:p w14:paraId="6AE38FC3" w14:textId="22893E32" w:rsidR="00F3295E" w:rsidRDefault="00F3295E" w:rsidP="00B74BE2">
            <w:r>
              <w:t xml:space="preserve">Signaturalgorithmus: ECDSA mit Kurve P-256 und SHA-256 [RFC9421, </w:t>
            </w:r>
            <w:r w:rsidR="00046982">
              <w:t xml:space="preserve">Kapitel </w:t>
            </w:r>
            <w:r>
              <w:t xml:space="preserve">3.3; RFC7518, </w:t>
            </w:r>
            <w:r w:rsidR="00046982">
              <w:t xml:space="preserve">Kapitle </w:t>
            </w:r>
            <w:r>
              <w:t>3.4]</w:t>
            </w:r>
          </w:p>
        </w:tc>
      </w:tr>
    </w:tbl>
    <w:p w14:paraId="6F0FD073" w14:textId="77777777" w:rsidR="00F3295E" w:rsidRDefault="00F3295E" w:rsidP="004878EC">
      <w:pPr>
        <w:rPr>
          <w:ins w:id="94" w:author="E.ON Netze" w:date="2026-06-21T14:22:00Z" w16du:dateUtc="2026-06-21T12:22:00Z"/>
        </w:rPr>
      </w:pPr>
    </w:p>
    <w:p w14:paraId="11AA427C" w14:textId="77777777" w:rsidR="004878EC" w:rsidRDefault="004878EC" w:rsidP="004878EC">
      <w:pPr>
        <w:rPr>
          <w:ins w:id="95" w:author="E.ON Netze" w:date="2026-06-21T14:22:00Z" w16du:dateUtc="2026-06-21T12:22:00Z"/>
        </w:rPr>
      </w:pPr>
      <w:ins w:id="96" w:author="E.ON Netze" w:date="2026-06-21T14:22:00Z" w16du:dateUtc="2026-06-21T12:22:00Z">
        <w:r>
          <w:t xml:space="preserve">Zusätzlich zur Feldliste enthält der </w:t>
        </w:r>
        <w:proofErr w:type="spellStart"/>
        <w:r>
          <w:t>Signature</w:t>
        </w:r>
        <w:proofErr w:type="spellEnd"/>
        <w:r>
          <w:t>-Input drei Parameter:</w:t>
        </w:r>
      </w:ins>
    </w:p>
    <w:p w14:paraId="4BC55BC6" w14:textId="77777777" w:rsidR="004878EC" w:rsidRDefault="004878EC" w:rsidP="004878EC">
      <w:pPr>
        <w:pStyle w:val="Aufzhlungszeichen"/>
        <w:rPr>
          <w:ins w:id="97" w:author="E.ON Netze" w:date="2026-06-21T14:22:00Z" w16du:dateUtc="2026-06-21T12:22:00Z"/>
        </w:rPr>
      </w:pPr>
      <w:proofErr w:type="spellStart"/>
      <w:ins w:id="98" w:author="E.ON Netze" w:date="2026-06-21T14:22:00Z" w16du:dateUtc="2026-06-21T12:22:00Z">
        <w:r>
          <w:rPr>
            <w:rFonts w:ascii="Courier New" w:hAnsi="Courier New"/>
            <w:sz w:val="18"/>
          </w:rPr>
          <w:t>created</w:t>
        </w:r>
        <w:proofErr w:type="spellEnd"/>
        <w:r>
          <w:t xml:space="preserve"> — Unix-</w:t>
        </w:r>
        <w:proofErr w:type="spellStart"/>
        <w:r>
          <w:t>Timestamp</w:t>
        </w:r>
        <w:proofErr w:type="spellEnd"/>
        <w:r>
          <w:t xml:space="preserve"> der Signaturerstellung [RFC9421, §2.5]: Replay-Schutz, siehe Schritt 3.3.6</w:t>
        </w:r>
      </w:ins>
    </w:p>
    <w:p w14:paraId="6D5E94C4" w14:textId="77777777" w:rsidR="004878EC" w:rsidRDefault="004878EC" w:rsidP="004878EC">
      <w:pPr>
        <w:pStyle w:val="Aufzhlungszeichen"/>
        <w:rPr>
          <w:ins w:id="99" w:author="E.ON Netze" w:date="2026-06-21T14:22:00Z" w16du:dateUtc="2026-06-21T12:22:00Z"/>
        </w:rPr>
      </w:pPr>
      <w:proofErr w:type="spellStart"/>
      <w:ins w:id="100" w:author="E.ON Netze" w:date="2026-06-21T14:22:00Z" w16du:dateUtc="2026-06-21T12:22:00Z">
        <w:r>
          <w:rPr>
            <w:rFonts w:ascii="Courier New" w:hAnsi="Courier New"/>
            <w:sz w:val="18"/>
          </w:rPr>
          <w:t>keyid</w:t>
        </w:r>
        <w:proofErr w:type="spellEnd"/>
        <w:r>
          <w:t xml:space="preserve"> — Referenz auf das Zertifikat im SM-PKI-Verzeichnisdienst [RFC9421, §2.5]</w:t>
        </w:r>
      </w:ins>
    </w:p>
    <w:p w14:paraId="607E1B3D" w14:textId="77777777" w:rsidR="004878EC" w:rsidRDefault="004878EC" w:rsidP="004878EC">
      <w:pPr>
        <w:pStyle w:val="Aufzhlungszeichen"/>
        <w:rPr>
          <w:ins w:id="101" w:author="E.ON Netze" w:date="2026-06-21T14:22:00Z" w16du:dateUtc="2026-06-21T12:22:00Z"/>
        </w:rPr>
      </w:pPr>
      <w:proofErr w:type="spellStart"/>
      <w:ins w:id="102" w:author="E.ON Netze" w:date="2026-06-21T14:22:00Z" w16du:dateUtc="2026-06-21T12:22:00Z">
        <w:r>
          <w:rPr>
            <w:rFonts w:ascii="Courier New" w:hAnsi="Courier New"/>
            <w:sz w:val="18"/>
          </w:rPr>
          <w:lastRenderedPageBreak/>
          <w:t>alg</w:t>
        </w:r>
        <w:proofErr w:type="spellEnd"/>
        <w:r>
          <w:t xml:space="preserve"> — der verwendete Signaturalgorithmus [RFC9421, §3.3]</w:t>
        </w:r>
      </w:ins>
    </w:p>
    <w:p w14:paraId="60E7CCB3" w14:textId="77777777" w:rsidR="004878EC" w:rsidRDefault="004878EC" w:rsidP="004878EC">
      <w:pPr>
        <w:rPr>
          <w:ins w:id="103" w:author="E.ON Netze" w:date="2026-06-21T14:22:00Z" w16du:dateUtc="2026-06-21T12:22:00Z"/>
        </w:rPr>
      </w:pPr>
      <w:ins w:id="104" w:author="E.ON Netze" w:date="2026-06-21T14:22:00Z" w16du:dateUtc="2026-06-21T12:22:00Z">
        <w:r>
          <w:rPr>
            <w:b/>
            <w:bCs/>
          </w:rPr>
          <w:t xml:space="preserve">Beispiel: </w:t>
        </w:r>
        <w:r>
          <w:t xml:space="preserve">Für den Beispiel-Request ergibt sich folgender </w:t>
        </w:r>
        <w:proofErr w:type="spellStart"/>
        <w:r>
          <w:t>Signature</w:t>
        </w:r>
        <w:proofErr w:type="spellEnd"/>
        <w:r>
          <w:t>-Input-Header:</w:t>
        </w:r>
      </w:ins>
    </w:p>
    <w:p w14:paraId="37A4CB31" w14:textId="77777777" w:rsidR="004878EC" w:rsidRPr="00E80313" w:rsidRDefault="004878EC" w:rsidP="004878EC">
      <w:pPr>
        <w:rPr>
          <w:ins w:id="105" w:author="E.ON Netze" w:date="2026-06-21T14:22:00Z" w16du:dateUtc="2026-06-21T12:22:00Z"/>
          <w:lang w:val="en-US"/>
        </w:rPr>
      </w:pPr>
      <w:ins w:id="106" w:author="E.ON Netze" w:date="2026-06-21T14:22:00Z" w16du:dateUtc="2026-06-21T12:22:00Z">
        <w:r w:rsidRPr="00E80313">
          <w:rPr>
            <w:rFonts w:ascii="Courier New" w:hAnsi="Courier New"/>
            <w:sz w:val="18"/>
            <w:lang w:val="en-US"/>
          </w:rPr>
          <w:t>Signature-Input: sig1=</w:t>
        </w:r>
        <w:proofErr w:type="gramStart"/>
        <w:r w:rsidRPr="00E80313">
          <w:rPr>
            <w:rFonts w:ascii="Courier New" w:hAnsi="Courier New"/>
            <w:sz w:val="18"/>
            <w:lang w:val="en-US"/>
          </w:rPr>
          <w:t>("@</w:t>
        </w:r>
        <w:proofErr w:type="gramEnd"/>
        <w:r w:rsidRPr="00E80313">
          <w:rPr>
            <w:rFonts w:ascii="Courier New" w:hAnsi="Courier New"/>
            <w:sz w:val="18"/>
            <w:lang w:val="en-US"/>
          </w:rPr>
          <w:t>method</w:t>
        </w:r>
        <w:proofErr w:type="gramStart"/>
        <w:r w:rsidRPr="00E80313">
          <w:rPr>
            <w:rFonts w:ascii="Courier New" w:hAnsi="Courier New"/>
            <w:sz w:val="18"/>
            <w:lang w:val="en-US"/>
          </w:rPr>
          <w:t>" "@</w:t>
        </w:r>
        <w:proofErr w:type="gramEnd"/>
        <w:r w:rsidRPr="00E80313">
          <w:rPr>
            <w:rFonts w:ascii="Courier New" w:hAnsi="Courier New"/>
            <w:sz w:val="18"/>
            <w:lang w:val="en-US"/>
          </w:rPr>
          <w:t>path</w:t>
        </w:r>
        <w:proofErr w:type="gramStart"/>
        <w:r w:rsidRPr="00E80313">
          <w:rPr>
            <w:rFonts w:ascii="Courier New" w:hAnsi="Courier New"/>
            <w:sz w:val="18"/>
            <w:lang w:val="en-US"/>
          </w:rPr>
          <w:t>" "@</w:t>
        </w:r>
        <w:proofErr w:type="gramEnd"/>
        <w:r w:rsidRPr="00E80313">
          <w:rPr>
            <w:rFonts w:ascii="Courier New" w:hAnsi="Courier New"/>
            <w:sz w:val="18"/>
            <w:lang w:val="en-US"/>
          </w:rPr>
          <w:t>authority" "content-type"</w:t>
        </w:r>
      </w:ins>
    </w:p>
    <w:p w14:paraId="4813DA50" w14:textId="77777777" w:rsidR="004878EC" w:rsidRPr="00E80313" w:rsidRDefault="004878EC" w:rsidP="004878EC">
      <w:pPr>
        <w:rPr>
          <w:ins w:id="107" w:author="E.ON Netze" w:date="2026-06-21T14:22:00Z" w16du:dateUtc="2026-06-21T12:22:00Z"/>
          <w:lang w:val="en-US"/>
        </w:rPr>
      </w:pPr>
      <w:ins w:id="108" w:author="E.ON Netze" w:date="2026-06-21T14:22:00Z" w16du:dateUtc="2026-06-21T12:22:00Z">
        <w:r w:rsidRPr="00E80313">
          <w:rPr>
            <w:rFonts w:ascii="Courier New" w:hAnsi="Courier New"/>
            <w:sz w:val="18"/>
            <w:lang w:val="en-US"/>
          </w:rPr>
          <w:t xml:space="preserve">  "</w:t>
        </w:r>
        <w:proofErr w:type="gramStart"/>
        <w:r w:rsidRPr="00E80313">
          <w:rPr>
            <w:rFonts w:ascii="Courier New" w:hAnsi="Courier New"/>
            <w:sz w:val="18"/>
            <w:lang w:val="en-US"/>
          </w:rPr>
          <w:t>content</w:t>
        </w:r>
        <w:proofErr w:type="gramEnd"/>
        <w:r w:rsidRPr="00E80313">
          <w:rPr>
            <w:rFonts w:ascii="Courier New" w:hAnsi="Courier New"/>
            <w:sz w:val="18"/>
            <w:lang w:val="en-US"/>
          </w:rPr>
          <w:t>-digest" "date" "x-request-id");</w:t>
        </w:r>
      </w:ins>
    </w:p>
    <w:p w14:paraId="3CAAFBCA" w14:textId="77777777" w:rsidR="004878EC" w:rsidRPr="00E80313" w:rsidRDefault="004878EC" w:rsidP="004878EC">
      <w:pPr>
        <w:rPr>
          <w:ins w:id="109" w:author="E.ON Netze" w:date="2026-06-21T14:22:00Z" w16du:dateUtc="2026-06-21T12:22:00Z"/>
          <w:lang w:val="en-US"/>
        </w:rPr>
      </w:pPr>
      <w:ins w:id="110" w:author="E.ON Netze" w:date="2026-06-21T14:22:00Z" w16du:dateUtc="2026-06-21T12:22:00Z">
        <w:r w:rsidRPr="00E80313">
          <w:rPr>
            <w:rFonts w:ascii="Courier New" w:hAnsi="Courier New"/>
            <w:sz w:val="18"/>
            <w:lang w:val="en-US"/>
          </w:rPr>
          <w:t xml:space="preserve">  created=1748772930;keyid="EMT.API.NB-12345";alg="ecdsa-p256-sha256"</w:t>
        </w:r>
      </w:ins>
    </w:p>
    <w:p w14:paraId="068A4E3A" w14:textId="77777777" w:rsidR="004878EC" w:rsidRDefault="004878EC" w:rsidP="004878EC">
      <w:pPr>
        <w:rPr>
          <w:ins w:id="111" w:author="E.ON Netze" w:date="2026-06-21T14:22:00Z" w16du:dateUtc="2026-06-21T12:22:00Z"/>
        </w:rPr>
      </w:pPr>
      <w:ins w:id="112" w:author="E.ON Netze" w:date="2026-06-21T14:22:00Z" w16du:dateUtc="2026-06-21T12:22:00Z">
        <w:r>
          <w:rPr>
            <w:b/>
            <w:bCs/>
          </w:rPr>
          <w:t xml:space="preserve">Hinweis: </w:t>
        </w:r>
        <w:r>
          <w:t xml:space="preserve">Die Reihenfolge der Felder in der Klammer ist bindend für Schritt 3.3.4 — Sender und Empfänger müssen dieselbe Reihenfolge verwenden, da </w:t>
        </w:r>
        <w:proofErr w:type="gramStart"/>
        <w:r>
          <w:t>diese Teil</w:t>
        </w:r>
        <w:proofErr w:type="gramEnd"/>
        <w:r>
          <w:t xml:space="preserve"> der Signaturberechnung ist.</w:t>
        </w:r>
      </w:ins>
    </w:p>
    <w:p w14:paraId="02E7B262" w14:textId="77777777" w:rsidR="004878EC" w:rsidRDefault="004878EC" w:rsidP="004878EC">
      <w:pPr>
        <w:pStyle w:val="berschrift3"/>
        <w:rPr>
          <w:ins w:id="113" w:author="E.ON Netze" w:date="2026-06-21T14:22:00Z" w16du:dateUtc="2026-06-21T12:22:00Z"/>
        </w:rPr>
      </w:pPr>
      <w:bookmarkStart w:id="114" w:name="_Toc233791597"/>
      <w:ins w:id="115" w:author="E.ON Netze" w:date="2026-06-21T14:22:00Z" w16du:dateUtc="2026-06-21T12:22:00Z">
        <w:r>
          <w:t>Schritt 4 — Signaturbasis (</w:t>
        </w:r>
        <w:proofErr w:type="spellStart"/>
        <w:r>
          <w:t>Signature</w:t>
        </w:r>
        <w:proofErr w:type="spellEnd"/>
        <w:r>
          <w:t xml:space="preserve"> Base) konstruieren</w:t>
        </w:r>
        <w:bookmarkEnd w:id="114"/>
      </w:ins>
    </w:p>
    <w:p w14:paraId="7B3940E1" w14:textId="39B67BC4" w:rsidR="00D621DF" w:rsidRPr="00D621DF" w:rsidRDefault="00D621DF" w:rsidP="004878EC">
      <w:pPr>
        <w:rPr>
          <w:ins w:id="116" w:author="Hoffmann, Rene" w:date="2026-07-01T09:41:00Z" w16du:dateUtc="2026-07-01T07:41:00Z"/>
          <w:lang w:val="en-US"/>
        </w:rPr>
      </w:pPr>
      <w:proofErr w:type="spellStart"/>
      <w:ins w:id="117" w:author="Hoffmann, Rene" w:date="2026-07-01T09:41:00Z" w16du:dateUtc="2026-07-01T07:41:00Z">
        <w:r w:rsidRPr="00D621DF">
          <w:rPr>
            <w:lang w:val="en-US"/>
          </w:rPr>
          <w:t>Referenz</w:t>
        </w:r>
        <w:proofErr w:type="spellEnd"/>
        <w:r w:rsidRPr="00D621DF">
          <w:rPr>
            <w:lang w:val="en-US"/>
          </w:rPr>
          <w:t xml:space="preserve">: [RFC9421], </w:t>
        </w:r>
        <w:proofErr w:type="spellStart"/>
        <w:r w:rsidRPr="00D621DF">
          <w:rPr>
            <w:lang w:val="en-US"/>
          </w:rPr>
          <w:t>Kapitel</w:t>
        </w:r>
        <w:proofErr w:type="spellEnd"/>
        <w:r w:rsidRPr="00D621DF">
          <w:rPr>
            <w:lang w:val="en-US"/>
          </w:rPr>
          <w:t xml:space="preserve"> 2.3 (Creating the Signature Base).</w:t>
        </w:r>
      </w:ins>
    </w:p>
    <w:p w14:paraId="28F84AB8" w14:textId="36C1429F" w:rsidR="004878EC" w:rsidRDefault="004878EC" w:rsidP="004878EC">
      <w:pPr>
        <w:rPr>
          <w:ins w:id="118" w:author="E.ON Netze" w:date="2026-06-21T14:22:00Z" w16du:dateUtc="2026-06-21T12:22:00Z"/>
        </w:rPr>
      </w:pPr>
      <w:ins w:id="119" w:author="E.ON Netze" w:date="2026-06-21T14:22:00Z" w16du:dateUtc="2026-06-21T12:22:00Z">
        <w:r>
          <w:rPr>
            <w:color w:val="C20000"/>
          </w:rPr>
          <w:t xml:space="preserve">MUST </w:t>
        </w:r>
        <w:r>
          <w:t xml:space="preserve">Aus den in Schritt 3.3.3 deklarierten Feldern MUSS die Signaturbasis nach dem in [RFC9421, </w:t>
        </w:r>
        <w:del w:id="120" w:author="Hoffmann, Rene" w:date="2026-07-01T09:18:00Z" w16du:dateUtc="2026-07-01T07:18:00Z">
          <w:r w:rsidDel="00046982">
            <w:delText>§</w:delText>
          </w:r>
        </w:del>
      </w:ins>
      <w:ins w:id="121" w:author="Hoffmann, Rene" w:date="2026-07-01T09:23:00Z" w16du:dateUtc="2026-07-01T07:23:00Z">
        <w:r w:rsidR="00B1066C">
          <w:t>Kapitel</w:t>
        </w:r>
      </w:ins>
      <w:ins w:id="122" w:author="Hoffmann, Rene" w:date="2026-07-01T09:18:00Z" w16du:dateUtc="2026-07-01T07:18:00Z">
        <w:r w:rsidR="00046982">
          <w:t xml:space="preserve"> </w:t>
        </w:r>
      </w:ins>
      <w:ins w:id="123" w:author="E.ON Netze" w:date="2026-06-21T14:22:00Z" w16du:dateUtc="2026-06-21T12:22:00Z">
        <w:r>
          <w:t>2.3] exakt normierten Format konstruiert werden: Jede Komponente wird als eigene Zeile im Format "</w:t>
        </w:r>
        <w:proofErr w:type="spellStart"/>
        <w:r>
          <w:t>komponentenname</w:t>
        </w:r>
        <w:proofErr w:type="spellEnd"/>
        <w:r>
          <w:t>": wert dargestellt; die letzte Zeile besteht immer aus "@</w:t>
        </w:r>
        <w:proofErr w:type="spellStart"/>
        <w:r>
          <w:t>signature-params</w:t>
        </w:r>
        <w:proofErr w:type="spellEnd"/>
        <w:r>
          <w:t xml:space="preserve">" mit dem vollständigen Wert des </w:t>
        </w:r>
        <w:proofErr w:type="spellStart"/>
        <w:r>
          <w:t>Signature</w:t>
        </w:r>
        <w:proofErr w:type="spellEnd"/>
        <w:r>
          <w:t xml:space="preserve">-Input-Headers. Zeilen werden durch das </w:t>
        </w:r>
        <w:proofErr w:type="spellStart"/>
        <w:r>
          <w:t>Newline</w:t>
        </w:r>
        <w:proofErr w:type="spellEnd"/>
        <w:r>
          <w:t>-Zeichen (LF, 0x0A) getrennt, ohne abschließenden Zeilenumbruch nach der letzten Zeile.</w:t>
        </w:r>
      </w:ins>
    </w:p>
    <w:p w14:paraId="5857313C" w14:textId="74040935" w:rsidR="004878EC" w:rsidRDefault="004878EC" w:rsidP="004878EC">
      <w:pPr>
        <w:rPr>
          <w:ins w:id="124" w:author="E.ON Netze" w:date="2026-06-21T14:22:00Z" w16du:dateUtc="2026-06-21T12:22:00Z"/>
        </w:rPr>
      </w:pPr>
      <w:ins w:id="125" w:author="E.ON Netze" w:date="2026-06-21T14:22:00Z" w16du:dateUtc="2026-06-21T12:22:00Z">
        <w:r>
          <w:t xml:space="preserve">Dieses normierte Format ist der entscheidende Unterschied zum bisherigen proprietären Verfahren: Während die bisherige Hash-Konkatenation M = </w:t>
        </w:r>
        <w:proofErr w:type="gramStart"/>
        <w:r>
          <w:t>Hash(</w:t>
        </w:r>
        <w:proofErr w:type="gramEnd"/>
        <w:r>
          <w:t xml:space="preserve">URI) + </w:t>
        </w:r>
        <w:proofErr w:type="gramStart"/>
        <w:r>
          <w:t>Hash(</w:t>
        </w:r>
        <w:proofErr w:type="gramEnd"/>
        <w:r>
          <w:t xml:space="preserve">Payload) + ... keine eindeutige, internationale Spezifikation hatte und in der Praxis zu inkompatiblen Implementierungen führte, ist die Signaturbasis nach </w:t>
        </w:r>
      </w:ins>
      <w:ins w:id="126" w:author="Hoffmann, Rene" w:date="2026-07-01T09:23:00Z" w16du:dateUtc="2026-07-01T07:23:00Z">
        <w:r w:rsidR="00B1066C">
          <w:t>[</w:t>
        </w:r>
      </w:ins>
      <w:ins w:id="127" w:author="E.ON Netze" w:date="2026-06-21T14:22:00Z" w16du:dateUtc="2026-06-21T12:22:00Z">
        <w:r>
          <w:t>RFC</w:t>
        </w:r>
        <w:del w:id="128" w:author="Hoffmann, Rene" w:date="2026-07-01T09:23:00Z" w16du:dateUtc="2026-07-01T07:23:00Z">
          <w:r w:rsidDel="00B1066C">
            <w:delText xml:space="preserve"> </w:delText>
          </w:r>
        </w:del>
        <w:r>
          <w:t>9421</w:t>
        </w:r>
      </w:ins>
      <w:ins w:id="129" w:author="Hoffmann, Rene" w:date="2026-07-01T09:23:00Z" w16du:dateUtc="2026-07-01T07:23:00Z">
        <w:r w:rsidR="00B1066C">
          <w:t>]</w:t>
        </w:r>
      </w:ins>
      <w:ins w:id="130" w:author="E.ON Netze" w:date="2026-06-21T14:22:00Z" w16du:dateUtc="2026-06-21T12:22:00Z">
        <w:r>
          <w:t xml:space="preserve"> byteweise reproduzierbar — vorausgesetzt, beide Seiten implementieren exakt dieselbe Feldreihenfolge aus Schritt 3.3.3.</w:t>
        </w:r>
      </w:ins>
    </w:p>
    <w:p w14:paraId="2408B413" w14:textId="77777777" w:rsidR="004878EC" w:rsidRDefault="004878EC" w:rsidP="004878EC">
      <w:pPr>
        <w:rPr>
          <w:ins w:id="131" w:author="E.ON Netze" w:date="2026-06-21T14:22:00Z" w16du:dateUtc="2026-06-21T12:22:00Z"/>
        </w:rPr>
      </w:pPr>
      <w:ins w:id="132" w:author="E.ON Netze" w:date="2026-06-21T14:22:00Z" w16du:dateUtc="2026-06-21T12:22:00Z">
        <w:r>
          <w:rPr>
            <w:b/>
            <w:bCs/>
          </w:rPr>
          <w:t xml:space="preserve">Beispiel: </w:t>
        </w:r>
        <w:r>
          <w:t>Die vollständige Signaturbasis für den Beispiel-Request lautet:</w:t>
        </w:r>
      </w:ins>
    </w:p>
    <w:p w14:paraId="7CF0F83E" w14:textId="77777777" w:rsidR="004878EC" w:rsidRPr="000F4C3A" w:rsidRDefault="004878EC" w:rsidP="004878EC">
      <w:pPr>
        <w:rPr>
          <w:ins w:id="133" w:author="E.ON Netze" w:date="2026-06-21T14:22:00Z" w16du:dateUtc="2026-06-21T12:22:00Z"/>
        </w:rPr>
      </w:pPr>
      <w:ins w:id="134" w:author="E.ON Netze" w:date="2026-06-21T14:22:00Z" w16du:dateUtc="2026-06-21T12:22:00Z">
        <w:r w:rsidRPr="000F4C3A">
          <w:rPr>
            <w:rFonts w:ascii="Courier New" w:hAnsi="Courier New"/>
            <w:sz w:val="18"/>
          </w:rPr>
          <w:t>"@</w:t>
        </w:r>
        <w:proofErr w:type="spellStart"/>
        <w:r w:rsidRPr="000F4C3A">
          <w:rPr>
            <w:rFonts w:ascii="Courier New" w:hAnsi="Courier New"/>
            <w:sz w:val="18"/>
          </w:rPr>
          <w:t>method</w:t>
        </w:r>
        <w:proofErr w:type="spellEnd"/>
        <w:r w:rsidRPr="000F4C3A">
          <w:rPr>
            <w:rFonts w:ascii="Courier New" w:hAnsi="Courier New"/>
            <w:sz w:val="18"/>
          </w:rPr>
          <w:t>": POST</w:t>
        </w:r>
      </w:ins>
    </w:p>
    <w:p w14:paraId="43705D55" w14:textId="77777777" w:rsidR="004878EC" w:rsidRPr="000F4C3A" w:rsidRDefault="004878EC" w:rsidP="004878EC">
      <w:pPr>
        <w:rPr>
          <w:ins w:id="135" w:author="E.ON Netze" w:date="2026-06-21T14:22:00Z" w16du:dateUtc="2026-06-21T12:22:00Z"/>
        </w:rPr>
      </w:pPr>
      <w:ins w:id="136" w:author="E.ON Netze" w:date="2026-06-21T14:22:00Z" w16du:dateUtc="2026-06-21T12:22:00Z">
        <w:r w:rsidRPr="000F4C3A">
          <w:rPr>
            <w:rFonts w:ascii="Courier New" w:hAnsi="Courier New"/>
            <w:sz w:val="18"/>
          </w:rPr>
          <w:t>"@</w:t>
        </w:r>
        <w:proofErr w:type="spellStart"/>
        <w:r w:rsidRPr="000F4C3A">
          <w:rPr>
            <w:rFonts w:ascii="Courier New" w:hAnsi="Courier New"/>
            <w:sz w:val="18"/>
          </w:rPr>
          <w:t>path</w:t>
        </w:r>
        <w:proofErr w:type="spellEnd"/>
        <w:r w:rsidRPr="000F4C3A">
          <w:rPr>
            <w:rFonts w:ascii="Courier New" w:hAnsi="Courier New"/>
            <w:sz w:val="18"/>
          </w:rPr>
          <w:t>": /</w:t>
        </w:r>
        <w:proofErr w:type="spellStart"/>
        <w:r w:rsidRPr="000F4C3A">
          <w:rPr>
            <w:rFonts w:ascii="Courier New" w:hAnsi="Courier New"/>
            <w:sz w:val="18"/>
          </w:rPr>
          <w:t>malo</w:t>
        </w:r>
        <w:proofErr w:type="spellEnd"/>
        <w:r w:rsidRPr="000F4C3A">
          <w:rPr>
            <w:rFonts w:ascii="Courier New" w:hAnsi="Courier New"/>
            <w:sz w:val="18"/>
          </w:rPr>
          <w:t>/ident</w:t>
        </w:r>
      </w:ins>
    </w:p>
    <w:p w14:paraId="48B954A1" w14:textId="77777777" w:rsidR="004878EC" w:rsidRPr="000F4C3A" w:rsidRDefault="004878EC" w:rsidP="004878EC">
      <w:pPr>
        <w:rPr>
          <w:ins w:id="137" w:author="E.ON Netze" w:date="2026-06-21T14:22:00Z" w16du:dateUtc="2026-06-21T12:22:00Z"/>
        </w:rPr>
      </w:pPr>
      <w:ins w:id="138" w:author="E.ON Netze" w:date="2026-06-21T14:22:00Z" w16du:dateUtc="2026-06-21T12:22:00Z">
        <w:r w:rsidRPr="000F4C3A">
          <w:rPr>
            <w:rFonts w:ascii="Courier New" w:hAnsi="Courier New"/>
            <w:sz w:val="18"/>
          </w:rPr>
          <w:t>"@</w:t>
        </w:r>
        <w:proofErr w:type="spellStart"/>
        <w:r w:rsidRPr="000F4C3A">
          <w:rPr>
            <w:rFonts w:ascii="Courier New" w:hAnsi="Courier New"/>
            <w:sz w:val="18"/>
          </w:rPr>
          <w:t>authority</w:t>
        </w:r>
        <w:proofErr w:type="spellEnd"/>
        <w:r w:rsidRPr="000F4C3A">
          <w:rPr>
            <w:rFonts w:ascii="Courier New" w:hAnsi="Courier New"/>
            <w:sz w:val="18"/>
          </w:rPr>
          <w:t>": mabishub.com</w:t>
        </w:r>
      </w:ins>
    </w:p>
    <w:p w14:paraId="08F07AA9" w14:textId="77777777" w:rsidR="004878EC" w:rsidRPr="00E80313" w:rsidRDefault="004878EC" w:rsidP="004878EC">
      <w:pPr>
        <w:rPr>
          <w:ins w:id="139" w:author="E.ON Netze" w:date="2026-06-21T14:22:00Z" w16du:dateUtc="2026-06-21T12:22:00Z"/>
          <w:lang w:val="en-US"/>
        </w:rPr>
      </w:pPr>
      <w:ins w:id="140" w:author="E.ON Netze" w:date="2026-06-21T14:22:00Z" w16du:dateUtc="2026-06-21T12:22:00Z">
        <w:r w:rsidRPr="00E80313">
          <w:rPr>
            <w:rFonts w:ascii="Courier New" w:hAnsi="Courier New"/>
            <w:sz w:val="18"/>
            <w:lang w:val="en-US"/>
          </w:rPr>
          <w:t>"</w:t>
        </w:r>
        <w:proofErr w:type="gramStart"/>
        <w:r w:rsidRPr="00E80313">
          <w:rPr>
            <w:rFonts w:ascii="Courier New" w:hAnsi="Courier New"/>
            <w:sz w:val="18"/>
            <w:lang w:val="en-US"/>
          </w:rPr>
          <w:t>content</w:t>
        </w:r>
        <w:proofErr w:type="gramEnd"/>
        <w:r w:rsidRPr="00E80313">
          <w:rPr>
            <w:rFonts w:ascii="Courier New" w:hAnsi="Courier New"/>
            <w:sz w:val="18"/>
            <w:lang w:val="en-US"/>
          </w:rPr>
          <w:t>-type": application/</w:t>
        </w:r>
        <w:proofErr w:type="spellStart"/>
        <w:r w:rsidRPr="00E80313">
          <w:rPr>
            <w:rFonts w:ascii="Courier New" w:hAnsi="Courier New"/>
            <w:sz w:val="18"/>
            <w:lang w:val="en-US"/>
          </w:rPr>
          <w:t>json</w:t>
        </w:r>
        <w:proofErr w:type="spellEnd"/>
      </w:ins>
    </w:p>
    <w:p w14:paraId="0C9E5487" w14:textId="77777777" w:rsidR="004878EC" w:rsidRPr="00E80313" w:rsidRDefault="004878EC" w:rsidP="004878EC">
      <w:pPr>
        <w:rPr>
          <w:ins w:id="141" w:author="E.ON Netze" w:date="2026-06-21T14:22:00Z" w16du:dateUtc="2026-06-21T12:22:00Z"/>
          <w:lang w:val="en-US"/>
        </w:rPr>
      </w:pPr>
      <w:ins w:id="142" w:author="E.ON Netze" w:date="2026-06-21T14:22:00Z" w16du:dateUtc="2026-06-21T12:22:00Z">
        <w:r w:rsidRPr="00E80313">
          <w:rPr>
            <w:rFonts w:ascii="Courier New" w:hAnsi="Courier New"/>
            <w:sz w:val="18"/>
            <w:lang w:val="en-US"/>
          </w:rPr>
          <w:t>"</w:t>
        </w:r>
        <w:proofErr w:type="gramStart"/>
        <w:r w:rsidRPr="00E80313">
          <w:rPr>
            <w:rFonts w:ascii="Courier New" w:hAnsi="Courier New"/>
            <w:sz w:val="18"/>
            <w:lang w:val="en-US"/>
          </w:rPr>
          <w:t>content</w:t>
        </w:r>
        <w:proofErr w:type="gramEnd"/>
        <w:r w:rsidRPr="00E80313">
          <w:rPr>
            <w:rFonts w:ascii="Courier New" w:hAnsi="Courier New"/>
            <w:sz w:val="18"/>
            <w:lang w:val="en-US"/>
          </w:rPr>
          <w:t>-digest": sha-256=:X4vRVA7xH2sP3kLmN8qT1uWzYdFbJcOeGiKpQsSv2nA=:</w:t>
        </w:r>
      </w:ins>
    </w:p>
    <w:p w14:paraId="311D7C30" w14:textId="77777777" w:rsidR="004878EC" w:rsidRPr="00E80313" w:rsidRDefault="004878EC" w:rsidP="004878EC">
      <w:pPr>
        <w:rPr>
          <w:ins w:id="143" w:author="E.ON Netze" w:date="2026-06-21T14:22:00Z" w16du:dateUtc="2026-06-21T12:22:00Z"/>
          <w:lang w:val="en-US"/>
        </w:rPr>
      </w:pPr>
      <w:ins w:id="144" w:author="E.ON Netze" w:date="2026-06-21T14:22:00Z" w16du:dateUtc="2026-06-21T12:22:00Z">
        <w:r w:rsidRPr="00E80313">
          <w:rPr>
            <w:rFonts w:ascii="Courier New" w:hAnsi="Courier New"/>
            <w:sz w:val="18"/>
            <w:lang w:val="en-US"/>
          </w:rPr>
          <w:t>"date": Sun, 01 Jun 2026 10:15:30 GMT</w:t>
        </w:r>
      </w:ins>
    </w:p>
    <w:p w14:paraId="5331F94E" w14:textId="77777777" w:rsidR="004878EC" w:rsidRPr="00E80313" w:rsidRDefault="004878EC" w:rsidP="004878EC">
      <w:pPr>
        <w:rPr>
          <w:ins w:id="145" w:author="E.ON Netze" w:date="2026-06-21T14:22:00Z" w16du:dateUtc="2026-06-21T12:22:00Z"/>
          <w:lang w:val="en-US"/>
        </w:rPr>
      </w:pPr>
      <w:ins w:id="146" w:author="E.ON Netze" w:date="2026-06-21T14:22:00Z" w16du:dateUtc="2026-06-21T12:22:00Z">
        <w:r w:rsidRPr="00E80313">
          <w:rPr>
            <w:rFonts w:ascii="Courier New" w:hAnsi="Courier New"/>
            <w:sz w:val="18"/>
            <w:lang w:val="en-US"/>
          </w:rPr>
          <w:t>"x-request-id": 7b5d3e2a-4c1a-4c0b-xd99</w:t>
        </w:r>
      </w:ins>
    </w:p>
    <w:p w14:paraId="3F360432" w14:textId="77777777" w:rsidR="004878EC" w:rsidRPr="00E80313" w:rsidRDefault="004878EC" w:rsidP="004878EC">
      <w:pPr>
        <w:rPr>
          <w:ins w:id="147" w:author="E.ON Netze" w:date="2026-06-21T14:22:00Z" w16du:dateUtc="2026-06-21T12:22:00Z"/>
          <w:lang w:val="en-US"/>
        </w:rPr>
      </w:pPr>
      <w:ins w:id="148" w:author="E.ON Netze" w:date="2026-06-21T14:22:00Z" w16du:dateUtc="2026-06-21T12:22:00Z">
        <w:r w:rsidRPr="00E80313">
          <w:rPr>
            <w:rFonts w:ascii="Courier New" w:hAnsi="Courier New"/>
            <w:sz w:val="18"/>
            <w:lang w:val="en-US"/>
          </w:rPr>
          <w:t>"@signature-params": ("@method" "@path" "@authority" "content-type"</w:t>
        </w:r>
      </w:ins>
    </w:p>
    <w:p w14:paraId="164BCA5C" w14:textId="77777777" w:rsidR="004878EC" w:rsidRPr="00E80313" w:rsidRDefault="004878EC" w:rsidP="004878EC">
      <w:pPr>
        <w:rPr>
          <w:ins w:id="149" w:author="E.ON Netze" w:date="2026-06-21T14:22:00Z" w16du:dateUtc="2026-06-21T12:22:00Z"/>
          <w:lang w:val="en-US"/>
        </w:rPr>
      </w:pPr>
      <w:ins w:id="150" w:author="E.ON Netze" w:date="2026-06-21T14:22:00Z" w16du:dateUtc="2026-06-21T12:22:00Z">
        <w:r w:rsidRPr="00E80313">
          <w:rPr>
            <w:rFonts w:ascii="Courier New" w:hAnsi="Courier New"/>
            <w:sz w:val="18"/>
            <w:lang w:val="en-US"/>
          </w:rPr>
          <w:t xml:space="preserve">  "</w:t>
        </w:r>
        <w:proofErr w:type="gramStart"/>
        <w:r w:rsidRPr="00E80313">
          <w:rPr>
            <w:rFonts w:ascii="Courier New" w:hAnsi="Courier New"/>
            <w:sz w:val="18"/>
            <w:lang w:val="en-US"/>
          </w:rPr>
          <w:t>content</w:t>
        </w:r>
        <w:proofErr w:type="gramEnd"/>
        <w:r w:rsidRPr="00E80313">
          <w:rPr>
            <w:rFonts w:ascii="Courier New" w:hAnsi="Courier New"/>
            <w:sz w:val="18"/>
            <w:lang w:val="en-US"/>
          </w:rPr>
          <w:t>-digest" "date" "x-request-id");</w:t>
        </w:r>
      </w:ins>
    </w:p>
    <w:p w14:paraId="749ED6E1" w14:textId="77777777" w:rsidR="004878EC" w:rsidRPr="00E80313" w:rsidRDefault="004878EC" w:rsidP="004878EC">
      <w:pPr>
        <w:rPr>
          <w:ins w:id="151" w:author="E.ON Netze" w:date="2026-06-21T14:22:00Z" w16du:dateUtc="2026-06-21T12:22:00Z"/>
          <w:lang w:val="en-US"/>
        </w:rPr>
      </w:pPr>
      <w:ins w:id="152" w:author="E.ON Netze" w:date="2026-06-21T14:22:00Z" w16du:dateUtc="2026-06-21T12:22:00Z">
        <w:r w:rsidRPr="00E80313">
          <w:rPr>
            <w:rFonts w:ascii="Courier New" w:hAnsi="Courier New"/>
            <w:sz w:val="18"/>
            <w:lang w:val="en-US"/>
          </w:rPr>
          <w:t xml:space="preserve">  created=1748772930;keyid="EMT.API.NB-12345";alg="ecdsa-p256-sha256"</w:t>
        </w:r>
      </w:ins>
    </w:p>
    <w:p w14:paraId="0CA65D11" w14:textId="77777777" w:rsidR="004878EC" w:rsidRDefault="004878EC" w:rsidP="004878EC">
      <w:pPr>
        <w:rPr>
          <w:ins w:id="153" w:author="E.ON Netze" w:date="2026-06-21T14:22:00Z" w16du:dateUtc="2026-06-21T12:22:00Z"/>
        </w:rPr>
      </w:pPr>
      <w:ins w:id="154" w:author="E.ON Netze" w:date="2026-06-21T14:22:00Z" w16du:dateUtc="2026-06-21T12:22:00Z">
        <w:r>
          <w:t>Diese Zeichenkette — und ausschließlich diese — ist die Eingabe für die kryptographische Signaturberechnung in Schritt 3.3.5.</w:t>
        </w:r>
      </w:ins>
    </w:p>
    <w:p w14:paraId="654D1B3B" w14:textId="77777777" w:rsidR="004878EC" w:rsidRDefault="004878EC" w:rsidP="004878EC">
      <w:pPr>
        <w:pStyle w:val="berschrift3"/>
        <w:rPr>
          <w:ins w:id="155" w:author="E.ON Netze" w:date="2026-06-21T14:22:00Z" w16du:dateUtc="2026-06-21T12:22:00Z"/>
        </w:rPr>
      </w:pPr>
      <w:bookmarkStart w:id="156" w:name="_Toc233791598"/>
      <w:ins w:id="157" w:author="E.ON Netze" w:date="2026-06-21T14:22:00Z" w16du:dateUtc="2026-06-21T12:22:00Z">
        <w:r>
          <w:lastRenderedPageBreak/>
          <w:t>Schritt 5 — Signatur berechnen</w:t>
        </w:r>
        <w:bookmarkEnd w:id="156"/>
      </w:ins>
    </w:p>
    <w:p w14:paraId="5581F06E" w14:textId="77777777" w:rsidR="00D621DF" w:rsidRDefault="00D621DF" w:rsidP="00D621DF">
      <w:pPr>
        <w:rPr>
          <w:ins w:id="158" w:author="Hoffmann, Rene" w:date="2026-07-01T09:42:00Z" w16du:dateUtc="2026-07-01T07:42:00Z"/>
        </w:rPr>
      </w:pPr>
      <w:ins w:id="159" w:author="Hoffmann, Rene" w:date="2026-07-01T09:42:00Z" w16du:dateUtc="2026-07-01T07:42:00Z">
        <w:r>
          <w:rPr>
            <w:b/>
            <w:bCs/>
          </w:rPr>
          <w:t xml:space="preserve">Referenz: </w:t>
        </w:r>
        <w:r w:rsidRPr="00D621DF">
          <w:rPr>
            <w:color w:val="1A3A5C"/>
          </w:rPr>
          <w:t>[RFC9421]</w:t>
        </w:r>
        <w:r w:rsidRPr="00D621DF">
          <w:t>,</w:t>
        </w:r>
        <w:r>
          <w:t xml:space="preserve"> Kapitel 3.3 (ECDSA </w:t>
        </w:r>
        <w:proofErr w:type="spellStart"/>
        <w:r>
          <w:t>Using</w:t>
        </w:r>
        <w:proofErr w:type="spellEnd"/>
        <w:r>
          <w:t xml:space="preserve"> </w:t>
        </w:r>
        <w:proofErr w:type="spellStart"/>
        <w:r>
          <w:t>Curve</w:t>
        </w:r>
        <w:proofErr w:type="spellEnd"/>
        <w:r>
          <w:t xml:space="preserve"> P-256 DSS and SHA-256), in Verbindung mit [RFC7518], Abschnitt 3.4, [FIPS-186-5] und [TR03111].</w:t>
        </w:r>
      </w:ins>
    </w:p>
    <w:p w14:paraId="4A8337E1" w14:textId="77777777" w:rsidR="004878EC" w:rsidRDefault="004878EC" w:rsidP="004878EC">
      <w:pPr>
        <w:rPr>
          <w:ins w:id="160" w:author="E.ON Netze" w:date="2026-06-21T14:22:00Z" w16du:dateUtc="2026-06-21T12:22:00Z"/>
        </w:rPr>
      </w:pPr>
      <w:ins w:id="161" w:author="E.ON Netze" w:date="2026-06-21T14:22:00Z" w16du:dateUtc="2026-06-21T12:22:00Z">
        <w:r>
          <w:rPr>
            <w:color w:val="C20000"/>
          </w:rPr>
          <w:t xml:space="preserve">MUST </w:t>
        </w:r>
        <w:r>
          <w:t xml:space="preserve">Über die Signaturbasis aus Schritt 3.3.4 MUSS eine ECDSA-Signatur mit der Kurve P-256 und dem Hashalgorithmus SHA-256 berechnet werden: </w:t>
        </w:r>
        <w:proofErr w:type="gramStart"/>
        <w:r>
          <w:t>ECDSA(</w:t>
        </w:r>
        <w:proofErr w:type="gramEnd"/>
        <w:r>
          <w:t xml:space="preserve">Signaturbasis, PKS, SHA-256), wobei PKS den privaten Signaturschlüssel des Senders bezeichnet. Das Ergebnis (r, s) MUSS im Plain-Format gemäß [TR03111] kodiert werden (je 32 Byte für r und s, 64 Byte gesamt, kein ASN.1-/DER-Wrapper) und anschließend gemäß [RFC4648], Kapitel 4, BASE64-kodiert im HTTP-Header </w:t>
        </w:r>
        <w:proofErr w:type="spellStart"/>
        <w:r>
          <w:t>Signature</w:t>
        </w:r>
        <w:proofErr w:type="spellEnd"/>
        <w:r>
          <w:t xml:space="preserve"> übertragen werden.</w:t>
        </w:r>
      </w:ins>
    </w:p>
    <w:p w14:paraId="27039126" w14:textId="77777777" w:rsidR="004878EC" w:rsidRDefault="004878EC" w:rsidP="004878EC">
      <w:pPr>
        <w:rPr>
          <w:ins w:id="162" w:author="E.ON Netze" w:date="2026-06-21T14:22:00Z" w16du:dateUtc="2026-06-21T12:22:00Z"/>
        </w:rPr>
      </w:pPr>
      <w:ins w:id="163" w:author="E.ON Netze" w:date="2026-06-21T14:22:00Z" w16du:dateUtc="2026-06-21T12:22:00Z">
        <w:r>
          <w:rPr>
            <w:b/>
            <w:bCs/>
          </w:rPr>
          <w:t xml:space="preserve">Beispiel: </w:t>
        </w:r>
        <w:r>
          <w:t>Der berechnete und kodierte Signaturwert für den Beispiel-Request ergibt folgenden Header:</w:t>
        </w:r>
      </w:ins>
    </w:p>
    <w:p w14:paraId="4EE4338C" w14:textId="77777777" w:rsidR="004878EC" w:rsidRDefault="004878EC" w:rsidP="004878EC">
      <w:pPr>
        <w:rPr>
          <w:ins w:id="164" w:author="E.ON Netze" w:date="2026-06-21T14:22:00Z" w16du:dateUtc="2026-06-21T12:22:00Z"/>
        </w:rPr>
      </w:pPr>
      <w:proofErr w:type="spellStart"/>
      <w:ins w:id="165" w:author="E.ON Netze" w:date="2026-06-21T14:22:00Z" w16du:dateUtc="2026-06-21T12:22:00Z">
        <w:r>
          <w:rPr>
            <w:rFonts w:ascii="Courier New" w:hAnsi="Courier New"/>
            <w:sz w:val="18"/>
          </w:rPr>
          <w:t>Signature</w:t>
        </w:r>
        <w:proofErr w:type="spellEnd"/>
        <w:r>
          <w:rPr>
            <w:rFonts w:ascii="Courier New" w:hAnsi="Courier New"/>
            <w:sz w:val="18"/>
          </w:rPr>
          <w:t>: sig1</w:t>
        </w:r>
        <w:proofErr w:type="gramStart"/>
        <w:r>
          <w:rPr>
            <w:rFonts w:ascii="Courier New" w:hAnsi="Courier New"/>
            <w:sz w:val="18"/>
          </w:rPr>
          <w:t>=:MEUCIQCx</w:t>
        </w:r>
        <w:proofErr w:type="gramEnd"/>
        <w:r>
          <w:rPr>
            <w:rFonts w:ascii="Courier New" w:hAnsi="Courier New"/>
            <w:sz w:val="18"/>
          </w:rPr>
          <w:t>9vK2pX8mRtLsNwQzYcFbJdOeGiKpAsSv3nB1uWzYdA</w:t>
        </w:r>
      </w:ins>
    </w:p>
    <w:p w14:paraId="239A6C69" w14:textId="77777777" w:rsidR="004878EC" w:rsidRDefault="004878EC" w:rsidP="004878EC">
      <w:pPr>
        <w:rPr>
          <w:ins w:id="166" w:author="E.ON Netze" w:date="2026-06-21T14:22:00Z" w16du:dateUtc="2026-06-21T12:22:00Z"/>
        </w:rPr>
      </w:pPr>
      <w:ins w:id="167" w:author="E.ON Netze" w:date="2026-06-21T14:22:00Z" w16du:dateUtc="2026-06-21T12:22:00Z">
        <w:r>
          <w:rPr>
            <w:rFonts w:ascii="Courier New" w:hAnsi="Courier New"/>
            <w:sz w:val="18"/>
          </w:rPr>
          <w:t xml:space="preserve">  IgAP4vRVA7xH2sP3kLmN8qT1uWzYdFbJcOeGiKpQsSv2nABC:</w:t>
        </w:r>
      </w:ins>
    </w:p>
    <w:p w14:paraId="763DB6DB" w14:textId="77777777" w:rsidR="004878EC" w:rsidRDefault="004878EC" w:rsidP="004878EC">
      <w:pPr>
        <w:rPr>
          <w:ins w:id="168" w:author="E.ON Netze" w:date="2026-06-21T14:22:00Z" w16du:dateUtc="2026-06-21T12:22:00Z"/>
        </w:rPr>
      </w:pPr>
      <w:ins w:id="169" w:author="E.ON Netze" w:date="2026-06-21T14:22:00Z" w16du:dateUtc="2026-06-21T12:22:00Z">
        <w:r>
          <w:rPr>
            <w:b/>
            <w:bCs/>
          </w:rPr>
          <w:t xml:space="preserve">Hinweis: </w:t>
        </w:r>
        <w:r>
          <w:t>Der Signaturwert ist ein Beispielwert zur Veranschaulichung des Formats; der tatsächliche Wert ergibt sich aus dem privaten SM-PKI-Schlüssel des jeweiligen Senders und ist für identische Eingaben mit unterschiedlichen Schlüsseln unterschiedlich.</w:t>
        </w:r>
      </w:ins>
    </w:p>
    <w:p w14:paraId="389CF109" w14:textId="77777777" w:rsidR="004878EC" w:rsidRDefault="004878EC" w:rsidP="004878EC">
      <w:pPr>
        <w:pStyle w:val="berschrift3"/>
        <w:rPr>
          <w:ins w:id="170" w:author="E.ON Netze" w:date="2026-06-21T14:22:00Z" w16du:dateUtc="2026-06-21T12:22:00Z"/>
        </w:rPr>
      </w:pPr>
      <w:bookmarkStart w:id="171" w:name="_Toc233791599"/>
      <w:ins w:id="172" w:author="E.ON Netze" w:date="2026-06-21T14:22:00Z" w16du:dateUtc="2026-06-21T12:22:00Z">
        <w:r>
          <w:t>Replay-Schutz</w:t>
        </w:r>
        <w:bookmarkEnd w:id="171"/>
      </w:ins>
    </w:p>
    <w:p w14:paraId="100AA9D4" w14:textId="77777777" w:rsidR="00D621DF" w:rsidRDefault="00D621DF" w:rsidP="00D621DF">
      <w:pPr>
        <w:rPr>
          <w:ins w:id="173" w:author="Hoffmann, Rene" w:date="2026-07-01T09:43:00Z" w16du:dateUtc="2026-07-01T07:43:00Z"/>
        </w:rPr>
      </w:pPr>
      <w:ins w:id="174" w:author="Hoffmann, Rene" w:date="2026-07-01T09:43:00Z" w16du:dateUtc="2026-07-01T07:43:00Z">
        <w:r>
          <w:rPr>
            <w:b/>
            <w:bCs/>
          </w:rPr>
          <w:t xml:space="preserve">Referenz: </w:t>
        </w:r>
        <w:r w:rsidRPr="00D621DF">
          <w:rPr>
            <w:color w:val="1A3A5C"/>
          </w:rPr>
          <w:t>[RFC9421]</w:t>
        </w:r>
        <w:r w:rsidRPr="00D621DF">
          <w:t>,</w:t>
        </w:r>
        <w:r>
          <w:t xml:space="preserve"> Kapitel 2.5 (</w:t>
        </w:r>
        <w:proofErr w:type="spellStart"/>
        <w:r>
          <w:t>created</w:t>
        </w:r>
        <w:proofErr w:type="spellEnd"/>
        <w:r>
          <w:t>-Parameter) und Kapitel 3.2 (</w:t>
        </w:r>
        <w:proofErr w:type="spellStart"/>
        <w:r>
          <w:t>Verifying</w:t>
        </w:r>
        <w:proofErr w:type="spellEnd"/>
        <w:r>
          <w:t xml:space="preserve"> a </w:t>
        </w:r>
        <w:proofErr w:type="spellStart"/>
        <w:r>
          <w:t>Signature</w:t>
        </w:r>
        <w:proofErr w:type="spellEnd"/>
        <w:r>
          <w:t>, insbesondere Verarbeitung des Zeitfensters).</w:t>
        </w:r>
      </w:ins>
    </w:p>
    <w:p w14:paraId="2A39CC1F" w14:textId="77777777" w:rsidR="004878EC" w:rsidRDefault="004878EC" w:rsidP="004878EC">
      <w:pPr>
        <w:rPr>
          <w:ins w:id="175" w:author="E.ON Netze" w:date="2026-06-21T14:22:00Z" w16du:dateUtc="2026-06-21T12:22:00Z"/>
        </w:rPr>
      </w:pPr>
      <w:ins w:id="176" w:author="E.ON Netze" w:date="2026-06-21T14:22:00Z" w16du:dateUtc="2026-06-21T12:22:00Z">
        <w:r>
          <w:t>Das bisherige Verfahren (Hash-Konkatenation, X-BDEW-SIGNATURE) enthielt keinen verbindlich spezifizierten Replay-Schutz: Eine abgefangene, gültig signierte Anfrage konnte beliebig oft wiederholt werden, ohne dass die Signatur ungültig wurde. RFC 9421 schließt diese Lücke durch zwei Mechanismen:</w:t>
        </w:r>
      </w:ins>
    </w:p>
    <w:p w14:paraId="06589602" w14:textId="77777777" w:rsidR="004878EC" w:rsidRDefault="004878EC" w:rsidP="004878EC">
      <w:pPr>
        <w:pStyle w:val="Aufzhlungszeichen"/>
        <w:rPr>
          <w:ins w:id="177" w:author="E.ON Netze" w:date="2026-06-21T14:22:00Z" w16du:dateUtc="2026-06-21T12:22:00Z"/>
        </w:rPr>
      </w:pPr>
      <w:ins w:id="178" w:author="E.ON Netze" w:date="2026-06-21T14:22:00Z" w16du:dateUtc="2026-06-21T12:22:00Z">
        <w:r>
          <w:rPr>
            <w:color w:val="C20000"/>
          </w:rPr>
          <w:t xml:space="preserve">MUST </w:t>
        </w:r>
        <w:r>
          <w:t xml:space="preserve">Der </w:t>
        </w:r>
        <w:proofErr w:type="spellStart"/>
        <w:r>
          <w:rPr>
            <w:rFonts w:ascii="Courier New" w:hAnsi="Courier New"/>
            <w:sz w:val="18"/>
          </w:rPr>
          <w:t>created</w:t>
        </w:r>
        <w:proofErr w:type="spellEnd"/>
        <w:r>
          <w:t xml:space="preserve">-Parameter im </w:t>
        </w:r>
        <w:proofErr w:type="spellStart"/>
        <w:r>
          <w:t>Signature</w:t>
        </w:r>
        <w:proofErr w:type="spellEnd"/>
        <w:r>
          <w:t>-Input (Schritt 3.3.3) MUSS den Unix-</w:t>
        </w:r>
        <w:proofErr w:type="spellStart"/>
        <w:r>
          <w:t>Timestamp</w:t>
        </w:r>
        <w:proofErr w:type="spellEnd"/>
        <w:r>
          <w:t xml:space="preserve"> der Signaturerstellung enthalten [RFC9421, §2.5]. Da dieser Parameter Teil der Signaturbasis ist, kann er nicht nachträglich verändert werden, ohne die Signatur ungültig zu machen.</w:t>
        </w:r>
      </w:ins>
    </w:p>
    <w:p w14:paraId="0F7F8EEA" w14:textId="77777777" w:rsidR="004878EC" w:rsidRDefault="004878EC" w:rsidP="004878EC">
      <w:pPr>
        <w:pStyle w:val="Aufzhlungszeichen"/>
        <w:rPr>
          <w:ins w:id="179" w:author="E.ON Netze" w:date="2026-06-21T14:22:00Z" w16du:dateUtc="2026-06-21T12:22:00Z"/>
        </w:rPr>
      </w:pPr>
      <w:ins w:id="180" w:author="E.ON Netze" w:date="2026-06-21T14:22:00Z" w16du:dateUtc="2026-06-21T12:22:00Z">
        <w:r>
          <w:rPr>
            <w:color w:val="C20000"/>
          </w:rPr>
          <w:t xml:space="preserve">MUST </w:t>
        </w:r>
        <w:r>
          <w:t xml:space="preserve">Der empfangende Server MUSS Requests ablehnen, deren </w:t>
        </w:r>
        <w:proofErr w:type="spellStart"/>
        <w:r>
          <w:rPr>
            <w:rFonts w:ascii="Courier New" w:hAnsi="Courier New"/>
            <w:sz w:val="18"/>
          </w:rPr>
          <w:t>created</w:t>
        </w:r>
        <w:proofErr w:type="spellEnd"/>
        <w:r>
          <w:t xml:space="preserve">-Wert außerhalb eines konfigurierbaren Akzeptanzfensters liegt (empfohlen: ±300 Sekunden) [RFC9421, §3.2]. Anfragen mit einem </w:t>
        </w:r>
        <w:proofErr w:type="spellStart"/>
        <w:r>
          <w:rPr>
            <w:rFonts w:ascii="Courier New" w:hAnsi="Courier New"/>
            <w:sz w:val="18"/>
          </w:rPr>
          <w:t>created</w:t>
        </w:r>
        <w:proofErr w:type="spellEnd"/>
        <w:r>
          <w:t>-Wert, der weiter als das Akzeptanzfenster in der Vergangenheit liegt, MÜSSEN mit HTTP-Status 401 abgelehnt werden.</w:t>
        </w:r>
      </w:ins>
    </w:p>
    <w:p w14:paraId="2B9A65B9" w14:textId="77777777" w:rsidR="004878EC" w:rsidRDefault="004878EC" w:rsidP="004878EC">
      <w:pPr>
        <w:pStyle w:val="Aufzhlungszeichen"/>
        <w:rPr>
          <w:ins w:id="181" w:author="E.ON Netze" w:date="2026-06-21T14:22:00Z" w16du:dateUtc="2026-06-21T12:22:00Z"/>
        </w:rPr>
      </w:pPr>
      <w:ins w:id="182" w:author="E.ON Netze" w:date="2026-06-21T14:22:00Z" w16du:dateUtc="2026-06-21T12:22:00Z">
        <w:r>
          <w:rPr>
            <w:color w:val="C20000"/>
          </w:rPr>
          <w:t xml:space="preserve">SHOULD </w:t>
        </w:r>
        <w:r>
          <w:t xml:space="preserve">Der empfangende Server SOLLTE zusätzlich sicherstellen, dass die Kombination aus </w:t>
        </w:r>
        <w:proofErr w:type="spellStart"/>
        <w:r>
          <w:rPr>
            <w:rFonts w:ascii="Courier New" w:hAnsi="Courier New"/>
            <w:sz w:val="18"/>
          </w:rPr>
          <w:t>keyid</w:t>
        </w:r>
        <w:proofErr w:type="spellEnd"/>
        <w:r>
          <w:t xml:space="preserve"> und </w:t>
        </w:r>
        <w:proofErr w:type="spellStart"/>
        <w:r>
          <w:rPr>
            <w:rFonts w:ascii="Courier New" w:hAnsi="Courier New"/>
            <w:sz w:val="18"/>
          </w:rPr>
          <w:t>created</w:t>
        </w:r>
        <w:proofErr w:type="spellEnd"/>
        <w:r>
          <w:t xml:space="preserve"> innerhalb des Akzeptanzfensters nicht mehrfach verarbeitet wird (Nonce-Prüfung durch kurzfristige Zwischenspeicherung bereits verarbeiteter Signaturwerte).</w:t>
        </w:r>
      </w:ins>
    </w:p>
    <w:p w14:paraId="17FD13D3" w14:textId="77777777" w:rsidR="00F9124D" w:rsidRDefault="00F9124D" w:rsidP="00F9124D">
      <w:pPr>
        <w:rPr>
          <w:ins w:id="183" w:author="Hoffmann, Rene" w:date="2026-07-01T09:44:00Z" w16du:dateUtc="2026-07-01T07:44:00Z"/>
        </w:rPr>
      </w:pPr>
      <w:ins w:id="184" w:author="Hoffmann, Rene" w:date="2026-07-01T09:44:00Z" w16du:dateUtc="2026-07-01T07:44:00Z">
        <w:r>
          <w:t>Da @method und @path Teil der Signaturbasis sind (Schritt 3.3.4), ist zusätzlich ausgeschlossen, dass ein gültig signierter Request auf einen anderen Endpunkt oder mit einer anderen HTTP-Methode wiederverwendet wird, zum Beispiel: Ein für POST /</w:t>
        </w:r>
        <w:proofErr w:type="spellStart"/>
        <w:r>
          <w:t>malo</w:t>
        </w:r>
        <w:proofErr w:type="spellEnd"/>
        <w:r>
          <w:t>/ident signierter Request ist nicht für POST /</w:t>
        </w:r>
        <w:proofErr w:type="spellStart"/>
        <w:r>
          <w:t>malo</w:t>
        </w:r>
        <w:proofErr w:type="spellEnd"/>
        <w:r>
          <w:t>/</w:t>
        </w:r>
        <w:proofErr w:type="spellStart"/>
        <w:r>
          <w:t>delete</w:t>
        </w:r>
        <w:proofErr w:type="spellEnd"/>
        <w:r>
          <w:t xml:space="preserve"> oder GET /</w:t>
        </w:r>
        <w:proofErr w:type="spellStart"/>
        <w:r>
          <w:t>malo</w:t>
        </w:r>
        <w:proofErr w:type="spellEnd"/>
        <w:r>
          <w:t>/ident gültig.</w:t>
        </w:r>
      </w:ins>
    </w:p>
    <w:p w14:paraId="12992FD6" w14:textId="77777777" w:rsidR="004878EC" w:rsidRDefault="004878EC" w:rsidP="004878EC">
      <w:pPr>
        <w:pStyle w:val="berschrift3"/>
        <w:rPr>
          <w:ins w:id="185" w:author="E.ON Netze" w:date="2026-06-21T14:22:00Z" w16du:dateUtc="2026-06-21T12:22:00Z"/>
        </w:rPr>
      </w:pPr>
      <w:bookmarkStart w:id="186" w:name="_Toc233791600"/>
      <w:ins w:id="187" w:author="E.ON Netze" w:date="2026-06-21T14:22:00Z" w16du:dateUtc="2026-06-21T12:22:00Z">
        <w:r>
          <w:lastRenderedPageBreak/>
          <w:t>Vollständiger signierter Request</w:t>
        </w:r>
        <w:bookmarkEnd w:id="186"/>
      </w:ins>
    </w:p>
    <w:p w14:paraId="19CCDE71" w14:textId="77777777" w:rsidR="004878EC" w:rsidRDefault="004878EC" w:rsidP="004878EC">
      <w:pPr>
        <w:rPr>
          <w:ins w:id="188" w:author="E.ON Netze" w:date="2026-06-21T14:22:00Z" w16du:dateUtc="2026-06-21T12:22:00Z"/>
        </w:rPr>
      </w:pPr>
      <w:ins w:id="189" w:author="E.ON Netze" w:date="2026-06-21T14:22:00Z" w16du:dateUtc="2026-06-21T12:22:00Z">
        <w:r>
          <w:t>Aus den fünf Schritten ergibt sich der vollständige, signierte HTTP/2-Request:</w:t>
        </w:r>
      </w:ins>
    </w:p>
    <w:p w14:paraId="637E4348" w14:textId="77777777" w:rsidR="004878EC" w:rsidRPr="00E80313" w:rsidRDefault="004878EC" w:rsidP="004878EC">
      <w:pPr>
        <w:rPr>
          <w:ins w:id="190" w:author="E.ON Netze" w:date="2026-06-21T14:22:00Z" w16du:dateUtc="2026-06-21T12:22:00Z"/>
          <w:lang w:val="en-US"/>
        </w:rPr>
      </w:pPr>
      <w:ins w:id="191" w:author="E.ON Netze" w:date="2026-06-21T14:22:00Z" w16du:dateUtc="2026-06-21T12:22:00Z">
        <w:r w:rsidRPr="00E80313">
          <w:rPr>
            <w:rFonts w:ascii="Courier New" w:hAnsi="Courier New"/>
            <w:sz w:val="18"/>
            <w:lang w:val="en-US"/>
          </w:rPr>
          <w:t>POST /</w:t>
        </w:r>
        <w:proofErr w:type="spellStart"/>
        <w:r w:rsidRPr="00E80313">
          <w:rPr>
            <w:rFonts w:ascii="Courier New" w:hAnsi="Courier New"/>
            <w:sz w:val="18"/>
            <w:lang w:val="en-US"/>
          </w:rPr>
          <w:t>malo</w:t>
        </w:r>
        <w:proofErr w:type="spellEnd"/>
        <w:r w:rsidRPr="00E80313">
          <w:rPr>
            <w:rFonts w:ascii="Courier New" w:hAnsi="Courier New"/>
            <w:sz w:val="18"/>
            <w:lang w:val="en-US"/>
          </w:rPr>
          <w:t>/ident HTTP/2</w:t>
        </w:r>
      </w:ins>
    </w:p>
    <w:p w14:paraId="7DE7FDC4" w14:textId="77777777" w:rsidR="004878EC" w:rsidRPr="00E80313" w:rsidRDefault="004878EC" w:rsidP="004878EC">
      <w:pPr>
        <w:rPr>
          <w:ins w:id="192" w:author="E.ON Netze" w:date="2026-06-21T14:22:00Z" w16du:dateUtc="2026-06-21T12:22:00Z"/>
          <w:lang w:val="en-US"/>
        </w:rPr>
      </w:pPr>
      <w:ins w:id="193" w:author="E.ON Netze" w:date="2026-06-21T14:22:00Z" w16du:dateUtc="2026-06-21T12:22:00Z">
        <w:r w:rsidRPr="00E80313">
          <w:rPr>
            <w:rFonts w:ascii="Courier New" w:hAnsi="Courier New"/>
            <w:sz w:val="18"/>
            <w:lang w:val="en-US"/>
          </w:rPr>
          <w:t>Host: mabishub.com</w:t>
        </w:r>
      </w:ins>
    </w:p>
    <w:p w14:paraId="47FF3586" w14:textId="77777777" w:rsidR="004878EC" w:rsidRPr="00E80313" w:rsidRDefault="004878EC" w:rsidP="004878EC">
      <w:pPr>
        <w:rPr>
          <w:ins w:id="194" w:author="E.ON Netze" w:date="2026-06-21T14:22:00Z" w16du:dateUtc="2026-06-21T12:22:00Z"/>
          <w:lang w:val="en-US"/>
        </w:rPr>
      </w:pPr>
      <w:ins w:id="195" w:author="E.ON Netze" w:date="2026-06-21T14:22:00Z" w16du:dateUtc="2026-06-21T12:22:00Z">
        <w:r w:rsidRPr="00E80313">
          <w:rPr>
            <w:rFonts w:ascii="Courier New" w:hAnsi="Courier New"/>
            <w:sz w:val="18"/>
            <w:lang w:val="en-US"/>
          </w:rPr>
          <w:t>Content-Type: application/</w:t>
        </w:r>
        <w:proofErr w:type="spellStart"/>
        <w:r w:rsidRPr="00E80313">
          <w:rPr>
            <w:rFonts w:ascii="Courier New" w:hAnsi="Courier New"/>
            <w:sz w:val="18"/>
            <w:lang w:val="en-US"/>
          </w:rPr>
          <w:t>json</w:t>
        </w:r>
        <w:proofErr w:type="spellEnd"/>
      </w:ins>
    </w:p>
    <w:p w14:paraId="24B5301F" w14:textId="77777777" w:rsidR="004878EC" w:rsidRPr="00E80313" w:rsidRDefault="004878EC" w:rsidP="004878EC">
      <w:pPr>
        <w:rPr>
          <w:ins w:id="196" w:author="E.ON Netze" w:date="2026-06-21T14:22:00Z" w16du:dateUtc="2026-06-21T12:22:00Z"/>
          <w:lang w:val="en-US"/>
        </w:rPr>
      </w:pPr>
      <w:ins w:id="197" w:author="E.ON Netze" w:date="2026-06-21T14:22:00Z" w16du:dateUtc="2026-06-21T12:22:00Z">
        <w:r w:rsidRPr="00E80313">
          <w:rPr>
            <w:rFonts w:ascii="Courier New" w:hAnsi="Courier New"/>
            <w:sz w:val="18"/>
            <w:lang w:val="en-US"/>
          </w:rPr>
          <w:t>Accept: application/</w:t>
        </w:r>
        <w:proofErr w:type="spellStart"/>
        <w:r w:rsidRPr="00E80313">
          <w:rPr>
            <w:rFonts w:ascii="Courier New" w:hAnsi="Courier New"/>
            <w:sz w:val="18"/>
            <w:lang w:val="en-US"/>
          </w:rPr>
          <w:t>json</w:t>
        </w:r>
        <w:proofErr w:type="spellEnd"/>
      </w:ins>
    </w:p>
    <w:p w14:paraId="5603D1F4" w14:textId="77777777" w:rsidR="004878EC" w:rsidRPr="00E80313" w:rsidRDefault="004878EC" w:rsidP="004878EC">
      <w:pPr>
        <w:rPr>
          <w:ins w:id="198" w:author="E.ON Netze" w:date="2026-06-21T14:22:00Z" w16du:dateUtc="2026-06-21T12:22:00Z"/>
          <w:lang w:val="en-US"/>
        </w:rPr>
      </w:pPr>
      <w:ins w:id="199" w:author="E.ON Netze" w:date="2026-06-21T14:22:00Z" w16du:dateUtc="2026-06-21T12:22:00Z">
        <w:r w:rsidRPr="00E80313">
          <w:rPr>
            <w:rFonts w:ascii="Courier New" w:hAnsi="Courier New"/>
            <w:sz w:val="18"/>
            <w:lang w:val="en-US"/>
          </w:rPr>
          <w:t>Date: Sun, 01 Jun 2026 10:15:30 GMT</w:t>
        </w:r>
      </w:ins>
    </w:p>
    <w:p w14:paraId="6B9A5C6C" w14:textId="77777777" w:rsidR="004878EC" w:rsidRPr="00E80313" w:rsidRDefault="004878EC" w:rsidP="004878EC">
      <w:pPr>
        <w:rPr>
          <w:ins w:id="200" w:author="E.ON Netze" w:date="2026-06-21T14:22:00Z" w16du:dateUtc="2026-06-21T12:22:00Z"/>
          <w:lang w:val="en-US"/>
        </w:rPr>
      </w:pPr>
      <w:ins w:id="201" w:author="E.ON Netze" w:date="2026-06-21T14:22:00Z" w16du:dateUtc="2026-06-21T12:22:00Z">
        <w:r w:rsidRPr="00E80313">
          <w:rPr>
            <w:rFonts w:ascii="Courier New" w:hAnsi="Courier New"/>
            <w:sz w:val="18"/>
            <w:lang w:val="en-US"/>
          </w:rPr>
          <w:t>X-Request-Id: 7b5d3e2a-4c1a-4c0b-xd99</w:t>
        </w:r>
      </w:ins>
    </w:p>
    <w:p w14:paraId="1BD892D3" w14:textId="77777777" w:rsidR="004878EC" w:rsidRPr="00E80313" w:rsidRDefault="004878EC" w:rsidP="004878EC">
      <w:pPr>
        <w:rPr>
          <w:ins w:id="202" w:author="E.ON Netze" w:date="2026-06-21T14:22:00Z" w16du:dateUtc="2026-06-21T12:22:00Z"/>
          <w:lang w:val="en-US"/>
        </w:rPr>
      </w:pPr>
      <w:ins w:id="203" w:author="E.ON Netze" w:date="2026-06-21T14:22:00Z" w16du:dateUtc="2026-06-21T12:22:00Z">
        <w:r w:rsidRPr="00E80313">
          <w:rPr>
            <w:rFonts w:ascii="Courier New" w:hAnsi="Courier New"/>
            <w:sz w:val="18"/>
            <w:lang w:val="en-US"/>
          </w:rPr>
          <w:t xml:space="preserve">X-Api-Spec-Ref: </w:t>
        </w:r>
        <w:proofErr w:type="spellStart"/>
        <w:r w:rsidRPr="00E80313">
          <w:rPr>
            <w:rFonts w:ascii="Courier New" w:hAnsi="Courier New"/>
            <w:sz w:val="18"/>
            <w:lang w:val="en-US"/>
          </w:rPr>
          <w:t>git:EDI-Energy</w:t>
        </w:r>
        <w:proofErr w:type="spellEnd"/>
        <w:r w:rsidRPr="00E80313">
          <w:rPr>
            <w:rFonts w:ascii="Courier New" w:hAnsi="Courier New"/>
            <w:sz w:val="18"/>
            <w:lang w:val="en-US"/>
          </w:rPr>
          <w:t>/</w:t>
        </w:r>
        <w:proofErr w:type="spellStart"/>
        <w:r w:rsidRPr="00E80313">
          <w:rPr>
            <w:rFonts w:ascii="Courier New" w:hAnsi="Courier New"/>
            <w:sz w:val="18"/>
            <w:lang w:val="en-US"/>
          </w:rPr>
          <w:t>api</w:t>
        </w:r>
        <w:proofErr w:type="spellEnd"/>
        <w:r w:rsidRPr="00E80313">
          <w:rPr>
            <w:rFonts w:ascii="Courier New" w:hAnsi="Courier New"/>
            <w:sz w:val="18"/>
            <w:lang w:val="en-US"/>
          </w:rPr>
          <w:t>-electricity</w:t>
        </w:r>
      </w:ins>
    </w:p>
    <w:p w14:paraId="5E85583B" w14:textId="77777777" w:rsidR="004878EC" w:rsidRPr="00E80313" w:rsidRDefault="004878EC" w:rsidP="004878EC">
      <w:pPr>
        <w:rPr>
          <w:ins w:id="204" w:author="E.ON Netze" w:date="2026-06-21T14:22:00Z" w16du:dateUtc="2026-06-21T12:22:00Z"/>
          <w:lang w:val="en-US"/>
        </w:rPr>
      </w:pPr>
      <w:ins w:id="205" w:author="E.ON Netze" w:date="2026-06-21T14:22:00Z" w16du:dateUtc="2026-06-21T12:22:00Z">
        <w:r w:rsidRPr="00E80313">
          <w:rPr>
            <w:rFonts w:ascii="Courier New" w:hAnsi="Courier New"/>
            <w:sz w:val="18"/>
            <w:lang w:val="en-US"/>
          </w:rPr>
          <w:t>X-Api-Spec-Version: 1.2</w:t>
        </w:r>
      </w:ins>
    </w:p>
    <w:p w14:paraId="3C96B663" w14:textId="77777777" w:rsidR="004878EC" w:rsidRPr="00E80313" w:rsidRDefault="004878EC" w:rsidP="004878EC">
      <w:pPr>
        <w:rPr>
          <w:ins w:id="206" w:author="E.ON Netze" w:date="2026-06-21T14:22:00Z" w16du:dateUtc="2026-06-21T12:22:00Z"/>
          <w:lang w:val="en-US"/>
        </w:rPr>
      </w:pPr>
      <w:ins w:id="207" w:author="E.ON Netze" w:date="2026-06-21T14:22:00Z" w16du:dateUtc="2026-06-21T12:22:00Z">
        <w:r w:rsidRPr="00E80313">
          <w:rPr>
            <w:rFonts w:ascii="Courier New" w:hAnsi="Courier New"/>
            <w:sz w:val="18"/>
            <w:lang w:val="en-US"/>
          </w:rPr>
          <w:t>Content-Digest: sha-256=:X4vRVA7xH2sP3kLmN8qT1uWzYdFbJcOeGiKpQsSv2nA=:</w:t>
        </w:r>
      </w:ins>
    </w:p>
    <w:p w14:paraId="7CDFBD77" w14:textId="77777777" w:rsidR="004878EC" w:rsidRPr="00E80313" w:rsidRDefault="004878EC" w:rsidP="004878EC">
      <w:pPr>
        <w:rPr>
          <w:ins w:id="208" w:author="E.ON Netze" w:date="2026-06-21T14:22:00Z" w16du:dateUtc="2026-06-21T12:22:00Z"/>
          <w:lang w:val="en-US"/>
        </w:rPr>
      </w:pPr>
      <w:ins w:id="209" w:author="E.ON Netze" w:date="2026-06-21T14:22:00Z" w16du:dateUtc="2026-06-21T12:22:00Z">
        <w:r w:rsidRPr="00E80313">
          <w:rPr>
            <w:rFonts w:ascii="Courier New" w:hAnsi="Courier New"/>
            <w:sz w:val="18"/>
            <w:lang w:val="en-US"/>
          </w:rPr>
          <w:t>Signature-Input: sig1=</w:t>
        </w:r>
        <w:proofErr w:type="gramStart"/>
        <w:r w:rsidRPr="00E80313">
          <w:rPr>
            <w:rFonts w:ascii="Courier New" w:hAnsi="Courier New"/>
            <w:sz w:val="18"/>
            <w:lang w:val="en-US"/>
          </w:rPr>
          <w:t>("@</w:t>
        </w:r>
        <w:proofErr w:type="gramEnd"/>
        <w:r w:rsidRPr="00E80313">
          <w:rPr>
            <w:rFonts w:ascii="Courier New" w:hAnsi="Courier New"/>
            <w:sz w:val="18"/>
            <w:lang w:val="en-US"/>
          </w:rPr>
          <w:t>method</w:t>
        </w:r>
        <w:proofErr w:type="gramStart"/>
        <w:r w:rsidRPr="00E80313">
          <w:rPr>
            <w:rFonts w:ascii="Courier New" w:hAnsi="Courier New"/>
            <w:sz w:val="18"/>
            <w:lang w:val="en-US"/>
          </w:rPr>
          <w:t>" "@</w:t>
        </w:r>
        <w:proofErr w:type="gramEnd"/>
        <w:r w:rsidRPr="00E80313">
          <w:rPr>
            <w:rFonts w:ascii="Courier New" w:hAnsi="Courier New"/>
            <w:sz w:val="18"/>
            <w:lang w:val="en-US"/>
          </w:rPr>
          <w:t>path</w:t>
        </w:r>
        <w:proofErr w:type="gramStart"/>
        <w:r w:rsidRPr="00E80313">
          <w:rPr>
            <w:rFonts w:ascii="Courier New" w:hAnsi="Courier New"/>
            <w:sz w:val="18"/>
            <w:lang w:val="en-US"/>
          </w:rPr>
          <w:t>" "@</w:t>
        </w:r>
        <w:proofErr w:type="gramEnd"/>
        <w:r w:rsidRPr="00E80313">
          <w:rPr>
            <w:rFonts w:ascii="Courier New" w:hAnsi="Courier New"/>
            <w:sz w:val="18"/>
            <w:lang w:val="en-US"/>
          </w:rPr>
          <w:t>authority" "content-type"</w:t>
        </w:r>
      </w:ins>
    </w:p>
    <w:p w14:paraId="2E7485B4" w14:textId="77777777" w:rsidR="004878EC" w:rsidRPr="00E80313" w:rsidRDefault="004878EC" w:rsidP="004878EC">
      <w:pPr>
        <w:rPr>
          <w:ins w:id="210" w:author="E.ON Netze" w:date="2026-06-21T14:22:00Z" w16du:dateUtc="2026-06-21T12:22:00Z"/>
          <w:lang w:val="en-US"/>
        </w:rPr>
      </w:pPr>
      <w:ins w:id="211" w:author="E.ON Netze" w:date="2026-06-21T14:22:00Z" w16du:dateUtc="2026-06-21T12:22:00Z">
        <w:r w:rsidRPr="00E80313">
          <w:rPr>
            <w:rFonts w:ascii="Courier New" w:hAnsi="Courier New"/>
            <w:sz w:val="18"/>
            <w:lang w:val="en-US"/>
          </w:rPr>
          <w:t xml:space="preserve">  "</w:t>
        </w:r>
        <w:proofErr w:type="gramStart"/>
        <w:r w:rsidRPr="00E80313">
          <w:rPr>
            <w:rFonts w:ascii="Courier New" w:hAnsi="Courier New"/>
            <w:sz w:val="18"/>
            <w:lang w:val="en-US"/>
          </w:rPr>
          <w:t>content</w:t>
        </w:r>
        <w:proofErr w:type="gramEnd"/>
        <w:r w:rsidRPr="00E80313">
          <w:rPr>
            <w:rFonts w:ascii="Courier New" w:hAnsi="Courier New"/>
            <w:sz w:val="18"/>
            <w:lang w:val="en-US"/>
          </w:rPr>
          <w:t>-digest" "date" "x-request-id");</w:t>
        </w:r>
      </w:ins>
    </w:p>
    <w:p w14:paraId="473A0D74" w14:textId="77777777" w:rsidR="004878EC" w:rsidRPr="00E80313" w:rsidRDefault="004878EC" w:rsidP="004878EC">
      <w:pPr>
        <w:rPr>
          <w:ins w:id="212" w:author="E.ON Netze" w:date="2026-06-21T14:22:00Z" w16du:dateUtc="2026-06-21T12:22:00Z"/>
          <w:lang w:val="en-US"/>
        </w:rPr>
      </w:pPr>
      <w:ins w:id="213" w:author="E.ON Netze" w:date="2026-06-21T14:22:00Z" w16du:dateUtc="2026-06-21T12:22:00Z">
        <w:r w:rsidRPr="00E80313">
          <w:rPr>
            <w:rFonts w:ascii="Courier New" w:hAnsi="Courier New"/>
            <w:sz w:val="18"/>
            <w:lang w:val="en-US"/>
          </w:rPr>
          <w:t xml:space="preserve">  created=1748772930;keyid="EMT.API.NB-12345";alg="ecdsa-p256-sha256"</w:t>
        </w:r>
      </w:ins>
    </w:p>
    <w:p w14:paraId="1922E46C" w14:textId="77777777" w:rsidR="004878EC" w:rsidRPr="00E80313" w:rsidRDefault="004878EC" w:rsidP="004878EC">
      <w:pPr>
        <w:rPr>
          <w:ins w:id="214" w:author="E.ON Netze" w:date="2026-06-21T14:22:00Z" w16du:dateUtc="2026-06-21T12:22:00Z"/>
          <w:lang w:val="en-US"/>
        </w:rPr>
      </w:pPr>
      <w:ins w:id="215" w:author="E.ON Netze" w:date="2026-06-21T14:22:00Z" w16du:dateUtc="2026-06-21T12:22:00Z">
        <w:r w:rsidRPr="00E80313">
          <w:rPr>
            <w:rFonts w:ascii="Courier New" w:hAnsi="Courier New"/>
            <w:sz w:val="18"/>
            <w:lang w:val="en-US"/>
          </w:rPr>
          <w:t>Signature: sig1=:MEUCIQCx9vK2pX8mRtLsNwQzYcFbJdOeGiKpAsSv3nB1uWzYdA</w:t>
        </w:r>
      </w:ins>
    </w:p>
    <w:p w14:paraId="6AA1CF6F" w14:textId="77777777" w:rsidR="004878EC" w:rsidRPr="00E80313" w:rsidRDefault="004878EC" w:rsidP="004878EC">
      <w:pPr>
        <w:rPr>
          <w:ins w:id="216" w:author="E.ON Netze" w:date="2026-06-21T14:22:00Z" w16du:dateUtc="2026-06-21T12:22:00Z"/>
          <w:lang w:val="en-US"/>
        </w:rPr>
      </w:pPr>
      <w:ins w:id="217" w:author="E.ON Netze" w:date="2026-06-21T14:22:00Z" w16du:dateUtc="2026-06-21T12:22:00Z">
        <w:r w:rsidRPr="00E80313">
          <w:rPr>
            <w:rFonts w:ascii="Courier New" w:hAnsi="Courier New"/>
            <w:sz w:val="18"/>
            <w:lang w:val="en-US"/>
          </w:rPr>
          <w:t xml:space="preserve">  IgAP4vRVA7xH2sP3kLmN8qT1uWzYdFbJcOeGiKpQsSv2nABC:</w:t>
        </w:r>
      </w:ins>
    </w:p>
    <w:p w14:paraId="5C9FCB1C" w14:textId="77777777" w:rsidR="004878EC" w:rsidRPr="00E80313" w:rsidRDefault="004878EC" w:rsidP="004878EC">
      <w:pPr>
        <w:rPr>
          <w:ins w:id="218" w:author="E.ON Netze" w:date="2026-06-21T14:22:00Z" w16du:dateUtc="2026-06-21T12:22:00Z"/>
          <w:lang w:val="en-US"/>
        </w:rPr>
      </w:pPr>
    </w:p>
    <w:p w14:paraId="793FDFB0" w14:textId="77777777" w:rsidR="004878EC" w:rsidRPr="00E80313" w:rsidRDefault="004878EC" w:rsidP="004878EC">
      <w:pPr>
        <w:rPr>
          <w:ins w:id="219" w:author="E.ON Netze" w:date="2026-06-21T14:22:00Z" w16du:dateUtc="2026-06-21T12:22:00Z"/>
          <w:lang w:val="en-US"/>
        </w:rPr>
      </w:pPr>
      <w:ins w:id="220" w:author="E.ON Netze" w:date="2026-06-21T14:22:00Z" w16du:dateUtc="2026-06-21T12:22:00Z">
        <w:r w:rsidRPr="00E80313">
          <w:rPr>
            <w:rFonts w:ascii="Courier New" w:hAnsi="Courier New"/>
            <w:sz w:val="18"/>
            <w:lang w:val="en-US"/>
          </w:rPr>
          <w:t>{"address</w:t>
        </w:r>
        <w:proofErr w:type="gramStart"/>
        <w:r w:rsidRPr="00E80313">
          <w:rPr>
            <w:rFonts w:ascii="Courier New" w:hAnsi="Courier New"/>
            <w:sz w:val="18"/>
            <w:lang w:val="en-US"/>
          </w:rPr>
          <w:t>":{</w:t>
        </w:r>
        <w:proofErr w:type="gramEnd"/>
        <w:r w:rsidRPr="00E80313">
          <w:rPr>
            <w:rFonts w:ascii="Courier New" w:hAnsi="Courier New"/>
            <w:sz w:val="18"/>
            <w:lang w:val="en-US"/>
          </w:rPr>
          <w:t>"zip":</w:t>
        </w:r>
        <w:proofErr w:type="gramStart"/>
        <w:r w:rsidRPr="00E80313">
          <w:rPr>
            <w:rFonts w:ascii="Courier New" w:hAnsi="Courier New"/>
            <w:sz w:val="18"/>
            <w:lang w:val="en-US"/>
          </w:rPr>
          <w:t>80001},</w:t>
        </w:r>
        <w:proofErr w:type="gramEnd"/>
        <w:r w:rsidRPr="00E80313">
          <w:rPr>
            <w:rFonts w:ascii="Courier New" w:hAnsi="Courier New"/>
            <w:sz w:val="18"/>
            <w:lang w:val="en-US"/>
          </w:rPr>
          <w:t>"customerNumber":6024997}</w:t>
        </w:r>
      </w:ins>
    </w:p>
    <w:p w14:paraId="22756012" w14:textId="77777777" w:rsidR="004878EC" w:rsidRDefault="004878EC" w:rsidP="004878EC">
      <w:pPr>
        <w:pStyle w:val="berschrift3"/>
        <w:rPr>
          <w:ins w:id="221" w:author="E.ON Netze" w:date="2026-06-21T14:22:00Z" w16du:dateUtc="2026-06-21T12:22:00Z"/>
        </w:rPr>
      </w:pPr>
      <w:bookmarkStart w:id="222" w:name="_Toc233791601"/>
      <w:ins w:id="223" w:author="E.ON Netze" w:date="2026-06-21T14:22:00Z" w16du:dateUtc="2026-06-21T12:22:00Z">
        <w:r>
          <w:t>Verifikation auf Empfängerseite</w:t>
        </w:r>
        <w:bookmarkEnd w:id="222"/>
      </w:ins>
    </w:p>
    <w:p w14:paraId="1B088DF8" w14:textId="77777777" w:rsidR="00F9124D" w:rsidRDefault="00F9124D" w:rsidP="00F9124D">
      <w:pPr>
        <w:rPr>
          <w:ins w:id="224" w:author="Hoffmann, Rene" w:date="2026-07-01T09:45:00Z" w16du:dateUtc="2026-07-01T07:45:00Z"/>
        </w:rPr>
      </w:pPr>
      <w:ins w:id="225" w:author="Hoffmann, Rene" w:date="2026-07-01T09:45:00Z" w16du:dateUtc="2026-07-01T07:45:00Z">
        <w:r>
          <w:t>Der Empfänger eines signierten Requests führt folgende Prüfschritte aus, bevor der Request fachlich verarbeitet wird [RFC9421], Kapitel 3.2:</w:t>
        </w:r>
      </w:ins>
    </w:p>
    <w:p w14:paraId="10CBC25E" w14:textId="77777777" w:rsidR="004878EC" w:rsidRDefault="004878EC" w:rsidP="004878EC">
      <w:pPr>
        <w:pStyle w:val="Aufzhlungszeichen"/>
        <w:rPr>
          <w:ins w:id="226" w:author="E.ON Netze" w:date="2026-06-21T14:22:00Z" w16du:dateUtc="2026-06-21T12:22:00Z"/>
        </w:rPr>
      </w:pPr>
      <w:ins w:id="227" w:author="E.ON Netze" w:date="2026-06-21T14:22:00Z" w16du:dateUtc="2026-06-21T12:22:00Z">
        <w:r>
          <w:rPr>
            <w:b/>
            <w:bCs/>
          </w:rPr>
          <w:t xml:space="preserve">1. </w:t>
        </w:r>
        <w:r>
          <w:t>Content-Digest neu berechnen (kanonisierter Body, Schritte 3.3.1–3.3.2) und mit dem übertragenen Wert vergleichen.</w:t>
        </w:r>
      </w:ins>
    </w:p>
    <w:p w14:paraId="73EC46C5" w14:textId="77777777" w:rsidR="004878EC" w:rsidRDefault="004878EC" w:rsidP="004878EC">
      <w:pPr>
        <w:pStyle w:val="Aufzhlungszeichen"/>
        <w:rPr>
          <w:ins w:id="228" w:author="E.ON Netze" w:date="2026-06-21T14:22:00Z" w16du:dateUtc="2026-06-21T12:22:00Z"/>
        </w:rPr>
      </w:pPr>
      <w:ins w:id="229" w:author="E.ON Netze" w:date="2026-06-21T14:22:00Z" w16du:dateUtc="2026-06-21T12:22:00Z">
        <w:r>
          <w:rPr>
            <w:b/>
            <w:bCs/>
          </w:rPr>
          <w:t xml:space="preserve">2. </w:t>
        </w:r>
        <w:r>
          <w:t xml:space="preserve">Signaturbasis aus dem empfangenen </w:t>
        </w:r>
        <w:proofErr w:type="spellStart"/>
        <w:r>
          <w:t>Signature</w:t>
        </w:r>
        <w:proofErr w:type="spellEnd"/>
        <w:r>
          <w:t>-Input identisch zu Schritt 3.3.4 rekonstruieren.</w:t>
        </w:r>
      </w:ins>
    </w:p>
    <w:p w14:paraId="4A63DD5D" w14:textId="77777777" w:rsidR="004878EC" w:rsidRDefault="004878EC" w:rsidP="004878EC">
      <w:pPr>
        <w:pStyle w:val="Aufzhlungszeichen"/>
        <w:rPr>
          <w:ins w:id="230" w:author="E.ON Netze" w:date="2026-06-21T14:22:00Z" w16du:dateUtc="2026-06-21T12:22:00Z"/>
        </w:rPr>
      </w:pPr>
      <w:ins w:id="231" w:author="E.ON Netze" w:date="2026-06-21T14:22:00Z" w16du:dateUtc="2026-06-21T12:22:00Z">
        <w:r>
          <w:rPr>
            <w:b/>
            <w:bCs/>
          </w:rPr>
          <w:t xml:space="preserve">3. </w:t>
        </w:r>
        <w:r>
          <w:t xml:space="preserve">Öffentlichen Schlüssel über </w:t>
        </w:r>
        <w:proofErr w:type="spellStart"/>
        <w:r>
          <w:t>keyid</w:t>
        </w:r>
        <w:proofErr w:type="spellEnd"/>
        <w:r>
          <w:t xml:space="preserve"> aus dem SM-PKI-Verzeichnisdienst (Kapitel 4.2) auflösen und Zertifikatsgültigkeit prüfen.</w:t>
        </w:r>
      </w:ins>
    </w:p>
    <w:p w14:paraId="743024E7" w14:textId="77777777" w:rsidR="004878EC" w:rsidRDefault="004878EC" w:rsidP="004878EC">
      <w:pPr>
        <w:pStyle w:val="Aufzhlungszeichen"/>
        <w:rPr>
          <w:ins w:id="232" w:author="E.ON Netze" w:date="2026-06-21T14:22:00Z" w16du:dateUtc="2026-06-21T12:22:00Z"/>
        </w:rPr>
      </w:pPr>
      <w:ins w:id="233" w:author="E.ON Netze" w:date="2026-06-21T14:22:00Z" w16du:dateUtc="2026-06-21T12:22:00Z">
        <w:r>
          <w:rPr>
            <w:b/>
            <w:bCs/>
          </w:rPr>
          <w:t xml:space="preserve">4. </w:t>
        </w:r>
        <w:r>
          <w:t>ECDSA-Signatur gegen die rekonstruierte Signaturbasis und den öffentlichen Schlüssel verifizieren.</w:t>
        </w:r>
      </w:ins>
    </w:p>
    <w:p w14:paraId="7604B63D" w14:textId="77777777" w:rsidR="004878EC" w:rsidRDefault="004878EC" w:rsidP="004878EC">
      <w:pPr>
        <w:pStyle w:val="Aufzhlungszeichen"/>
        <w:rPr>
          <w:ins w:id="234" w:author="E.ON Netze" w:date="2026-06-21T14:22:00Z" w16du:dateUtc="2026-06-21T12:22:00Z"/>
        </w:rPr>
      </w:pPr>
      <w:ins w:id="235" w:author="E.ON Netze" w:date="2026-06-21T14:22:00Z" w16du:dateUtc="2026-06-21T12:22:00Z">
        <w:r>
          <w:rPr>
            <w:b/>
            <w:bCs/>
          </w:rPr>
          <w:t xml:space="preserve">5. </w:t>
        </w:r>
        <w:proofErr w:type="spellStart"/>
        <w:r>
          <w:t>created</w:t>
        </w:r>
        <w:proofErr w:type="spellEnd"/>
        <w:r>
          <w:t>-Wert gegen das Akzeptanzfenster prüfen (Replay-Schutz, Schritt 3.3.6).</w:t>
        </w:r>
      </w:ins>
    </w:p>
    <w:p w14:paraId="2DD039F9" w14:textId="77777777" w:rsidR="004878EC" w:rsidRDefault="004878EC" w:rsidP="004878EC">
      <w:pPr>
        <w:rPr>
          <w:ins w:id="236" w:author="E.ON Netze" w:date="2026-06-21T14:22:00Z" w16du:dateUtc="2026-06-21T12:22:00Z"/>
        </w:rPr>
      </w:pPr>
      <w:ins w:id="237" w:author="E.ON Netze" w:date="2026-06-21T14:22:00Z" w16du:dateUtc="2026-06-21T12:22:00Z">
        <w:r>
          <w:lastRenderedPageBreak/>
          <w:t xml:space="preserve">Schlägt einer dieser Schritte fehl, MUSS der Request mit HTTP-Status 401 </w:t>
        </w:r>
        <w:proofErr w:type="spellStart"/>
        <w:r>
          <w:t>Unauthorized</w:t>
        </w:r>
        <w:proofErr w:type="spellEnd"/>
        <w:r>
          <w:t xml:space="preserve"> abgelehnt werden, ohne dass eine fachliche Verarbeitung erfolgt.</w:t>
        </w:r>
      </w:ins>
    </w:p>
    <w:p w14:paraId="284CCA05" w14:textId="77777777" w:rsidR="004878EC" w:rsidRDefault="004878EC" w:rsidP="004878EC">
      <w:pPr>
        <w:pStyle w:val="berschrift3"/>
        <w:rPr>
          <w:ins w:id="238" w:author="E.ON Netze" w:date="2026-06-21T14:22:00Z" w16du:dateUtc="2026-06-21T12:22:00Z"/>
        </w:rPr>
      </w:pPr>
      <w:ins w:id="239" w:author="E.ON Netze" w:date="2026-06-21T14:22:00Z" w16du:dateUtc="2026-06-21T12:22:00Z">
        <w:r>
          <w:t xml:space="preserve"> </w:t>
        </w:r>
        <w:bookmarkStart w:id="240" w:name="_Toc233791602"/>
        <w:r>
          <w:t>Hinweis zur Payload-Verschlüsselung</w:t>
        </w:r>
        <w:bookmarkEnd w:id="240"/>
      </w:ins>
    </w:p>
    <w:p w14:paraId="35C268B7" w14:textId="50169C6E" w:rsidR="00F9124D" w:rsidRDefault="00F9124D" w:rsidP="00F9124D">
      <w:pPr>
        <w:rPr>
          <w:ins w:id="241" w:author="Hoffmann, Rene" w:date="2026-07-01T09:45:00Z" w16du:dateUtc="2026-07-01T07:45:00Z"/>
        </w:rPr>
      </w:pPr>
      <w:ins w:id="242" w:author="Hoffmann, Rene" w:date="2026-07-01T09:45:00Z" w16du:dateUtc="2026-07-01T07:45:00Z">
        <w:r>
          <w:t xml:space="preserve">Die mittels des API-Aufrufs übertragenen Parameter und der Payload werden in der vorliegenden Fassung nicht verschlüsselt. RFC 9421 sichert ausschließlich Integrität und Authentizität, nicht jedoch Vertraulichkeit. Perspektivisch ist vorgesehen die Verschlüsselung des </w:t>
        </w:r>
        <w:proofErr w:type="spellStart"/>
        <w:r>
          <w:t>Payloads</w:t>
        </w:r>
        <w:proofErr w:type="spellEnd"/>
        <w:r>
          <w:t xml:space="preserve"> nach [RFC7516] (JSON Web Encryption, JWE), in Verbindung mit [RFC7518] (JWA) und [RFC7517] (JWK) für die Schlüsselverwaltung vorzunehmen über eine weitere zu konsultierende Fassung.</w:t>
        </w:r>
      </w:ins>
    </w:p>
    <w:p w14:paraId="7AA18298" w14:textId="77777777" w:rsidR="004878EC" w:rsidRDefault="004878EC" w:rsidP="004878EC">
      <w:pPr>
        <w:pStyle w:val="berschrift3"/>
        <w:rPr>
          <w:ins w:id="243" w:author="E.ON Netze" w:date="2026-06-21T14:22:00Z" w16du:dateUtc="2026-06-21T12:22:00Z"/>
        </w:rPr>
      </w:pPr>
      <w:bookmarkStart w:id="244" w:name="_Toc233791603"/>
      <w:ins w:id="245" w:author="E.ON Netze" w:date="2026-06-21T14:22:00Z" w16du:dateUtc="2026-06-21T12:22:00Z">
        <w:r>
          <w:t>Ablösung des bisherigen Verfahrens</w:t>
        </w:r>
        <w:bookmarkEnd w:id="244"/>
      </w:ins>
    </w:p>
    <w:p w14:paraId="211BFE80" w14:textId="77777777" w:rsidR="004878EC" w:rsidRDefault="004878EC" w:rsidP="004878EC">
      <w:pPr>
        <w:rPr>
          <w:ins w:id="246" w:author="E.ON Netze" w:date="2026-06-21T14:22:00Z" w16du:dateUtc="2026-06-21T12:22:00Z"/>
        </w:rPr>
      </w:pPr>
      <w:ins w:id="247" w:author="E.ON Netze" w:date="2026-06-21T14:22:00Z" w16du:dateUtc="2026-06-21T12:22:00Z">
        <w:r>
          <w:t>Das bisherige Verfahren wird durch das beschriebene Verfahren vollständig ersetzt. Die folgende Übersicht zeigt die Zuordnung:</w:t>
        </w:r>
      </w:ins>
    </w:p>
    <w:tbl>
      <w:tblPr>
        <w:tblW w:w="99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600"/>
        <w:gridCol w:w="3600"/>
        <w:gridCol w:w="2700"/>
      </w:tblGrid>
      <w:tr w:rsidR="004878EC" w14:paraId="6DC31C7A" w14:textId="77777777" w:rsidTr="000860A4">
        <w:trPr>
          <w:ins w:id="248" w:author="E.ON Netze" w:date="2026-06-21T14:22:00Z"/>
        </w:trPr>
        <w:tc>
          <w:tcPr>
            <w:tcW w:w="3600" w:type="dxa"/>
            <w:shd w:val="clear" w:color="auto" w:fill="C20000"/>
          </w:tcPr>
          <w:p w14:paraId="49FF42F3" w14:textId="77777777" w:rsidR="004878EC" w:rsidRDefault="004878EC" w:rsidP="000860A4">
            <w:pPr>
              <w:rPr>
                <w:ins w:id="249" w:author="E.ON Netze" w:date="2026-06-21T14:22:00Z" w16du:dateUtc="2026-06-21T12:22:00Z"/>
              </w:rPr>
            </w:pPr>
            <w:ins w:id="250" w:author="E.ON Netze" w:date="2026-06-21T14:22:00Z" w16du:dateUtc="2026-06-21T12:22:00Z">
              <w:r>
                <w:rPr>
                  <w:b/>
                  <w:color w:val="FFFFFF"/>
                </w:rPr>
                <w:t>Bisher (proprietär)</w:t>
              </w:r>
            </w:ins>
          </w:p>
        </w:tc>
        <w:tc>
          <w:tcPr>
            <w:tcW w:w="3600" w:type="dxa"/>
            <w:shd w:val="clear" w:color="auto" w:fill="C20000"/>
          </w:tcPr>
          <w:p w14:paraId="60B844EF" w14:textId="15527791" w:rsidR="004878EC" w:rsidRDefault="004878EC" w:rsidP="000860A4">
            <w:pPr>
              <w:rPr>
                <w:ins w:id="251" w:author="E.ON Netze" w:date="2026-06-21T14:22:00Z" w16du:dateUtc="2026-06-21T12:22:00Z"/>
              </w:rPr>
            </w:pPr>
            <w:ins w:id="252" w:author="E.ON Netze" w:date="2026-06-21T14:22:00Z" w16du:dateUtc="2026-06-21T12:22:00Z">
              <w:r>
                <w:rPr>
                  <w:b/>
                  <w:color w:val="FFFFFF"/>
                </w:rPr>
                <w:t>Ersetzt durch</w:t>
              </w:r>
            </w:ins>
            <w:ins w:id="253" w:author="Hoffmann, Rene" w:date="2026-06-25T08:55:00Z" w16du:dateUtc="2026-06-25T06:55:00Z">
              <w:r w:rsidR="002F1411">
                <w:rPr>
                  <w:b/>
                  <w:color w:val="FFFFFF"/>
                </w:rPr>
                <w:t xml:space="preserve"> (RFC-Standard)</w:t>
              </w:r>
            </w:ins>
          </w:p>
        </w:tc>
        <w:tc>
          <w:tcPr>
            <w:tcW w:w="2700" w:type="dxa"/>
            <w:shd w:val="clear" w:color="auto" w:fill="C20000"/>
          </w:tcPr>
          <w:p w14:paraId="18396ACE" w14:textId="77777777" w:rsidR="004878EC" w:rsidRDefault="004878EC" w:rsidP="000860A4">
            <w:pPr>
              <w:rPr>
                <w:ins w:id="254" w:author="E.ON Netze" w:date="2026-06-21T14:22:00Z" w16du:dateUtc="2026-06-21T12:22:00Z"/>
              </w:rPr>
            </w:pPr>
            <w:ins w:id="255" w:author="E.ON Netze" w:date="2026-06-21T14:22:00Z" w16du:dateUtc="2026-06-21T12:22:00Z">
              <w:r>
                <w:rPr>
                  <w:b/>
                  <w:color w:val="FFFFFF"/>
                </w:rPr>
                <w:t>Referenz</w:t>
              </w:r>
            </w:ins>
          </w:p>
        </w:tc>
      </w:tr>
      <w:tr w:rsidR="004878EC" w14:paraId="2C8910FE" w14:textId="77777777" w:rsidTr="000860A4">
        <w:trPr>
          <w:ins w:id="256" w:author="E.ON Netze" w:date="2026-06-21T14:22:00Z"/>
        </w:trPr>
        <w:tc>
          <w:tcPr>
            <w:tcW w:w="3600" w:type="dxa"/>
          </w:tcPr>
          <w:p w14:paraId="712864A3" w14:textId="77777777" w:rsidR="004878EC" w:rsidRPr="00E80313" w:rsidRDefault="004878EC" w:rsidP="000860A4">
            <w:pPr>
              <w:rPr>
                <w:ins w:id="257" w:author="E.ON Netze" w:date="2026-06-21T14:22:00Z" w16du:dateUtc="2026-06-21T12:22:00Z"/>
                <w:lang w:val="en-US"/>
              </w:rPr>
            </w:pPr>
            <w:ins w:id="258" w:author="E.ON Netze" w:date="2026-06-21T14:22:00Z" w16du:dateUtc="2026-06-21T12:22:00Z">
              <w:r w:rsidRPr="00E80313">
                <w:rPr>
                  <w:lang w:val="en-US"/>
                </w:rPr>
                <w:t>Hash-</w:t>
              </w:r>
              <w:proofErr w:type="spellStart"/>
              <w:r w:rsidRPr="00E80313">
                <w:rPr>
                  <w:lang w:val="en-US"/>
                </w:rPr>
                <w:t>Konkatenation</w:t>
              </w:r>
              <w:proofErr w:type="spellEnd"/>
              <w:r w:rsidRPr="00E80313">
                <w:rPr>
                  <w:lang w:val="en-US"/>
                </w:rPr>
                <w:t xml:space="preserve"> M = Hash(URI) + Hash(Payload) + ...</w:t>
              </w:r>
            </w:ins>
          </w:p>
        </w:tc>
        <w:tc>
          <w:tcPr>
            <w:tcW w:w="3600" w:type="dxa"/>
          </w:tcPr>
          <w:p w14:paraId="35A9A5D8" w14:textId="77777777" w:rsidR="004878EC" w:rsidRDefault="004878EC" w:rsidP="000860A4">
            <w:pPr>
              <w:rPr>
                <w:ins w:id="259" w:author="E.ON Netze" w:date="2026-06-21T14:22:00Z" w16du:dateUtc="2026-06-21T12:22:00Z"/>
              </w:rPr>
            </w:pPr>
            <w:ins w:id="260" w:author="E.ON Netze" w:date="2026-06-21T14:22:00Z" w16du:dateUtc="2026-06-21T12:22:00Z">
              <w:r>
                <w:rPr>
                  <w:rFonts w:ascii="Courier New" w:hAnsi="Courier New"/>
                  <w:sz w:val="18"/>
                </w:rPr>
                <w:t>Signaturbasis nach normiertem RFC-9421-Format</w:t>
              </w:r>
            </w:ins>
          </w:p>
        </w:tc>
        <w:tc>
          <w:tcPr>
            <w:tcW w:w="2700" w:type="dxa"/>
          </w:tcPr>
          <w:p w14:paraId="484C2736" w14:textId="77777777" w:rsidR="004878EC" w:rsidRDefault="004878EC" w:rsidP="000860A4">
            <w:pPr>
              <w:rPr>
                <w:ins w:id="261" w:author="E.ON Netze" w:date="2026-06-21T14:22:00Z" w16du:dateUtc="2026-06-21T12:22:00Z"/>
              </w:rPr>
            </w:pPr>
            <w:ins w:id="262" w:author="E.ON Netze" w:date="2026-06-21T14:22:00Z" w16du:dateUtc="2026-06-21T12:22:00Z">
              <w:r>
                <w:t>[RFC9421, §2.3]</w:t>
              </w:r>
            </w:ins>
          </w:p>
        </w:tc>
      </w:tr>
      <w:tr w:rsidR="004878EC" w14:paraId="71B6E5C2" w14:textId="77777777" w:rsidTr="000860A4">
        <w:trPr>
          <w:ins w:id="263" w:author="E.ON Netze" w:date="2026-06-21T14:22:00Z"/>
        </w:trPr>
        <w:tc>
          <w:tcPr>
            <w:tcW w:w="3600" w:type="dxa"/>
          </w:tcPr>
          <w:p w14:paraId="215DB9F7" w14:textId="77777777" w:rsidR="004878EC" w:rsidRDefault="004878EC" w:rsidP="000860A4">
            <w:pPr>
              <w:rPr>
                <w:ins w:id="264" w:author="E.ON Netze" w:date="2026-06-21T14:22:00Z" w16du:dateUtc="2026-06-21T12:22:00Z"/>
              </w:rPr>
            </w:pPr>
            <w:ins w:id="265" w:author="E.ON Netze" w:date="2026-06-21T14:22:00Z" w16du:dateUtc="2026-06-21T12:22:00Z">
              <w:r>
                <w:t>X-BDEW-DIGEST</w:t>
              </w:r>
            </w:ins>
          </w:p>
        </w:tc>
        <w:tc>
          <w:tcPr>
            <w:tcW w:w="3600" w:type="dxa"/>
          </w:tcPr>
          <w:p w14:paraId="23B3FC78" w14:textId="77777777" w:rsidR="004878EC" w:rsidRDefault="004878EC" w:rsidP="000860A4">
            <w:pPr>
              <w:rPr>
                <w:ins w:id="266" w:author="E.ON Netze" w:date="2026-06-21T14:22:00Z" w16du:dateUtc="2026-06-21T12:22:00Z"/>
              </w:rPr>
            </w:pPr>
            <w:ins w:id="267" w:author="E.ON Netze" w:date="2026-06-21T14:22:00Z" w16du:dateUtc="2026-06-21T12:22:00Z">
              <w:r>
                <w:rPr>
                  <w:rFonts w:ascii="Courier New" w:hAnsi="Courier New"/>
                  <w:sz w:val="18"/>
                </w:rPr>
                <w:t>Content-Digest</w:t>
              </w:r>
            </w:ins>
          </w:p>
        </w:tc>
        <w:tc>
          <w:tcPr>
            <w:tcW w:w="2700" w:type="dxa"/>
          </w:tcPr>
          <w:p w14:paraId="4AE942DD" w14:textId="77777777" w:rsidR="004878EC" w:rsidRDefault="004878EC" w:rsidP="000860A4">
            <w:pPr>
              <w:rPr>
                <w:ins w:id="268" w:author="E.ON Netze" w:date="2026-06-21T14:22:00Z" w16du:dateUtc="2026-06-21T12:22:00Z"/>
              </w:rPr>
            </w:pPr>
            <w:ins w:id="269" w:author="E.ON Netze" w:date="2026-06-21T14:22:00Z" w16du:dateUtc="2026-06-21T12:22:00Z">
              <w:r>
                <w:t>[RFC9530, §2]</w:t>
              </w:r>
            </w:ins>
          </w:p>
        </w:tc>
      </w:tr>
      <w:tr w:rsidR="004878EC" w14:paraId="0EB674D5" w14:textId="77777777" w:rsidTr="000860A4">
        <w:trPr>
          <w:ins w:id="270" w:author="E.ON Netze" w:date="2026-06-21T14:22:00Z"/>
        </w:trPr>
        <w:tc>
          <w:tcPr>
            <w:tcW w:w="3600" w:type="dxa"/>
          </w:tcPr>
          <w:p w14:paraId="10993CA4" w14:textId="77777777" w:rsidR="004878EC" w:rsidRDefault="004878EC" w:rsidP="000860A4">
            <w:pPr>
              <w:rPr>
                <w:ins w:id="271" w:author="E.ON Netze" w:date="2026-06-21T14:22:00Z" w16du:dateUtc="2026-06-21T12:22:00Z"/>
              </w:rPr>
            </w:pPr>
            <w:ins w:id="272" w:author="E.ON Netze" w:date="2026-06-21T14:22:00Z" w16du:dateUtc="2026-06-21T12:22:00Z">
              <w:r>
                <w:t>X-BDEW-SIGNATURE</w:t>
              </w:r>
            </w:ins>
          </w:p>
        </w:tc>
        <w:tc>
          <w:tcPr>
            <w:tcW w:w="3600" w:type="dxa"/>
          </w:tcPr>
          <w:p w14:paraId="61B8081D" w14:textId="77777777" w:rsidR="004878EC" w:rsidRDefault="004878EC" w:rsidP="000860A4">
            <w:pPr>
              <w:rPr>
                <w:ins w:id="273" w:author="E.ON Netze" w:date="2026-06-21T14:22:00Z" w16du:dateUtc="2026-06-21T12:22:00Z"/>
              </w:rPr>
            </w:pPr>
            <w:proofErr w:type="spellStart"/>
            <w:ins w:id="274" w:author="E.ON Netze" w:date="2026-06-21T14:22:00Z" w16du:dateUtc="2026-06-21T12:22:00Z">
              <w:r>
                <w:rPr>
                  <w:rFonts w:ascii="Courier New" w:hAnsi="Courier New"/>
                  <w:sz w:val="18"/>
                </w:rPr>
                <w:t>Signature</w:t>
              </w:r>
              <w:proofErr w:type="spellEnd"/>
              <w:r>
                <w:rPr>
                  <w:rFonts w:ascii="Courier New" w:hAnsi="Courier New"/>
                  <w:sz w:val="18"/>
                </w:rPr>
                <w:t xml:space="preserve"> + </w:t>
              </w:r>
              <w:proofErr w:type="spellStart"/>
              <w:r>
                <w:rPr>
                  <w:rFonts w:ascii="Courier New" w:hAnsi="Courier New"/>
                  <w:sz w:val="18"/>
                </w:rPr>
                <w:t>Signature</w:t>
              </w:r>
              <w:proofErr w:type="spellEnd"/>
              <w:r>
                <w:rPr>
                  <w:rFonts w:ascii="Courier New" w:hAnsi="Courier New"/>
                  <w:sz w:val="18"/>
                </w:rPr>
                <w:t>-Input</w:t>
              </w:r>
            </w:ins>
          </w:p>
        </w:tc>
        <w:tc>
          <w:tcPr>
            <w:tcW w:w="2700" w:type="dxa"/>
          </w:tcPr>
          <w:p w14:paraId="6C1C24A3" w14:textId="77777777" w:rsidR="004878EC" w:rsidRDefault="004878EC" w:rsidP="000860A4">
            <w:pPr>
              <w:rPr>
                <w:ins w:id="275" w:author="E.ON Netze" w:date="2026-06-21T14:22:00Z" w16du:dateUtc="2026-06-21T12:22:00Z"/>
              </w:rPr>
            </w:pPr>
            <w:ins w:id="276" w:author="E.ON Netze" w:date="2026-06-21T14:22:00Z" w16du:dateUtc="2026-06-21T12:22:00Z">
              <w:r>
                <w:t>[RFC9421, §4]</w:t>
              </w:r>
            </w:ins>
          </w:p>
        </w:tc>
      </w:tr>
      <w:tr w:rsidR="004878EC" w14:paraId="2604FE44" w14:textId="77777777" w:rsidTr="000860A4">
        <w:trPr>
          <w:ins w:id="277" w:author="E.ON Netze" w:date="2026-06-21T14:22:00Z"/>
        </w:trPr>
        <w:tc>
          <w:tcPr>
            <w:tcW w:w="3600" w:type="dxa"/>
          </w:tcPr>
          <w:p w14:paraId="08ACCD59" w14:textId="77777777" w:rsidR="004878EC" w:rsidRDefault="004878EC" w:rsidP="000860A4">
            <w:pPr>
              <w:rPr>
                <w:ins w:id="278" w:author="E.ON Netze" w:date="2026-06-21T14:22:00Z" w16du:dateUtc="2026-06-21T12:22:00Z"/>
              </w:rPr>
            </w:pPr>
            <w:ins w:id="279" w:author="E.ON Netze" w:date="2026-06-21T14:22:00Z" w16du:dateUtc="2026-06-21T12:22:00Z">
              <w:r>
                <w:t xml:space="preserve">X-BDEW-CERT (RFC 9440, TTRP-Kontext </w:t>
              </w:r>
              <w:proofErr w:type="gramStart"/>
              <w:r>
                <w:t>nicht zutreffend</w:t>
              </w:r>
              <w:proofErr w:type="gramEnd"/>
              <w:r>
                <w:t>)</w:t>
              </w:r>
            </w:ins>
          </w:p>
        </w:tc>
        <w:tc>
          <w:tcPr>
            <w:tcW w:w="3600" w:type="dxa"/>
          </w:tcPr>
          <w:p w14:paraId="684E8B1F" w14:textId="77777777" w:rsidR="004878EC" w:rsidRDefault="004878EC" w:rsidP="000860A4">
            <w:pPr>
              <w:rPr>
                <w:ins w:id="280" w:author="E.ON Netze" w:date="2026-06-21T14:22:00Z" w16du:dateUtc="2026-06-21T12:22:00Z"/>
              </w:rPr>
            </w:pPr>
            <w:proofErr w:type="spellStart"/>
            <w:ins w:id="281" w:author="E.ON Netze" w:date="2026-06-21T14:22:00Z" w16du:dateUtc="2026-06-21T12:22:00Z">
              <w:r>
                <w:rPr>
                  <w:rFonts w:ascii="Courier New" w:hAnsi="Courier New"/>
                  <w:sz w:val="18"/>
                </w:rPr>
                <w:t>keyid</w:t>
              </w:r>
              <w:proofErr w:type="spellEnd"/>
              <w:r>
                <w:rPr>
                  <w:rFonts w:ascii="Courier New" w:hAnsi="Courier New"/>
                  <w:sz w:val="18"/>
                </w:rPr>
                <w:t>-Parameter + SM-PKI-Verzeichnisdienst</w:t>
              </w:r>
            </w:ins>
          </w:p>
        </w:tc>
        <w:tc>
          <w:tcPr>
            <w:tcW w:w="2700" w:type="dxa"/>
          </w:tcPr>
          <w:p w14:paraId="283C2285" w14:textId="77777777" w:rsidR="004878EC" w:rsidRDefault="004878EC" w:rsidP="000860A4">
            <w:pPr>
              <w:rPr>
                <w:ins w:id="282" w:author="E.ON Netze" w:date="2026-06-21T14:22:00Z" w16du:dateUtc="2026-06-21T12:22:00Z"/>
              </w:rPr>
            </w:pPr>
            <w:ins w:id="283" w:author="E.ON Netze" w:date="2026-06-21T14:22:00Z" w16du:dateUtc="2026-06-21T12:22:00Z">
              <w:r>
                <w:t>[RFC9421, §2.5]</w:t>
              </w:r>
            </w:ins>
          </w:p>
        </w:tc>
      </w:tr>
      <w:tr w:rsidR="004878EC" w14:paraId="6D504F9A" w14:textId="77777777" w:rsidTr="000860A4">
        <w:trPr>
          <w:ins w:id="284" w:author="E.ON Netze" w:date="2026-06-21T14:22:00Z"/>
        </w:trPr>
        <w:tc>
          <w:tcPr>
            <w:tcW w:w="3600" w:type="dxa"/>
          </w:tcPr>
          <w:p w14:paraId="289B4827" w14:textId="77777777" w:rsidR="004878EC" w:rsidRDefault="004878EC" w:rsidP="000860A4">
            <w:pPr>
              <w:rPr>
                <w:ins w:id="285" w:author="E.ON Netze" w:date="2026-06-21T14:22:00Z" w16du:dateUtc="2026-06-21T12:22:00Z"/>
              </w:rPr>
            </w:pPr>
            <w:proofErr w:type="spellStart"/>
            <w:ins w:id="286" w:author="E.ON Netze" w:date="2026-06-21T14:22:00Z" w16du:dateUtc="2026-06-21T12:22:00Z">
              <w:r>
                <w:t>transactionId</w:t>
              </w:r>
              <w:proofErr w:type="spellEnd"/>
              <w:r>
                <w:t xml:space="preserve"> (nicht RFC-konform)</w:t>
              </w:r>
            </w:ins>
          </w:p>
        </w:tc>
        <w:tc>
          <w:tcPr>
            <w:tcW w:w="3600" w:type="dxa"/>
          </w:tcPr>
          <w:p w14:paraId="682BC4A6" w14:textId="77777777" w:rsidR="004878EC" w:rsidRDefault="004878EC" w:rsidP="000860A4">
            <w:pPr>
              <w:rPr>
                <w:ins w:id="287" w:author="E.ON Netze" w:date="2026-06-21T14:22:00Z" w16du:dateUtc="2026-06-21T12:22:00Z"/>
              </w:rPr>
            </w:pPr>
            <w:ins w:id="288" w:author="E.ON Netze" w:date="2026-06-21T14:22:00Z" w16du:dateUtc="2026-06-21T12:22:00Z">
              <w:r>
                <w:rPr>
                  <w:rFonts w:ascii="Courier New" w:hAnsi="Courier New"/>
                  <w:sz w:val="18"/>
                </w:rPr>
                <w:t>X-Request-</w:t>
              </w:r>
              <w:proofErr w:type="spellStart"/>
              <w:r>
                <w:rPr>
                  <w:rFonts w:ascii="Courier New" w:hAnsi="Courier New"/>
                  <w:sz w:val="18"/>
                </w:rPr>
                <w:t>Id</w:t>
              </w:r>
              <w:proofErr w:type="spellEnd"/>
            </w:ins>
          </w:p>
        </w:tc>
        <w:tc>
          <w:tcPr>
            <w:tcW w:w="2700" w:type="dxa"/>
          </w:tcPr>
          <w:p w14:paraId="72241541" w14:textId="77777777" w:rsidR="004878EC" w:rsidRDefault="004878EC" w:rsidP="000860A4">
            <w:pPr>
              <w:rPr>
                <w:ins w:id="289" w:author="E.ON Netze" w:date="2026-06-21T14:22:00Z" w16du:dateUtc="2026-06-21T12:22:00Z"/>
              </w:rPr>
            </w:pPr>
            <w:ins w:id="290" w:author="E.ON Netze" w:date="2026-06-21T14:22:00Z" w16du:dateUtc="2026-06-21T12:22:00Z">
              <w:r>
                <w:t>IETF-üblicher Header</w:t>
              </w:r>
            </w:ins>
          </w:p>
        </w:tc>
      </w:tr>
      <w:tr w:rsidR="004878EC" w14:paraId="3C737050" w14:textId="77777777" w:rsidTr="000860A4">
        <w:trPr>
          <w:ins w:id="291" w:author="E.ON Netze" w:date="2026-06-21T14:22:00Z"/>
        </w:trPr>
        <w:tc>
          <w:tcPr>
            <w:tcW w:w="3600" w:type="dxa"/>
          </w:tcPr>
          <w:p w14:paraId="3D0AC3DA" w14:textId="77777777" w:rsidR="004878EC" w:rsidRDefault="004878EC" w:rsidP="000860A4">
            <w:pPr>
              <w:rPr>
                <w:ins w:id="292" w:author="E.ON Netze" w:date="2026-06-21T14:22:00Z" w16du:dateUtc="2026-06-21T12:22:00Z"/>
              </w:rPr>
            </w:pPr>
            <w:ins w:id="293" w:author="E.ON Netze" w:date="2026-06-21T14:22:00Z" w16du:dateUtc="2026-06-21T12:22:00Z">
              <w:r>
                <w:t>Kein Replay-Schutz spezifiziert</w:t>
              </w:r>
            </w:ins>
          </w:p>
        </w:tc>
        <w:tc>
          <w:tcPr>
            <w:tcW w:w="3600" w:type="dxa"/>
          </w:tcPr>
          <w:p w14:paraId="6108543D" w14:textId="77777777" w:rsidR="004878EC" w:rsidRDefault="004878EC" w:rsidP="000860A4">
            <w:pPr>
              <w:rPr>
                <w:ins w:id="294" w:author="E.ON Netze" w:date="2026-06-21T14:22:00Z" w16du:dateUtc="2026-06-21T12:22:00Z"/>
              </w:rPr>
            </w:pPr>
            <w:proofErr w:type="spellStart"/>
            <w:ins w:id="295" w:author="E.ON Netze" w:date="2026-06-21T14:22:00Z" w16du:dateUtc="2026-06-21T12:22:00Z">
              <w:r>
                <w:rPr>
                  <w:rFonts w:ascii="Courier New" w:hAnsi="Courier New"/>
                  <w:sz w:val="18"/>
                </w:rPr>
                <w:t>created</w:t>
              </w:r>
              <w:proofErr w:type="spellEnd"/>
              <w:r>
                <w:rPr>
                  <w:rFonts w:ascii="Courier New" w:hAnsi="Courier New"/>
                  <w:sz w:val="18"/>
                </w:rPr>
                <w:t>-Parameter + Akzeptanzfenster</w:t>
              </w:r>
            </w:ins>
          </w:p>
        </w:tc>
        <w:tc>
          <w:tcPr>
            <w:tcW w:w="2700" w:type="dxa"/>
          </w:tcPr>
          <w:p w14:paraId="1794A465" w14:textId="77777777" w:rsidR="004878EC" w:rsidRDefault="004878EC" w:rsidP="000860A4">
            <w:pPr>
              <w:rPr>
                <w:ins w:id="296" w:author="E.ON Netze" w:date="2026-06-21T14:22:00Z" w16du:dateUtc="2026-06-21T12:22:00Z"/>
              </w:rPr>
            </w:pPr>
            <w:ins w:id="297" w:author="E.ON Netze" w:date="2026-06-21T14:22:00Z" w16du:dateUtc="2026-06-21T12:22:00Z">
              <w:r>
                <w:t>[RFC9421, §3.2]</w:t>
              </w:r>
            </w:ins>
          </w:p>
        </w:tc>
      </w:tr>
    </w:tbl>
    <w:p w14:paraId="7CB0DF26" w14:textId="3D7D256F" w:rsidR="000B656E" w:rsidRPr="00803CF2" w:rsidDel="004878EC" w:rsidRDefault="000B656E" w:rsidP="000B656E">
      <w:pPr>
        <w:pStyle w:val="berschrift2"/>
        <w:rPr>
          <w:del w:id="298" w:author="E.ON Netze" w:date="2026-06-21T14:22:00Z" w16du:dateUtc="2026-06-21T12:22:00Z"/>
        </w:rPr>
      </w:pPr>
      <w:bookmarkStart w:id="299" w:name="_Toc233791604"/>
      <w:del w:id="300" w:author="E.ON Netze" w:date="2026-06-21T14:22:00Z" w16du:dateUtc="2026-06-21T12:22:00Z">
        <w:r w:rsidDel="004878EC">
          <w:delText>Inhaltsdatensicherungsebene</w:delText>
        </w:r>
        <w:bookmarkEnd w:id="19"/>
        <w:bookmarkEnd w:id="299"/>
      </w:del>
    </w:p>
    <w:p w14:paraId="286DAA12" w14:textId="3BED83B9" w:rsidR="000B656E" w:rsidDel="004878EC" w:rsidRDefault="000B656E" w:rsidP="000B656E">
      <w:pPr>
        <w:rPr>
          <w:del w:id="301" w:author="E.ON Netze" w:date="2026-06-21T14:22:00Z" w16du:dateUtc="2026-06-21T12:22:00Z"/>
        </w:rPr>
      </w:pPr>
      <w:del w:id="302" w:author="E.ON Netze" w:date="2026-06-21T14:22:00Z" w16du:dateUtc="2026-06-21T12:22:00Z">
        <w:r w:rsidRPr="00A40357" w:rsidDel="004878EC">
          <w:rPr>
            <w:color w:val="C20000" w:themeColor="background2"/>
          </w:rPr>
          <w:delText xml:space="preserve">MUST </w:delText>
        </w:r>
        <w:r w:rsidDel="004878EC">
          <w:delText>Jede API-Interaktion und der übertragene Payload wird signiert. Dies gilt sowohl für http-Requests als auch synchrone Responses, in denen ein Payload enthalten ist.</w:delText>
        </w:r>
      </w:del>
    </w:p>
    <w:p w14:paraId="1222325C" w14:textId="2A397188" w:rsidR="000B656E" w:rsidDel="004878EC" w:rsidRDefault="000B656E" w:rsidP="000B656E">
      <w:pPr>
        <w:rPr>
          <w:del w:id="303" w:author="E.ON Netze" w:date="2026-06-21T14:22:00Z" w16du:dateUtc="2026-06-21T12:22:00Z"/>
        </w:rPr>
      </w:pPr>
      <w:del w:id="304" w:author="E.ON Netze" w:date="2026-06-21T14:22:00Z" w16du:dateUtc="2026-06-21T12:22:00Z">
        <w:r w:rsidRPr="00A40357" w:rsidDel="004878EC">
          <w:rPr>
            <w:color w:val="C20000" w:themeColor="background2"/>
          </w:rPr>
          <w:delText xml:space="preserve">MUST </w:delText>
        </w:r>
        <w:r w:rsidDel="004878EC">
          <w:delText>D</w:delText>
        </w:r>
        <w:r w:rsidRPr="00543274" w:rsidDel="004878EC">
          <w:delText xml:space="preserve">ie dabei anzuwendenden Algorithmen (Hash- und Signatur-Algorithmus) sowie die Hinweise zur Umsetzung, sind in [TR03116-3] in den Kapiteln 8 und 9 identisch beschrieben und </w:delText>
        </w:r>
        <w:r w:rsidR="00731F32" w:rsidRPr="00543274" w:rsidDel="004878EC">
          <w:delText>soweit</w:delText>
        </w:r>
        <w:r w:rsidRPr="00543274" w:rsidDel="004878EC">
          <w:delText xml:space="preserve"> hier anzuwenden</w:delText>
        </w:r>
        <w:r w:rsidDel="004878EC">
          <w:delText>.</w:delText>
        </w:r>
      </w:del>
    </w:p>
    <w:p w14:paraId="317AD335" w14:textId="6797B19B" w:rsidR="002F7300" w:rsidDel="004878EC" w:rsidRDefault="000B656E" w:rsidP="000B656E">
      <w:pPr>
        <w:rPr>
          <w:del w:id="305" w:author="E.ON Netze" w:date="2026-06-21T14:22:00Z" w16du:dateUtc="2026-06-21T12:22:00Z"/>
        </w:rPr>
      </w:pPr>
      <w:del w:id="306" w:author="E.ON Netze" w:date="2026-06-21T14:22:00Z" w16du:dateUtc="2026-06-21T12:22:00Z">
        <w:r w:rsidDel="004878EC">
          <w:lastRenderedPageBreak/>
          <w:delText>Signiert wird die angesprochene Ressource (URI) inklusive aller Query-Parameter, die http-Kopfzeilen creationDateTime, transactionId und soweit vorhanden initialTransactionId, und die übermittelte Payload (JSON-Objekt)</w:delText>
        </w:r>
        <w:r w:rsidDel="004878EC">
          <w:rPr>
            <w:rStyle w:val="Funotenzeichen"/>
          </w:rPr>
          <w:footnoteReference w:id="4"/>
        </w:r>
        <w:r w:rsidDel="004878EC">
          <w:delText>.</w:delText>
        </w:r>
        <w:r w:rsidR="001E3177" w:rsidDel="004878EC">
          <w:delText xml:space="preserve"> </w:delText>
        </w:r>
      </w:del>
    </w:p>
    <w:p w14:paraId="2B2200ED" w14:textId="64862408" w:rsidR="000B656E" w:rsidDel="004878EC" w:rsidRDefault="004E3942" w:rsidP="000B656E">
      <w:pPr>
        <w:rPr>
          <w:del w:id="309" w:author="E.ON Netze" w:date="2026-06-21T14:22:00Z" w16du:dateUtc="2026-06-21T12:22:00Z"/>
        </w:rPr>
      </w:pPr>
      <w:del w:id="310" w:author="E.ON Netze" w:date="2026-06-21T14:22:00Z" w16du:dateUtc="2026-06-21T12:22:00Z">
        <w:r w:rsidRPr="004E3942" w:rsidDel="004878EC">
          <w:delText>Die URI als Grundlage zur Hashberechnung muss nach [RFC3986], Kapitel 6.2.2 und 6.2.3 normalisiert werden.</w:delText>
        </w:r>
        <w:r w:rsidR="002F7300" w:rsidDel="004878EC">
          <w:delText xml:space="preserve"> </w:delText>
        </w:r>
        <w:r w:rsidR="000B656E" w:rsidDel="004878EC">
          <w:delText>Vor der Berechnung des Hashwerts eines JSON-Objekts muss dieses kanonisiert werden gemäß [RFC8785].</w:delText>
        </w:r>
      </w:del>
    </w:p>
    <w:p w14:paraId="2A63066C" w14:textId="2794DFE5" w:rsidR="00F25D79" w:rsidDel="004878EC" w:rsidRDefault="00F25D79" w:rsidP="00F25D79">
      <w:pPr>
        <w:rPr>
          <w:del w:id="311" w:author="E.ON Netze" w:date="2026-06-21T14:22:00Z" w16du:dateUtc="2026-06-21T12:22:00Z"/>
        </w:rPr>
      </w:pPr>
      <w:del w:id="312" w:author="E.ON Netze" w:date="2026-06-21T14:22:00Z" w16du:dateUtc="2026-06-21T12:22:00Z">
        <w:r w:rsidDel="004878EC">
          <w:delText>Die zu signierende Bitfolge M ist wie folgt zu berechnen, wobei d</w:delText>
        </w:r>
        <w:r w:rsidRPr="0013360C" w:rsidDel="004878EC">
          <w:delText xml:space="preserve">er Hash für die </w:delText>
        </w:r>
        <w:r w:rsidDel="004878EC">
          <w:delText>HTTP</w:delText>
        </w:r>
        <w:r w:rsidRPr="0013360C" w:rsidDel="004878EC">
          <w:delText xml:space="preserve">-Kopfzeile </w:delText>
        </w:r>
        <w:r w:rsidDel="004878EC">
          <w:delText>„</w:delText>
        </w:r>
        <w:r w:rsidRPr="0013360C" w:rsidDel="004878EC">
          <w:delText>initialTransactionId</w:delText>
        </w:r>
        <w:r w:rsidDel="004878EC">
          <w:delText>“</w:delText>
        </w:r>
        <w:r w:rsidRPr="0013360C" w:rsidDel="004878EC">
          <w:delText xml:space="preserve"> nur </w:delText>
        </w:r>
        <w:r w:rsidDel="004878EC">
          <w:delText xml:space="preserve">dann einzubeziehen </w:delText>
        </w:r>
        <w:r w:rsidRPr="0013360C" w:rsidDel="004878EC">
          <w:delText xml:space="preserve">und in die Gesamtberechnung </w:delText>
        </w:r>
        <w:r w:rsidDel="004878EC">
          <w:delText>aufzunehmen ist</w:delText>
        </w:r>
        <w:r w:rsidRPr="0013360C" w:rsidDel="004878EC">
          <w:delText xml:space="preserve">, wenn </w:delText>
        </w:r>
        <w:r w:rsidDel="004878EC">
          <w:delText>diese</w:delText>
        </w:r>
        <w:r w:rsidRPr="0013360C" w:rsidDel="004878EC">
          <w:delText xml:space="preserve"> vorhanden ist</w:delText>
        </w:r>
        <w:r w:rsidDel="004878EC">
          <w:delText>, und das „+“ als Konkatenation der Ergebnisse der Hash-Funktionen zu verstehen ist:</w:delText>
        </w:r>
      </w:del>
    </w:p>
    <w:p w14:paraId="33FA23E5" w14:textId="24FD6B03" w:rsidR="00F25D79" w:rsidDel="004878EC" w:rsidRDefault="00F25D79" w:rsidP="00F25D79">
      <w:pPr>
        <w:pStyle w:val="Aufzhlungszeichen"/>
        <w:rPr>
          <w:del w:id="313" w:author="E.ON Netze" w:date="2026-06-21T14:22:00Z" w16du:dateUtc="2026-06-21T12:22:00Z"/>
          <w:lang w:val="en-US"/>
        </w:rPr>
      </w:pPr>
      <w:del w:id="314" w:author="E.ON Netze" w:date="2026-06-21T14:22:00Z" w16du:dateUtc="2026-06-21T12:22:00Z">
        <w:r w:rsidDel="004878EC">
          <w:rPr>
            <w:lang w:val="en-US"/>
          </w:rPr>
          <w:delText xml:space="preserve">M = </w:delText>
        </w:r>
        <w:r w:rsidRPr="001467BC" w:rsidDel="004878EC">
          <w:rPr>
            <w:lang w:val="en-US"/>
          </w:rPr>
          <w:delText>Hash(URI) + Hash(Payload) + Hash(</w:delText>
        </w:r>
        <w:r w:rsidDel="004878EC">
          <w:rPr>
            <w:lang w:val="en-US"/>
          </w:rPr>
          <w:delText>c</w:delText>
        </w:r>
        <w:r w:rsidRPr="001467BC" w:rsidDel="004878EC">
          <w:rPr>
            <w:lang w:val="en-US"/>
          </w:rPr>
          <w:delText>reationDateTime) + Hash(transactionId) + Hash(initialTransactionId)</w:delText>
        </w:r>
      </w:del>
    </w:p>
    <w:p w14:paraId="6E088489" w14:textId="7310D1FD" w:rsidR="00BD3FB2" w:rsidDel="004878EC" w:rsidRDefault="00F25D79" w:rsidP="00F25D79">
      <w:pPr>
        <w:pStyle w:val="Aufzhlungszeichen2"/>
        <w:rPr>
          <w:del w:id="315" w:author="E.ON Netze" w:date="2026-06-21T14:22:00Z" w16du:dateUtc="2026-06-21T12:22:00Z"/>
        </w:rPr>
      </w:pPr>
      <w:del w:id="316" w:author="E.ON Netze" w:date="2026-06-21T14:22:00Z" w16du:dateUtc="2026-06-21T12:22:00Z">
        <w:r w:rsidRPr="00E96497" w:rsidDel="004878EC">
          <w:delText>Beispiel: Mit dem Signaturalgorithmus ECDSA</w:delText>
        </w:r>
        <w:r w:rsidDel="004878EC">
          <w:delText xml:space="preserve"> gemäß </w:delText>
        </w:r>
        <w:r w:rsidRPr="00673F78" w:rsidDel="004878EC">
          <w:delText>[FIPS-186-5]</w:delText>
        </w:r>
        <w:r w:rsidRPr="00E96497" w:rsidDel="004878EC">
          <w:delText xml:space="preserve"> und dem Hashalgorithmus SHA256 würde die vollständige Signatur wie folgt berechnet:</w:delText>
        </w:r>
        <w:r w:rsidDel="004878EC">
          <w:br/>
        </w:r>
        <w:r w:rsidRPr="00FD7504" w:rsidDel="004878EC">
          <w:br/>
          <w:delText>ECDSA(M, PK</w:delText>
        </w:r>
        <w:r w:rsidRPr="00FD7504" w:rsidDel="004878EC">
          <w:rPr>
            <w:vertAlign w:val="subscript"/>
          </w:rPr>
          <w:delText>S</w:delText>
        </w:r>
        <w:r w:rsidRPr="00FD7504" w:rsidDel="004878EC">
          <w:delText>, SHA256), wobei</w:delText>
        </w:r>
      </w:del>
    </w:p>
    <w:p w14:paraId="1E3FC6AF" w14:textId="581CD431" w:rsidR="00F25D79" w:rsidRPr="00FD7504" w:rsidDel="004878EC" w:rsidRDefault="00F25D79" w:rsidP="00F15625">
      <w:pPr>
        <w:ind w:left="966"/>
        <w:rPr>
          <w:del w:id="317" w:author="E.ON Netze" w:date="2026-06-21T14:22:00Z" w16du:dateUtc="2026-06-21T12:22:00Z"/>
        </w:rPr>
      </w:pPr>
      <w:del w:id="318" w:author="E.ON Netze" w:date="2026-06-21T14:22:00Z" w16du:dateUtc="2026-06-21T12:22:00Z">
        <w:r w:rsidRPr="00F15625" w:rsidDel="004878EC">
          <w:delText>─</w:delText>
        </w:r>
        <w:r w:rsidDel="004878EC">
          <w:delText xml:space="preserve">   </w:delText>
        </w:r>
        <w:r w:rsidRPr="00E96497" w:rsidDel="004878EC">
          <w:delText>M d</w:delText>
        </w:r>
        <w:r w:rsidDel="004878EC">
          <w:delText>ie</w:delText>
        </w:r>
        <w:r w:rsidRPr="00E96497" w:rsidDel="004878EC">
          <w:delText xml:space="preserve"> </w:delText>
        </w:r>
        <w:r w:rsidDel="004878EC">
          <w:delText xml:space="preserve">wie oben beschriebene, </w:delText>
        </w:r>
        <w:r w:rsidRPr="00E96497" w:rsidDel="004878EC">
          <w:delText>zu signierende B</w:delText>
        </w:r>
        <w:r w:rsidDel="004878EC">
          <w:delText>itfolge mit Hash=SHA256,</w:delText>
        </w:r>
        <w:r w:rsidDel="004878EC">
          <w:br/>
        </w:r>
        <w:r w:rsidRPr="00F15625" w:rsidDel="004878EC">
          <w:delText>─</w:delText>
        </w:r>
        <w:r w:rsidDel="004878EC">
          <w:delText xml:space="preserve">   PK</w:delText>
        </w:r>
        <w:r w:rsidRPr="00F15625" w:rsidDel="004878EC">
          <w:delText>S</w:delText>
        </w:r>
        <w:r w:rsidDel="004878EC">
          <w:delText xml:space="preserve"> den privaten Signaturschlüssel des Senders und</w:delText>
        </w:r>
        <w:r w:rsidDel="004878EC">
          <w:br/>
        </w:r>
        <w:r w:rsidRPr="00F15625" w:rsidDel="004878EC">
          <w:delText>─</w:delText>
        </w:r>
        <w:r w:rsidDel="004878EC">
          <w:delText xml:space="preserve">   SHA256 die zu verwendende Hash-Funktion bezeichnet.</w:delText>
        </w:r>
      </w:del>
    </w:p>
    <w:p w14:paraId="43ECD9D6" w14:textId="30D098B2" w:rsidR="00DD5714" w:rsidDel="004878EC" w:rsidRDefault="006952EC" w:rsidP="000B656E">
      <w:pPr>
        <w:rPr>
          <w:del w:id="319" w:author="E.ON Netze" w:date="2026-06-21T14:22:00Z" w16du:dateUtc="2026-06-21T12:22:00Z"/>
        </w:rPr>
      </w:pPr>
      <w:del w:id="320" w:author="E.ON Netze" w:date="2026-06-21T14:22:00Z" w16du:dateUtc="2026-06-21T12:22:00Z">
        <w:r w:rsidRPr="006952EC" w:rsidDel="004878EC">
          <w:delText xml:space="preserve">Die Signatur ist im Plain Format gemäß [TR03111] zu kodieren. Der Plain-kodierte Signaturwert ist im HTTP-Header X-BDEW-SIGNATURE und der signierte Digest Hash(M) im HTTP-Header X-BDEW-DIGEST als Base64-kodierter Text </w:delText>
        </w:r>
        <w:r w:rsidR="0027163C" w:rsidRPr="0027163C" w:rsidDel="004878EC">
          <w:delText xml:space="preserve">gemäß Kapitel 4 von [RFC4648] </w:delText>
        </w:r>
        <w:r w:rsidRPr="006952EC" w:rsidDel="004878EC">
          <w:delText>zu übertragen.</w:delText>
        </w:r>
        <w:r w:rsidDel="004878EC">
          <w:delText xml:space="preserve"> </w:delText>
        </w:r>
      </w:del>
    </w:p>
    <w:p w14:paraId="04EFC5F5" w14:textId="2AFF2858" w:rsidR="000B656E" w:rsidDel="004878EC" w:rsidRDefault="000B656E" w:rsidP="000B656E">
      <w:pPr>
        <w:rPr>
          <w:del w:id="321" w:author="E.ON Netze" w:date="2026-06-21T14:22:00Z" w16du:dateUtc="2026-06-21T12:22:00Z"/>
        </w:rPr>
      </w:pPr>
      <w:del w:id="322" w:author="E.ON Netze" w:date="2026-06-21T14:22:00Z" w16du:dateUtc="2026-06-21T12:22:00Z">
        <w:r w:rsidRPr="00A06A61" w:rsidDel="004878EC">
          <w:delText>Das Zertifikat mit dem zum Signieren verwendeten öffentlichen Schlüssel wird in dem HTTP-H</w:delText>
        </w:r>
        <w:r w:rsidDel="004878EC">
          <w:delText>eader</w:delText>
        </w:r>
        <w:r w:rsidR="00CD40AE" w:rsidDel="004878EC">
          <w:delText xml:space="preserve"> </w:delText>
        </w:r>
        <w:r w:rsidRPr="00A06A61" w:rsidDel="004878EC">
          <w:delText xml:space="preserve">X-BDEW-CERT hinterlegt. Die </w:delText>
        </w:r>
        <w:r w:rsidDel="004878EC">
          <w:delText>K</w:delText>
        </w:r>
        <w:r w:rsidRPr="00A06A61" w:rsidDel="004878EC">
          <w:delText>odierung des Zertifikats in einem HTTP-Header Feld ist in Kapitel 2.1 in [RFC9440] für TLS</w:delText>
        </w:r>
        <w:r w:rsidDel="004878EC">
          <w:delText>-</w:delText>
        </w:r>
        <w:r w:rsidRPr="00A06A61" w:rsidDel="004878EC">
          <w:delText>Zertifikate beschrieben und ist hier in gleicher Weise zu verwenden.</w:delText>
        </w:r>
      </w:del>
    </w:p>
    <w:p w14:paraId="53C47E09" w14:textId="3C2D0A04" w:rsidR="00B20FF7" w:rsidRPr="00814040" w:rsidDel="004878EC" w:rsidRDefault="000B656E" w:rsidP="000B656E">
      <w:pPr>
        <w:rPr>
          <w:del w:id="323" w:author="E.ON Netze" w:date="2026-06-21T14:22:00Z" w16du:dateUtc="2026-06-21T12:22:00Z"/>
        </w:rPr>
      </w:pPr>
      <w:del w:id="324" w:author="E.ON Netze" w:date="2026-06-21T14:22:00Z" w16du:dateUtc="2026-06-21T12:22:00Z">
        <w:r w:rsidDel="004878EC">
          <w:delText>Die mittels des API-Aufrufs übertragenen Parameter und Payload werden nicht verschlüsselt</w:delText>
        </w:r>
        <w:r w:rsidR="00076047" w:rsidDel="004878EC">
          <w:delText>.</w:delText>
        </w:r>
      </w:del>
    </w:p>
    <w:p w14:paraId="73AB0ECC" w14:textId="40E6FAF6" w:rsidR="00AD0481" w:rsidRPr="00814040" w:rsidRDefault="004C541D" w:rsidP="00AD0481">
      <w:pPr>
        <w:pStyle w:val="berschrift1"/>
      </w:pPr>
      <w:bookmarkStart w:id="325" w:name="_Toc173151449"/>
      <w:bookmarkStart w:id="326" w:name="_Toc233791605"/>
      <w:r>
        <w:t>Zertifikate und PKI</w:t>
      </w:r>
      <w:bookmarkEnd w:id="325"/>
      <w:bookmarkEnd w:id="326"/>
    </w:p>
    <w:p w14:paraId="34F4EB25" w14:textId="77777777" w:rsidR="00AC5B99" w:rsidRDefault="00AC5B99" w:rsidP="00AC5B99">
      <w:r>
        <w:t>Die Kommunikation wird durch Verwendung der Smart Metering PKI (SM-PKI) des BSI abgesichert. Die Vorgaben der Certificate Policy (CP) der SM-PKI müssen eingehalten werden. Die Kommunikationspartner, API-Nutzer und Anbieter, sind nach dem Rollenkonzept der SM-PKI in der Rolle passiver EMT, sofern der Kommunikationspartner nicht durch Regelungen außerhalb dieses Regelwerks zur API die Rolle eines aktiven EMT wahrnehmen muss.</w:t>
      </w:r>
    </w:p>
    <w:p w14:paraId="1265412A" w14:textId="77777777" w:rsidR="00A43B0A" w:rsidRDefault="00A43B0A" w:rsidP="00A43B0A">
      <w:pPr>
        <w:pStyle w:val="berschrift2"/>
      </w:pPr>
      <w:bookmarkStart w:id="327" w:name="_Toc173151451"/>
      <w:bookmarkStart w:id="328" w:name="_Toc233791606"/>
      <w:proofErr w:type="spellStart"/>
      <w:r>
        <w:lastRenderedPageBreak/>
        <w:t>Vertrauensdiensteanbieter</w:t>
      </w:r>
      <w:bookmarkEnd w:id="327"/>
      <w:bookmarkEnd w:id="328"/>
      <w:proofErr w:type="spellEnd"/>
    </w:p>
    <w:p w14:paraId="5181A267" w14:textId="77777777" w:rsidR="00A43B0A" w:rsidRPr="003C16C9" w:rsidRDefault="00A43B0A" w:rsidP="00A43B0A">
      <w:r>
        <w:t xml:space="preserve">Die </w:t>
      </w:r>
      <w:proofErr w:type="spellStart"/>
      <w:r>
        <w:t>Vertrauensdiensteanbieter</w:t>
      </w:r>
      <w:proofErr w:type="spellEnd"/>
      <w:r>
        <w:t xml:space="preserve"> müssen eine Sub-CA-Instanz </w:t>
      </w:r>
      <w:r w:rsidRPr="003C16C9">
        <w:t>gemäß der CP der SM-PKI sein.</w:t>
      </w:r>
    </w:p>
    <w:p w14:paraId="75402175" w14:textId="77777777" w:rsidR="00A43B0A" w:rsidRPr="003C16C9" w:rsidRDefault="00A43B0A" w:rsidP="00A43B0A">
      <w:pPr>
        <w:pStyle w:val="berschrift2"/>
      </w:pPr>
      <w:bookmarkStart w:id="329" w:name="_Toc173151452"/>
      <w:bookmarkStart w:id="330" w:name="_Ref173165177"/>
      <w:bookmarkStart w:id="331" w:name="_Toc233791607"/>
      <w:r w:rsidRPr="003C16C9">
        <w:t>Verzeichnisdienst</w:t>
      </w:r>
      <w:bookmarkEnd w:id="329"/>
      <w:bookmarkEnd w:id="330"/>
      <w:bookmarkEnd w:id="331"/>
    </w:p>
    <w:p w14:paraId="06016884" w14:textId="12FE2163" w:rsidR="009B69F2" w:rsidRDefault="009B69F2" w:rsidP="009B69F2">
      <w:r>
        <w:t xml:space="preserve">Neben den von den Sub-CA gestellten Verzeichnisdiensten muss jeder Marktpartner einen dezentralen Verzeichnisdienst (siehe </w:t>
      </w:r>
      <w:proofErr w:type="spellStart"/>
      <w:r>
        <w:t>EDI@Energy-Dokument</w:t>
      </w:r>
      <w:proofErr w:type="spellEnd"/>
      <w:r>
        <w:t xml:space="preserve"> „Regelungen zum Verzeichnis</w:t>
      </w:r>
      <w:r w:rsidR="005E051F">
        <w:softHyphen/>
      </w:r>
      <w:r>
        <w:t>dienst“) beauftragen oder betreiben, der Metadaten zu seinen verwendeten Zertifikaten und insbesondere zur API-Kennung den zughörigen Endpunkt (URL) der API veröffentlicht.</w:t>
      </w:r>
    </w:p>
    <w:p w14:paraId="143DB6C4" w14:textId="7BA9AE22" w:rsidR="00A43B0A" w:rsidRPr="003C16C9" w:rsidRDefault="009B69F2" w:rsidP="00A43B0A">
      <w:r w:rsidRPr="004C5A59">
        <w:rPr>
          <w:i/>
          <w:iCs/>
        </w:rPr>
        <w:t>Hinweis:</w:t>
      </w:r>
      <w:r>
        <w:t xml:space="preserve"> Die möglichen API-Kennungen sind im </w:t>
      </w:r>
      <w:proofErr w:type="spellStart"/>
      <w:r>
        <w:t>EDI@Energy-Dokument</w:t>
      </w:r>
      <w:proofErr w:type="spellEnd"/>
      <w:r>
        <w:t xml:space="preserve"> “Anwendungsübersicht der </w:t>
      </w:r>
      <w:proofErr w:type="spellStart"/>
      <w:r>
        <w:t>Prüfindetifikatoren</w:t>
      </w:r>
      <w:proofErr w:type="spellEnd"/>
      <w:r>
        <w:t>“ zu entnehmen.</w:t>
      </w:r>
    </w:p>
    <w:p w14:paraId="1E994882" w14:textId="77777777" w:rsidR="00A43B0A" w:rsidRDefault="00A43B0A" w:rsidP="00A43B0A">
      <w:pPr>
        <w:pStyle w:val="berschrift2"/>
      </w:pPr>
      <w:bookmarkStart w:id="332" w:name="_Toc173151453"/>
      <w:bookmarkStart w:id="333" w:name="_Toc233791608"/>
      <w:r>
        <w:t>Zertifikate: Parameter und Anforderungen</w:t>
      </w:r>
      <w:bookmarkEnd w:id="332"/>
      <w:bookmarkEnd w:id="333"/>
    </w:p>
    <w:p w14:paraId="797F7741" w14:textId="77777777" w:rsidR="00A43B0A" w:rsidRDefault="00A43B0A" w:rsidP="00A43B0A">
      <w:r>
        <w:t xml:space="preserve">Die Anforderungen an die Zertifikate ergeben sich aus der CP der genutzten SM-PKI; </w:t>
      </w:r>
      <w:proofErr w:type="spellStart"/>
      <w:r>
        <w:t>insbeson-dere</w:t>
      </w:r>
      <w:proofErr w:type="spellEnd"/>
      <w:r>
        <w:t xml:space="preserve"> gilt: </w:t>
      </w:r>
    </w:p>
    <w:p w14:paraId="2A0F00DF" w14:textId="77777777" w:rsidR="00A43B0A" w:rsidRDefault="00A43B0A" w:rsidP="00A43B0A">
      <w:pPr>
        <w:pStyle w:val="Aufzhlungszeichen"/>
      </w:pPr>
      <w:r>
        <w:t xml:space="preserve">der </w:t>
      </w:r>
      <w:proofErr w:type="spellStart"/>
      <w:r>
        <w:t>CommonName</w:t>
      </w:r>
      <w:proofErr w:type="spellEnd"/>
      <w:r>
        <w:t xml:space="preserve"> muss nach dem Schema &lt;</w:t>
      </w:r>
      <w:proofErr w:type="spellStart"/>
      <w:r w:rsidRPr="00230C27">
        <w:rPr>
          <w:i/>
          <w:iCs/>
        </w:rPr>
        <w:t>org</w:t>
      </w:r>
      <w:proofErr w:type="spellEnd"/>
      <w:proofErr w:type="gramStart"/>
      <w:r>
        <w:t>&gt;.EMT.</w:t>
      </w:r>
      <w:r w:rsidRPr="00230C27">
        <w:rPr>
          <w:b/>
          <w:bCs/>
        </w:rPr>
        <w:t>API</w:t>
      </w:r>
      <w:proofErr w:type="gramEnd"/>
      <w:r>
        <w:t>&lt;</w:t>
      </w:r>
      <w:proofErr w:type="spellStart"/>
      <w:r w:rsidRPr="00230C27">
        <w:rPr>
          <w:i/>
          <w:iCs/>
        </w:rPr>
        <w:t>extension</w:t>
      </w:r>
      <w:proofErr w:type="spellEnd"/>
      <w:r>
        <w:t>&gt; gebildet werden.</w:t>
      </w:r>
    </w:p>
    <w:p w14:paraId="1CA13DCF" w14:textId="77777777" w:rsidR="00A43B0A" w:rsidRDefault="00A43B0A" w:rsidP="00A43B0A">
      <w:pPr>
        <w:pStyle w:val="Aufzhlungszeichen"/>
      </w:pPr>
      <w:r>
        <w:t>Das Feld Organisational Unit („OU“) des Subject muss die MP-ID enthalten.</w:t>
      </w:r>
    </w:p>
    <w:p w14:paraId="70CCFD05" w14:textId="653133B3" w:rsidR="00A43B0A" w:rsidRDefault="00A43B0A" w:rsidP="00A43B0A">
      <w:pPr>
        <w:pStyle w:val="Aufzhlungszeichen"/>
      </w:pPr>
      <w:r>
        <w:t xml:space="preserve">Der Parameter im Feld „Alternativer Antragstellername“ mit der Ausprägung </w:t>
      </w:r>
      <w:proofErr w:type="spellStart"/>
      <w:r>
        <w:t>UniformResourceIdentifier</w:t>
      </w:r>
      <w:proofErr w:type="spellEnd"/>
      <w:r>
        <w:t xml:space="preserve"> </w:t>
      </w:r>
      <w:r w:rsidRPr="003C16C9">
        <w:t xml:space="preserve">muss vorhanden sein und die Adresse des genutzten Verzeichnisdiensts (siehe Kapitel </w:t>
      </w:r>
      <w:r w:rsidRPr="003C16C9">
        <w:fldChar w:fldCharType="begin"/>
      </w:r>
      <w:r w:rsidRPr="003C16C9">
        <w:instrText xml:space="preserve"> REF _Ref173165177 \r \h </w:instrText>
      </w:r>
      <w:r w:rsidR="003C16C9">
        <w:instrText xml:space="preserve"> \* MERGEFORMAT </w:instrText>
      </w:r>
      <w:r w:rsidRPr="003C16C9">
        <w:fldChar w:fldCharType="separate"/>
      </w:r>
      <w:r w:rsidR="0089535B">
        <w:t>4.2</w:t>
      </w:r>
      <w:r w:rsidRPr="003C16C9">
        <w:fldChar w:fldCharType="end"/>
      </w:r>
      <w:r w:rsidRPr="003C16C9">
        <w:t>)</w:t>
      </w:r>
      <w:r>
        <w:t xml:space="preserve"> beinhalten.</w:t>
      </w:r>
    </w:p>
    <w:p w14:paraId="0313AC52" w14:textId="77777777" w:rsidR="00A43B0A" w:rsidRDefault="00A43B0A" w:rsidP="00A43B0A">
      <w:pPr>
        <w:pStyle w:val="Aufzhlungszeichen"/>
      </w:pPr>
      <w:r>
        <w:t>ein EMT.API-Zertifikat kann für einen oder mehrere API-Webdienste genutzt werden.</w:t>
      </w:r>
    </w:p>
    <w:p w14:paraId="24C670E0" w14:textId="66E9E38D" w:rsidR="00A43B0A" w:rsidRDefault="00A43B0A" w:rsidP="00A43B0A">
      <w:pPr>
        <w:pStyle w:val="berschrift2"/>
      </w:pPr>
      <w:bookmarkStart w:id="334" w:name="_Toc173151454"/>
      <w:bookmarkStart w:id="335" w:name="_Toc233791609"/>
      <w:r>
        <w:t>Übergangsregel</w:t>
      </w:r>
      <w:bookmarkEnd w:id="334"/>
      <w:r w:rsidR="00621225">
        <w:t>ung</w:t>
      </w:r>
      <w:bookmarkEnd w:id="335"/>
    </w:p>
    <w:p w14:paraId="6BE505DC" w14:textId="77777777" w:rsidR="00A43B0A" w:rsidRPr="00277C48" w:rsidRDefault="00A43B0A" w:rsidP="00A43B0A">
      <w:pPr>
        <w:pStyle w:val="Zwischenberschrift"/>
        <w:jc w:val="left"/>
        <w:rPr>
          <w:color w:val="000000" w:themeColor="text1"/>
        </w:rPr>
      </w:pPr>
      <w:r w:rsidRPr="003624BF">
        <w:rPr>
          <w:b w:val="0"/>
          <w:color w:val="auto"/>
        </w:rPr>
        <w:t>Bereits ausgestel</w:t>
      </w:r>
      <w:r>
        <w:rPr>
          <w:b w:val="0"/>
          <w:color w:val="auto"/>
        </w:rPr>
        <w:t xml:space="preserve">lte und in der Marktkommunikation genutzte Zertifikate für die Nutzung der API-Webdienste </w:t>
      </w:r>
      <w:r w:rsidRPr="00C74A67">
        <w:rPr>
          <w:b w:val="0"/>
          <w:color w:val="auto"/>
        </w:rPr>
        <w:t>zur prozessualen Abwicklung von Steuerungshandlungen in Verbindung mit intelligenten Messsystemen (iMS)</w:t>
      </w:r>
      <w:r>
        <w:rPr>
          <w:b w:val="0"/>
          <w:color w:val="auto"/>
        </w:rPr>
        <w:t>, die nicht den genannten Anforderungen entsprechen, dürfen bis zum Gültigkeitsende weiter genutzt werden.</w:t>
      </w:r>
    </w:p>
    <w:p w14:paraId="4C1EBA83" w14:textId="77777777" w:rsidR="00A43B0A" w:rsidRDefault="00A43B0A" w:rsidP="00A43B0A">
      <w:pPr>
        <w:pStyle w:val="berschrift2"/>
      </w:pPr>
      <w:bookmarkStart w:id="336" w:name="_Toc173151455"/>
      <w:bookmarkStart w:id="337" w:name="_Toc233791610"/>
      <w:r>
        <w:t>Zertifikatswechsel</w:t>
      </w:r>
      <w:bookmarkEnd w:id="336"/>
      <w:bookmarkEnd w:id="337"/>
    </w:p>
    <w:p w14:paraId="51E61B84" w14:textId="77777777" w:rsidR="00A43B0A" w:rsidRDefault="00A43B0A" w:rsidP="00A43B0A">
      <w:r>
        <w:t>Spätestens 10 Werktage, bevor Zertifikate ungültig werden, muss der Inhaber dieser Zertifikate die Nachfolgezertifikate zur Verfügung gestellt haben. Somit entsteht ein Überlappungszeitraum von mindestens 10 Werktagen, in dem noch die bisherigen und die neuen Zertifikate gleichzeitig gültig sind. Für diesen Zeitraum gilt: Innerhalb dieses Überlappungszeitraums kann bei allen Marktpartnern die Umstellung von den bisher genutzten auf die neuen Zertifikate erfolgen.</w:t>
      </w:r>
    </w:p>
    <w:p w14:paraId="03BA6E53" w14:textId="77777777" w:rsidR="00A43B0A" w:rsidRDefault="00A43B0A" w:rsidP="00A43B0A">
      <w:pPr>
        <w:pStyle w:val="berschrift2"/>
      </w:pPr>
      <w:bookmarkStart w:id="338" w:name="_Toc173151456"/>
      <w:bookmarkStart w:id="339" w:name="_Toc233791611"/>
      <w:r>
        <w:t>Rückruf und Sperrlisten</w:t>
      </w:r>
      <w:bookmarkEnd w:id="338"/>
      <w:bookmarkEnd w:id="339"/>
    </w:p>
    <w:p w14:paraId="222711B0" w14:textId="77777777" w:rsidR="00A43B0A" w:rsidRDefault="00A43B0A" w:rsidP="00A43B0A">
      <w:r>
        <w:t>Will ein Zertifikatsinhaber sein Zertifikat vor Ablauf der Gültigkeitsfrist nicht mehr verwenden oder für ungültig erklären, so muss er sein Zertifikat über die Sperrlisten (CRL) seines CA-</w:t>
      </w:r>
      <w:proofErr w:type="spellStart"/>
      <w:r>
        <w:t>Anbie</w:t>
      </w:r>
      <w:proofErr w:type="spellEnd"/>
      <w:r>
        <w:t>-</w:t>
      </w:r>
      <w:proofErr w:type="spellStart"/>
      <w:r>
        <w:t>ters</w:t>
      </w:r>
      <w:proofErr w:type="spellEnd"/>
      <w:r>
        <w:t xml:space="preserve"> zurückziehen lassen. Die Vorgaben und Regelungen für die Sperrung von Zertifikaten, </w:t>
      </w:r>
      <w:r>
        <w:lastRenderedPageBreak/>
        <w:t>Verarbeitung von Sperrlisten und der Aktualisierungs- und Prüfungszeiten ergeben sich aus der Certificate Policy (CP) der SM-PKI.</w:t>
      </w:r>
    </w:p>
    <w:p w14:paraId="27FA5AD7" w14:textId="566E1DA2" w:rsidR="00AC5B99" w:rsidRPr="00814040" w:rsidRDefault="00A43B0A" w:rsidP="00BA02F0">
      <w:r>
        <w:t xml:space="preserve">Wenn die CRL einer CA über die im Zertifikat eingetragene Certificate </w:t>
      </w:r>
      <w:proofErr w:type="spellStart"/>
      <w:r>
        <w:t>Revocation</w:t>
      </w:r>
      <w:proofErr w:type="spellEnd"/>
      <w:r>
        <w:t xml:space="preserve"> List Distribution Point (CRL-DP) von einer CA über 3 Tage nicht abrufbar ist oder im Gültigkeitszeitraum nicht verlängert wurde, dann ist der ausstellenden CA und aller darunter gelisteten Zertifikate bis zur Veröffentlichung einer aktuellen CRL nach den Regelungen der CP zu misstrauen. Die konkreten, möglichen Konsequenzen sind Kapitel 9 zu entnehmen</w:t>
      </w:r>
    </w:p>
    <w:p w14:paraId="5FDF097F" w14:textId="4633E508" w:rsidR="00661C93" w:rsidRPr="00814040" w:rsidRDefault="00661C93">
      <w:pPr>
        <w:spacing w:after="200" w:line="276" w:lineRule="auto"/>
      </w:pPr>
      <w:r w:rsidRPr="00814040">
        <w:br w:type="page"/>
      </w:r>
    </w:p>
    <w:p w14:paraId="4FE6447D" w14:textId="1900CDCD" w:rsidR="001E5195" w:rsidRPr="00814040" w:rsidRDefault="00661C93" w:rsidP="00661C93">
      <w:pPr>
        <w:pStyle w:val="berschrift1"/>
      </w:pPr>
      <w:bookmarkStart w:id="340" w:name="_Toc140239909"/>
      <w:bookmarkStart w:id="341" w:name="_Toc233791612"/>
      <w:r w:rsidRPr="00814040">
        <w:lastRenderedPageBreak/>
        <w:t>Quellen</w:t>
      </w:r>
      <w:bookmarkEnd w:id="340"/>
      <w:bookmarkEnd w:id="341"/>
    </w:p>
    <w:p w14:paraId="1D7FD009" w14:textId="77777777" w:rsidR="00D373E5" w:rsidRPr="00D679D7" w:rsidRDefault="00D373E5" w:rsidP="00D373E5">
      <w:pPr>
        <w:spacing w:after="200" w:line="276" w:lineRule="auto"/>
        <w:ind w:left="1560" w:hanging="1560"/>
      </w:pPr>
      <w:r>
        <w:t>[</w:t>
      </w:r>
      <w:r w:rsidRPr="00814040">
        <w:t>BK6-21-282</w:t>
      </w:r>
      <w:r>
        <w:t>]</w:t>
      </w:r>
      <w:r>
        <w:tab/>
      </w:r>
      <w:r w:rsidRPr="00D679D7">
        <w:t>Beschluss (BK6-21-282) und Anlagen zur Absicherung der elektronischen Marktkom</w:t>
      </w:r>
      <w:r w:rsidRPr="00D679D7">
        <w:softHyphen/>
        <w:t>munikation Strom, Bundesnetzagentur, 31.03.2022.</w:t>
      </w:r>
    </w:p>
    <w:p w14:paraId="4B5CBA7E" w14:textId="77777777" w:rsidR="00D373E5" w:rsidRDefault="00D373E5" w:rsidP="00D373E5">
      <w:pPr>
        <w:spacing w:after="200" w:line="276" w:lineRule="auto"/>
        <w:ind w:left="1560" w:hanging="1560"/>
      </w:pPr>
      <w:bookmarkStart w:id="342" w:name="_Hlk168313325"/>
      <w:r>
        <w:t>[</w:t>
      </w:r>
      <w:r w:rsidRPr="000465D3">
        <w:t>BK6-22-128</w:t>
      </w:r>
      <w:r>
        <w:t>]</w:t>
      </w:r>
      <w:bookmarkEnd w:id="342"/>
      <w:r>
        <w:tab/>
      </w:r>
      <w:r w:rsidRPr="00760150">
        <w:t>Beschluss (</w:t>
      </w:r>
      <w:r w:rsidRPr="000465D3">
        <w:t>BK6-22-128</w:t>
      </w:r>
      <w:r w:rsidRPr="00760150">
        <w:t xml:space="preserve">) und Anlagen </w:t>
      </w:r>
      <w:r>
        <w:t xml:space="preserve">zur prozessualen Abwicklung von Steuerungshandlungen in Verbindung mit intelligenten Messsystemen (iMS) (Universalbestellprozess), </w:t>
      </w:r>
      <w:r w:rsidRPr="00E720FB">
        <w:t>21.11.2022</w:t>
      </w:r>
      <w:r>
        <w:t>.</w:t>
      </w:r>
    </w:p>
    <w:p w14:paraId="3F6B49B7" w14:textId="77777777" w:rsidR="00D373E5" w:rsidRPr="00760150" w:rsidRDefault="00D373E5" w:rsidP="00D373E5">
      <w:pPr>
        <w:spacing w:after="200" w:line="276" w:lineRule="auto"/>
        <w:ind w:left="1560" w:hanging="1560"/>
      </w:pPr>
      <w:r w:rsidRPr="00760150">
        <w:t>[BK6-22-024]</w:t>
      </w:r>
      <w:r w:rsidRPr="00760150">
        <w:tab/>
        <w:t xml:space="preserve">Beschluss (BK6-22-024) und Anlagen zu </w:t>
      </w:r>
      <w:r w:rsidRPr="00ED2C2E">
        <w:t>Regelungen für einen beschleunigten werktäglichen Lieferantenwechsel in 24 Stunden (LFW24)</w:t>
      </w:r>
      <w:r w:rsidRPr="00760150">
        <w:t>,</w:t>
      </w:r>
      <w:r>
        <w:t xml:space="preserve"> 21</w:t>
      </w:r>
      <w:r w:rsidRPr="00760150">
        <w:t>.03.202</w:t>
      </w:r>
      <w:r>
        <w:t>4</w:t>
      </w:r>
      <w:r w:rsidRPr="00760150">
        <w:t>.</w:t>
      </w:r>
    </w:p>
    <w:p w14:paraId="11F7D86F" w14:textId="77777777" w:rsidR="00D373E5" w:rsidRPr="00133B95" w:rsidRDefault="00D373E5" w:rsidP="00D373E5">
      <w:pPr>
        <w:spacing w:after="200" w:line="276" w:lineRule="auto"/>
        <w:ind w:left="1560" w:hanging="1560"/>
      </w:pPr>
      <w:r w:rsidRPr="00143BBC">
        <w:rPr>
          <w:lang w:val="en-GB"/>
        </w:rPr>
        <w:t>[CP-SM-PKI]</w:t>
      </w:r>
      <w:r w:rsidRPr="00143BBC">
        <w:rPr>
          <w:lang w:val="en-GB"/>
        </w:rPr>
        <w:tab/>
        <w:t>Certificate Policy der Smart Metering PKI</w:t>
      </w:r>
      <w:r>
        <w:rPr>
          <w:lang w:val="en-GB"/>
        </w:rPr>
        <w:t>.</w:t>
      </w:r>
      <w:r w:rsidRPr="00143BBC">
        <w:rPr>
          <w:lang w:val="en-GB"/>
        </w:rPr>
        <w:t xml:space="preserve"> </w:t>
      </w:r>
      <w:r w:rsidRPr="00133B95">
        <w:t>Version 1.1.2, 25.01.2023.</w:t>
      </w:r>
      <w:r w:rsidRPr="00133B95">
        <w:br/>
        <w:t>https://www.bsi.bund.de/dok/7615484</w:t>
      </w:r>
    </w:p>
    <w:p w14:paraId="7BC4FC22" w14:textId="77777777" w:rsidR="00CD40AE" w:rsidRPr="00632A7F" w:rsidRDefault="00CD40AE" w:rsidP="00CD40AE">
      <w:pPr>
        <w:spacing w:after="200" w:line="276" w:lineRule="auto"/>
        <w:ind w:left="1560" w:hanging="1560"/>
        <w:rPr>
          <w:lang w:val="en-GB"/>
        </w:rPr>
      </w:pPr>
      <w:r w:rsidRPr="00632A7F">
        <w:rPr>
          <w:lang w:val="en-GB"/>
        </w:rPr>
        <w:t>[FIPS-186-5]</w:t>
      </w:r>
      <w:r w:rsidRPr="00632A7F">
        <w:rPr>
          <w:lang w:val="en-GB"/>
        </w:rPr>
        <w:tab/>
        <w:t>Federal Information Processing Standards Publication. (FIPS PUB) 186-5, Digital Signature Standard</w:t>
      </w:r>
      <w:r>
        <w:rPr>
          <w:lang w:val="en-GB"/>
        </w:rPr>
        <w:t xml:space="preserve"> (DSS)</w:t>
      </w:r>
      <w:r w:rsidRPr="00632A7F">
        <w:rPr>
          <w:lang w:val="en-GB"/>
        </w:rPr>
        <w:t>, 03.02.2023.</w:t>
      </w:r>
      <w:r>
        <w:rPr>
          <w:lang w:val="en-GB"/>
        </w:rPr>
        <w:t xml:space="preserve"> </w:t>
      </w:r>
      <w:r w:rsidRPr="00E32482">
        <w:rPr>
          <w:lang w:val="en-GB"/>
        </w:rPr>
        <w:t>https://doi.org/10.6028/NIST.FIPS.186-5</w:t>
      </w:r>
    </w:p>
    <w:p w14:paraId="6C36E3D4" w14:textId="77777777" w:rsidR="00D373E5" w:rsidRPr="00275276" w:rsidRDefault="00D373E5" w:rsidP="00D373E5">
      <w:pPr>
        <w:spacing w:after="200" w:line="276" w:lineRule="auto"/>
        <w:ind w:left="1560" w:hanging="1560"/>
        <w:rPr>
          <w:lang w:val="en-US"/>
        </w:rPr>
      </w:pPr>
      <w:r w:rsidRPr="00275276">
        <w:rPr>
          <w:lang w:val="en-US"/>
        </w:rPr>
        <w:t>[RFC2119]</w:t>
      </w:r>
      <w:r>
        <w:rPr>
          <w:lang w:val="en-US"/>
        </w:rPr>
        <w:tab/>
      </w:r>
      <w:r w:rsidRPr="00275276">
        <w:rPr>
          <w:lang w:val="en-US"/>
        </w:rPr>
        <w:t>Key words for use in RFCs to Indicate Requirement Levels. IETF RFC 2119. March 1997. https://www.rfc-editor.org/rfc/rfc2119</w:t>
      </w:r>
    </w:p>
    <w:p w14:paraId="2C71EC30" w14:textId="0A1F44AC" w:rsidR="00900AE5" w:rsidRDefault="00900AE5" w:rsidP="006171F8">
      <w:pPr>
        <w:spacing w:after="200" w:line="276" w:lineRule="auto"/>
        <w:ind w:left="1560" w:hanging="1560"/>
        <w:rPr>
          <w:lang w:val="en-US"/>
        </w:rPr>
      </w:pPr>
      <w:r w:rsidRPr="004B3463">
        <w:rPr>
          <w:lang w:val="en-US"/>
        </w:rPr>
        <w:t>[RFC3986]</w:t>
      </w:r>
      <w:r w:rsidRPr="004B3463">
        <w:rPr>
          <w:lang w:val="en-US"/>
        </w:rPr>
        <w:tab/>
      </w:r>
      <w:r w:rsidR="005D03C5" w:rsidRPr="005D03C5">
        <w:rPr>
          <w:lang w:val="en-US"/>
        </w:rPr>
        <w:t>Uniform Resource Identifier (URI): Generic Syntax</w:t>
      </w:r>
      <w:r w:rsidR="005D03C5">
        <w:rPr>
          <w:lang w:val="en-US"/>
        </w:rPr>
        <w:t xml:space="preserve">. </w:t>
      </w:r>
      <w:r w:rsidR="00AE79E3" w:rsidRPr="00AE79E3">
        <w:rPr>
          <w:lang w:val="en-US"/>
        </w:rPr>
        <w:t>January 2005</w:t>
      </w:r>
      <w:r w:rsidR="00AE79E3">
        <w:rPr>
          <w:lang w:val="en-US"/>
        </w:rPr>
        <w:t xml:space="preserve">. </w:t>
      </w:r>
      <w:r w:rsidR="004B3463" w:rsidRPr="004B3463">
        <w:rPr>
          <w:lang w:val="en-US"/>
        </w:rPr>
        <w:t>https://www.rfc-editor.org/rfc/rfc3986</w:t>
      </w:r>
    </w:p>
    <w:p w14:paraId="522E7DE7" w14:textId="15EFD2AD" w:rsidR="006171F8" w:rsidRDefault="006171F8" w:rsidP="006171F8">
      <w:pPr>
        <w:spacing w:after="200" w:line="276" w:lineRule="auto"/>
        <w:ind w:left="1560" w:hanging="1560"/>
        <w:rPr>
          <w:lang w:val="en-US"/>
        </w:rPr>
      </w:pPr>
      <w:r>
        <w:rPr>
          <w:lang w:val="en-US"/>
        </w:rPr>
        <w:t>[RFC4648]</w:t>
      </w:r>
      <w:r>
        <w:rPr>
          <w:lang w:val="en-US"/>
        </w:rPr>
        <w:tab/>
      </w:r>
      <w:proofErr w:type="gramStart"/>
      <w:r w:rsidRPr="002B70CA">
        <w:rPr>
          <w:lang w:val="en-US"/>
        </w:rPr>
        <w:t>The Base16</w:t>
      </w:r>
      <w:proofErr w:type="gramEnd"/>
      <w:r w:rsidRPr="002B70CA">
        <w:rPr>
          <w:lang w:val="en-US"/>
        </w:rPr>
        <w:t>, Base32, and Base64 Data Encodings. IETF RFC 4648. October 2006. https://www.rfc-editor.org/rfc/rfc4648</w:t>
      </w:r>
      <w:r w:rsidRPr="00275276">
        <w:rPr>
          <w:lang w:val="en-US"/>
        </w:rPr>
        <w:t xml:space="preserve"> </w:t>
      </w:r>
    </w:p>
    <w:p w14:paraId="10CF1D20" w14:textId="77777777" w:rsidR="00D373E5" w:rsidRPr="00275276" w:rsidRDefault="00D373E5" w:rsidP="00D373E5">
      <w:pPr>
        <w:spacing w:after="200" w:line="276" w:lineRule="auto"/>
        <w:ind w:left="1560" w:hanging="1560"/>
        <w:rPr>
          <w:lang w:val="en-US"/>
        </w:rPr>
      </w:pPr>
      <w:r w:rsidRPr="00275276">
        <w:rPr>
          <w:lang w:val="en-US"/>
        </w:rPr>
        <w:t>[RFC6066]</w:t>
      </w:r>
      <w:r>
        <w:rPr>
          <w:lang w:val="en-US"/>
        </w:rPr>
        <w:tab/>
      </w:r>
      <w:r w:rsidRPr="00275276">
        <w:rPr>
          <w:lang w:val="en-US"/>
        </w:rPr>
        <w:t xml:space="preserve">Transport Layer Security (TLS) Extensions: Extension Definitions, ITEF RFC 6066. </w:t>
      </w:r>
      <w:proofErr w:type="spellStart"/>
      <w:r w:rsidRPr="00275276">
        <w:rPr>
          <w:lang w:val="en-US"/>
        </w:rPr>
        <w:t>Januar</w:t>
      </w:r>
      <w:proofErr w:type="spellEnd"/>
      <w:r w:rsidRPr="00275276">
        <w:rPr>
          <w:lang w:val="en-US"/>
        </w:rPr>
        <w:t xml:space="preserve"> 2011. https://www.rfc-editor.org/rfc/rfc6066</w:t>
      </w:r>
    </w:p>
    <w:p w14:paraId="749D17AF" w14:textId="77777777" w:rsidR="00D373E5" w:rsidRPr="00275276" w:rsidRDefault="00D373E5" w:rsidP="00D373E5">
      <w:pPr>
        <w:spacing w:after="200" w:line="276" w:lineRule="auto"/>
        <w:ind w:left="1560" w:hanging="1560"/>
        <w:rPr>
          <w:lang w:val="en-US"/>
        </w:rPr>
      </w:pPr>
      <w:r w:rsidRPr="00275276">
        <w:rPr>
          <w:lang w:val="en-US"/>
        </w:rPr>
        <w:t>[RFC8449]</w:t>
      </w:r>
      <w:r>
        <w:rPr>
          <w:lang w:val="en-US"/>
        </w:rPr>
        <w:tab/>
      </w:r>
      <w:r w:rsidRPr="00275276">
        <w:rPr>
          <w:lang w:val="en-US"/>
        </w:rPr>
        <w:t>Record Size Limit Extension for TLS IETF RFC 8449. August 2018. https://www.rfc-editor.org/rfc/rfc8449</w:t>
      </w:r>
    </w:p>
    <w:p w14:paraId="49A28438" w14:textId="19118B23" w:rsidR="00D373E5" w:rsidRDefault="00D373E5" w:rsidP="00D373E5">
      <w:pPr>
        <w:spacing w:after="200" w:line="276" w:lineRule="auto"/>
        <w:ind w:left="1560" w:hanging="1560"/>
        <w:rPr>
          <w:ins w:id="343" w:author="Hoffmann, Rene" w:date="2026-06-30T18:23:00Z" w16du:dateUtc="2026-06-30T16:23:00Z"/>
          <w:lang w:val="en-US"/>
        </w:rPr>
      </w:pPr>
      <w:r w:rsidRPr="00275276">
        <w:rPr>
          <w:lang w:val="en-US"/>
        </w:rPr>
        <w:t>[RFC8785]</w:t>
      </w:r>
      <w:r>
        <w:rPr>
          <w:lang w:val="en-US"/>
        </w:rPr>
        <w:tab/>
      </w:r>
      <w:r w:rsidRPr="00275276">
        <w:rPr>
          <w:lang w:val="en-US"/>
        </w:rPr>
        <w:t xml:space="preserve">JSON Canonicalization Scheme (JCS). IETF RFC 8785. June 2020. </w:t>
      </w:r>
      <w:r w:rsidR="00E77218" w:rsidRPr="00E77218">
        <w:rPr>
          <w:lang w:val="en-US"/>
        </w:rPr>
        <w:t>https://www.rfc-editor.org/rfc/rfc8785</w:t>
      </w:r>
    </w:p>
    <w:p w14:paraId="2A618114" w14:textId="0591234C" w:rsidR="00BD35F8" w:rsidRPr="00277C48" w:rsidRDefault="00BD35F8" w:rsidP="00D373E5">
      <w:pPr>
        <w:spacing w:after="200" w:line="276" w:lineRule="auto"/>
        <w:ind w:left="1560" w:hanging="1560"/>
        <w:rPr>
          <w:lang w:val="en-US"/>
        </w:rPr>
      </w:pPr>
      <w:ins w:id="344" w:author="Hoffmann, Rene" w:date="2026-06-30T18:23:00Z" w16du:dateUtc="2026-06-30T16:23:00Z">
        <w:r w:rsidRPr="00BD35F8">
          <w:rPr>
            <w:lang w:val="en-US"/>
          </w:rPr>
          <w:t>[RFC9113]</w:t>
        </w:r>
      </w:ins>
      <w:r w:rsidRPr="00BD35F8">
        <w:rPr>
          <w:lang w:val="en-US"/>
        </w:rPr>
        <w:tab/>
      </w:r>
      <w:ins w:id="345" w:author="Hoffmann, Rene" w:date="2026-06-30T18:26:00Z" w16du:dateUtc="2026-06-30T16:26:00Z">
        <w:r w:rsidR="002E4D39" w:rsidRPr="002E4D39">
          <w:rPr>
            <w:lang w:val="en-US"/>
          </w:rPr>
          <w:t>HTTP/2</w:t>
        </w:r>
        <w:r w:rsidR="002E4D39">
          <w:rPr>
            <w:lang w:val="en-US"/>
          </w:rPr>
          <w:t xml:space="preserve">. </w:t>
        </w:r>
      </w:ins>
      <w:ins w:id="346" w:author="Hoffmann, Rene" w:date="2026-06-30T18:23:00Z" w16du:dateUtc="2026-06-30T16:23:00Z">
        <w:r w:rsidRPr="00275276">
          <w:rPr>
            <w:lang w:val="en-US"/>
          </w:rPr>
          <w:t>IETF</w:t>
        </w:r>
        <w:r w:rsidRPr="00BD35F8">
          <w:rPr>
            <w:lang w:val="en-US"/>
          </w:rPr>
          <w:t xml:space="preserve"> RFC</w:t>
        </w:r>
      </w:ins>
      <w:ins w:id="347" w:author="Hoffmann, Rene" w:date="2026-06-30T18:26:00Z" w16du:dateUtc="2026-06-30T16:26:00Z">
        <w:r w:rsidR="002E4D39">
          <w:rPr>
            <w:lang w:val="en-US"/>
          </w:rPr>
          <w:t xml:space="preserve"> </w:t>
        </w:r>
      </w:ins>
      <w:ins w:id="348" w:author="Hoffmann, Rene" w:date="2026-06-30T18:23:00Z" w16du:dateUtc="2026-06-30T16:23:00Z">
        <w:r w:rsidRPr="00BD35F8">
          <w:rPr>
            <w:lang w:val="en-US"/>
          </w:rPr>
          <w:t>9113</w:t>
        </w:r>
      </w:ins>
      <w:ins w:id="349" w:author="Hoffmann, Rene" w:date="2026-06-30T18:26:00Z" w16du:dateUtc="2026-06-30T16:26:00Z">
        <w:r w:rsidR="00E77218">
          <w:rPr>
            <w:lang w:val="en-US"/>
          </w:rPr>
          <w:t xml:space="preserve">. </w:t>
        </w:r>
      </w:ins>
      <w:ins w:id="350" w:author="Hoffmann, Rene" w:date="2026-06-30T18:26:00Z">
        <w:r w:rsidR="00E77218" w:rsidRPr="00E77218">
          <w:rPr>
            <w:lang w:val="en-US"/>
          </w:rPr>
          <w:t>June 2022</w:t>
        </w:r>
      </w:ins>
      <w:ins w:id="351" w:author="Hoffmann, Rene" w:date="2026-06-30T18:26:00Z" w16du:dateUtc="2026-06-30T16:26:00Z">
        <w:r w:rsidR="00E77218">
          <w:rPr>
            <w:lang w:val="en-US"/>
          </w:rPr>
          <w:t>.</w:t>
        </w:r>
      </w:ins>
      <w:ins w:id="352" w:author="Hoffmann, Rene" w:date="2026-06-30T18:23:00Z" w16du:dateUtc="2026-06-30T16:23:00Z">
        <w:r w:rsidRPr="00BD35F8">
          <w:rPr>
            <w:lang w:val="en-US"/>
          </w:rPr>
          <w:br/>
        </w:r>
        <w:r w:rsidRPr="00CD0CA9">
          <w:rPr>
            <w:lang w:val="en-US"/>
          </w:rPr>
          <w:t>https://www.rfc-editor.org/rfc/rfc</w:t>
        </w:r>
      </w:ins>
      <w:ins w:id="353" w:author="Hoffmann, Rene" w:date="2026-06-30T18:24:00Z" w16du:dateUtc="2026-06-30T16:24:00Z">
        <w:r w:rsidRPr="00AC0ADE">
          <w:rPr>
            <w:lang w:val="en-US"/>
          </w:rPr>
          <w:t>9113</w:t>
        </w:r>
      </w:ins>
    </w:p>
    <w:p w14:paraId="08CF2116" w14:textId="29B38BC9" w:rsidR="003F18BB" w:rsidRPr="00CD0CA9" w:rsidRDefault="003F18BB" w:rsidP="00CD0CA9">
      <w:pPr>
        <w:spacing w:after="200" w:line="276" w:lineRule="auto"/>
        <w:ind w:left="1560" w:hanging="1560"/>
        <w:rPr>
          <w:ins w:id="354" w:author="Hoffmann, Rene" w:date="2026-06-30T18:16:00Z" w16du:dateUtc="2026-06-30T16:16:00Z"/>
          <w:lang w:val="en-US"/>
        </w:rPr>
      </w:pPr>
      <w:ins w:id="355" w:author="Hoffmann, Rene" w:date="2026-06-30T18:16:00Z" w16du:dateUtc="2026-06-30T16:16:00Z">
        <w:r w:rsidRPr="00CD0CA9">
          <w:rPr>
            <w:lang w:val="en-US"/>
          </w:rPr>
          <w:t>[RFC9530]</w:t>
        </w:r>
      </w:ins>
      <w:r w:rsidRPr="00CD0CA9">
        <w:rPr>
          <w:lang w:val="en-US"/>
        </w:rPr>
        <w:tab/>
      </w:r>
      <w:ins w:id="356" w:author="Hoffmann, Rene" w:date="2026-06-30T18:17:00Z">
        <w:r w:rsidR="00E915CD" w:rsidRPr="00CD0CA9">
          <w:rPr>
            <w:lang w:val="en-US"/>
          </w:rPr>
          <w:t>Digest Fields</w:t>
        </w:r>
      </w:ins>
      <w:ins w:id="357" w:author="Hoffmann, Rene" w:date="2026-06-30T18:17:00Z" w16du:dateUtc="2026-06-30T16:17:00Z">
        <w:r w:rsidR="00E915CD">
          <w:rPr>
            <w:lang w:val="en-US"/>
          </w:rPr>
          <w:t xml:space="preserve">. </w:t>
        </w:r>
        <w:r w:rsidR="00E915CD" w:rsidRPr="00275276">
          <w:rPr>
            <w:lang w:val="en-US"/>
          </w:rPr>
          <w:t xml:space="preserve">IETF RFC </w:t>
        </w:r>
        <w:r w:rsidR="00E915CD" w:rsidRPr="00AC0ADE">
          <w:rPr>
            <w:lang w:val="en-US"/>
          </w:rPr>
          <w:t>9530</w:t>
        </w:r>
        <w:r w:rsidR="00E915CD">
          <w:rPr>
            <w:lang w:val="en-US"/>
          </w:rPr>
          <w:t xml:space="preserve">. </w:t>
        </w:r>
      </w:ins>
      <w:ins w:id="358" w:author="Hoffmann, Rene" w:date="2026-06-30T18:17:00Z">
        <w:r w:rsidR="00E915CD" w:rsidRPr="00CD0CA9">
          <w:rPr>
            <w:lang w:val="en-US"/>
          </w:rPr>
          <w:t>February 2024</w:t>
        </w:r>
      </w:ins>
      <w:ins w:id="359" w:author="Hoffmann, Rene" w:date="2026-06-30T18:17:00Z" w16du:dateUtc="2026-06-30T16:17:00Z">
        <w:r w:rsidR="00E915CD">
          <w:rPr>
            <w:lang w:val="en-US"/>
          </w:rPr>
          <w:t>.</w:t>
        </w:r>
      </w:ins>
      <w:ins w:id="360" w:author="Hoffmann, Rene" w:date="2026-06-30T18:18:00Z" w16du:dateUtc="2026-06-30T16:18:00Z">
        <w:r w:rsidR="00CD0CA9">
          <w:rPr>
            <w:lang w:val="en-US"/>
          </w:rPr>
          <w:br/>
        </w:r>
        <w:r w:rsidR="00CD0CA9" w:rsidRPr="00CD0CA9">
          <w:rPr>
            <w:lang w:val="en-US"/>
          </w:rPr>
          <w:t>https://www.rfc-editor.org/rfc/rfc</w:t>
        </w:r>
        <w:r w:rsidR="00CD0CA9" w:rsidRPr="00AC0ADE">
          <w:rPr>
            <w:lang w:val="en-US"/>
          </w:rPr>
          <w:t>9530</w:t>
        </w:r>
      </w:ins>
    </w:p>
    <w:p w14:paraId="2D2896A3" w14:textId="4A681708" w:rsidR="00C05CF9" w:rsidRPr="00E157AC" w:rsidRDefault="00C05CF9" w:rsidP="001053A5">
      <w:pPr>
        <w:spacing w:after="200" w:line="276" w:lineRule="auto"/>
        <w:ind w:left="1560" w:hanging="1560"/>
        <w:rPr>
          <w:ins w:id="361" w:author="Hoffmann, Rene" w:date="2026-06-30T18:07:00Z" w16du:dateUtc="2026-06-30T16:07:00Z"/>
        </w:rPr>
      </w:pPr>
      <w:ins w:id="362" w:author="Hoffmann, Rene" w:date="2026-06-30T18:07:00Z" w16du:dateUtc="2026-06-30T16:07:00Z">
        <w:r w:rsidRPr="00CD0CA9">
          <w:rPr>
            <w:lang w:val="en-US"/>
          </w:rPr>
          <w:t xml:space="preserve">[RFC9421] </w:t>
        </w:r>
      </w:ins>
      <w:r w:rsidRPr="00CD0CA9">
        <w:rPr>
          <w:lang w:val="en-US"/>
        </w:rPr>
        <w:tab/>
      </w:r>
      <w:ins w:id="363" w:author="Hoffmann, Rene" w:date="2026-06-30T18:10:00Z" w16du:dateUtc="2026-06-30T16:10:00Z">
        <w:r w:rsidR="000F6FA9" w:rsidRPr="00CD0CA9">
          <w:rPr>
            <w:lang w:val="en-US"/>
          </w:rPr>
          <w:t>HTTP Message Signatures</w:t>
        </w:r>
        <w:r w:rsidR="00D15F9E" w:rsidRPr="00CD0CA9">
          <w:rPr>
            <w:lang w:val="en-US"/>
          </w:rPr>
          <w:t xml:space="preserve">. </w:t>
        </w:r>
      </w:ins>
      <w:ins w:id="364" w:author="Hoffmann, Rene" w:date="2026-06-30T18:17:00Z" w16du:dateUtc="2026-06-30T16:17:00Z">
        <w:r w:rsidR="00E915CD" w:rsidRPr="00275276">
          <w:rPr>
            <w:lang w:val="en-US"/>
          </w:rPr>
          <w:t xml:space="preserve">IETF RFC </w:t>
        </w:r>
        <w:r w:rsidR="00E915CD" w:rsidRPr="00AC0ADE">
          <w:rPr>
            <w:lang w:val="en-US"/>
          </w:rPr>
          <w:t>9421</w:t>
        </w:r>
        <w:r w:rsidR="00E915CD">
          <w:rPr>
            <w:lang w:val="en-US"/>
          </w:rPr>
          <w:t xml:space="preserve">. </w:t>
        </w:r>
      </w:ins>
      <w:ins w:id="365" w:author="Hoffmann, Rene" w:date="2026-06-30T18:07:00Z" w16du:dateUtc="2026-06-30T16:07:00Z">
        <w:r>
          <w:t>Februar 2024</w:t>
        </w:r>
      </w:ins>
      <w:ins w:id="366" w:author="Hoffmann, Rene" w:date="2026-06-30T18:10:00Z" w16du:dateUtc="2026-06-30T16:10:00Z">
        <w:r w:rsidR="00D15F9E">
          <w:t>.</w:t>
        </w:r>
      </w:ins>
      <w:ins w:id="367" w:author="Hoffmann, Rene" w:date="2026-06-30T18:09:00Z" w16du:dateUtc="2026-06-30T16:09:00Z">
        <w:r w:rsidR="00D15F9E">
          <w:t xml:space="preserve"> </w:t>
        </w:r>
      </w:ins>
      <w:ins w:id="368" w:author="Hoffmann, Rene" w:date="2026-06-30T18:10:00Z" w16du:dateUtc="2026-06-30T16:10:00Z">
        <w:r w:rsidR="00D15F9E">
          <w:br/>
        </w:r>
      </w:ins>
      <w:ins w:id="369" w:author="Hoffmann, Rene" w:date="2026-06-30T18:09:00Z" w16du:dateUtc="2026-06-30T16:09:00Z">
        <w:r w:rsidR="00D15F9E" w:rsidRPr="00E157AC">
          <w:t>https://www.rfc-editor.org/rfc/rfc</w:t>
        </w:r>
        <w:r w:rsidR="00D15F9E">
          <w:t>9421</w:t>
        </w:r>
      </w:ins>
    </w:p>
    <w:p w14:paraId="2D81548C" w14:textId="36927F40" w:rsidR="001053A5" w:rsidRDefault="001053A5" w:rsidP="001053A5">
      <w:pPr>
        <w:spacing w:after="200" w:line="276" w:lineRule="auto"/>
        <w:ind w:left="1560" w:hanging="1560"/>
        <w:rPr>
          <w:lang w:val="en-US"/>
        </w:rPr>
      </w:pPr>
      <w:r>
        <w:rPr>
          <w:lang w:val="en-US"/>
        </w:rPr>
        <w:t>[RFC9440]</w:t>
      </w:r>
      <w:r>
        <w:rPr>
          <w:lang w:val="en-US"/>
        </w:rPr>
        <w:tab/>
      </w:r>
      <w:r w:rsidRPr="002B70CA">
        <w:rPr>
          <w:lang w:val="en-US"/>
        </w:rPr>
        <w:t xml:space="preserve">Client-Cert HTTP Header Field. IETF RFC 9440. July 2023. </w:t>
      </w:r>
      <w:r>
        <w:rPr>
          <w:lang w:val="en-US"/>
        </w:rPr>
        <w:br/>
      </w:r>
      <w:r w:rsidRPr="002B70CA">
        <w:rPr>
          <w:lang w:val="en-US"/>
        </w:rPr>
        <w:t>https://www.rfc-editor.org/rfc/rfc9440</w:t>
      </w:r>
    </w:p>
    <w:p w14:paraId="0B503A57" w14:textId="77777777" w:rsidR="00D87BAE" w:rsidRPr="0025061D" w:rsidRDefault="00D87BAE" w:rsidP="00D87BAE">
      <w:pPr>
        <w:spacing w:after="200" w:line="276" w:lineRule="auto"/>
        <w:ind w:left="1560" w:hanging="1560"/>
      </w:pPr>
      <w:r w:rsidRPr="00DE6B9D">
        <w:rPr>
          <w:lang w:val="en-US"/>
        </w:rPr>
        <w:lastRenderedPageBreak/>
        <w:t>[TR03111]</w:t>
      </w:r>
      <w:r w:rsidRPr="00DE6B9D">
        <w:rPr>
          <w:lang w:val="en-US"/>
        </w:rPr>
        <w:tab/>
        <w:t xml:space="preserve">Technical Guideline BSI TR-03111 Elliptic Curve Cryptography. </w:t>
      </w:r>
      <w:r w:rsidRPr="0025061D">
        <w:t>01.06.2018.</w:t>
      </w:r>
      <w:r w:rsidRPr="0025061D">
        <w:br/>
        <w:t>https://www.bsi.bund.de/dok/TR-03111</w:t>
      </w:r>
    </w:p>
    <w:p w14:paraId="7AB724B1" w14:textId="0F1CD17D" w:rsidR="00D373E5" w:rsidRPr="00672C87" w:rsidRDefault="00D373E5" w:rsidP="00D373E5">
      <w:pPr>
        <w:spacing w:after="200" w:line="276" w:lineRule="auto"/>
        <w:ind w:left="1560" w:hanging="1560"/>
      </w:pPr>
      <w:r>
        <w:t>[TR03116-3]</w:t>
      </w:r>
      <w:r>
        <w:tab/>
        <w:t xml:space="preserve">Technische Richtlinie BSI TR-03116 Kryptographische Vorgaben für Projekte der Bundesregierung. Teil 3: Intelligente Messsysteme. </w:t>
      </w:r>
      <w:r w:rsidR="00AB3A72" w:rsidRPr="00AB3A72">
        <w:rPr>
          <w:rFonts w:ascii="Calibri" w:hAnsi="Calibri" w:cs="Calibri"/>
          <w:color w:val="000000"/>
          <w:shd w:val="clear" w:color="auto" w:fill="FFFFFF"/>
        </w:rPr>
        <w:t>13.12.2024</w:t>
      </w:r>
      <w:r>
        <w:rPr>
          <w:rFonts w:ascii="Calibri" w:hAnsi="Calibri" w:cs="Calibri"/>
          <w:color w:val="000000"/>
          <w:shd w:val="clear" w:color="auto" w:fill="FFFFFF"/>
        </w:rPr>
        <w:t>.</w:t>
      </w:r>
      <w:r>
        <w:br/>
      </w:r>
      <w:r w:rsidRPr="006A6BCE">
        <w:rPr>
          <w:sz w:val="15"/>
          <w:szCs w:val="15"/>
        </w:rPr>
        <w:t>https://www.bsi.bund.de/SharedDocs/Downloads/DE/BSI/Publikationen/TechnischeRichtlinien/TR03116/BSI-TR-03116-3.html</w:t>
      </w:r>
    </w:p>
    <w:p w14:paraId="662D0D03" w14:textId="77777777" w:rsidR="00884ABE" w:rsidRPr="00814040" w:rsidRDefault="00884ABE" w:rsidP="00884ABE">
      <w:pPr>
        <w:spacing w:after="200" w:line="276" w:lineRule="auto"/>
        <w:sectPr w:rsidR="00884ABE" w:rsidRPr="00814040" w:rsidSect="00A92203">
          <w:headerReference w:type="default" r:id="rId12"/>
          <w:footerReference w:type="default" r:id="rId13"/>
          <w:headerReference w:type="first" r:id="rId14"/>
          <w:footerReference w:type="first" r:id="rId15"/>
          <w:pgSz w:w="11906" w:h="16838" w:code="9"/>
          <w:pgMar w:top="1985" w:right="1134" w:bottom="851" w:left="1389" w:header="771" w:footer="284" w:gutter="0"/>
          <w:cols w:space="708"/>
          <w:titlePg/>
          <w:docGrid w:linePitch="360"/>
        </w:sectPr>
      </w:pPr>
      <w:r w:rsidRPr="00814040">
        <w:br w:type="page"/>
      </w:r>
    </w:p>
    <w:p w14:paraId="69592506" w14:textId="77777777" w:rsidR="00884ABE" w:rsidRPr="00814040" w:rsidRDefault="00884ABE" w:rsidP="00884ABE">
      <w:pPr>
        <w:pStyle w:val="berschrift1"/>
      </w:pPr>
      <w:bookmarkStart w:id="371" w:name="_Toc130919551"/>
      <w:bookmarkStart w:id="372" w:name="_Toc140239911"/>
      <w:bookmarkStart w:id="373" w:name="_Toc233791613"/>
      <w:r w:rsidRPr="00814040">
        <w:lastRenderedPageBreak/>
        <w:t>Änderungshistorie</w:t>
      </w:r>
      <w:bookmarkEnd w:id="371"/>
      <w:bookmarkEnd w:id="372"/>
      <w:bookmarkEnd w:id="373"/>
    </w:p>
    <w:tbl>
      <w:tblPr>
        <w:tblW w:w="14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03"/>
        <w:gridCol w:w="1697"/>
        <w:gridCol w:w="3394"/>
        <w:gridCol w:w="3394"/>
        <w:gridCol w:w="2720"/>
        <w:gridCol w:w="2404"/>
      </w:tblGrid>
      <w:tr w:rsidR="00884ABE" w:rsidRPr="00814040" w14:paraId="0D9F7C97" w14:textId="77777777" w:rsidTr="004266A3">
        <w:trPr>
          <w:tblHeader/>
        </w:trPr>
        <w:tc>
          <w:tcPr>
            <w:tcW w:w="703" w:type="dxa"/>
            <w:vMerge w:val="restart"/>
            <w:shd w:val="clear" w:color="auto" w:fill="D8DFE4"/>
          </w:tcPr>
          <w:p w14:paraId="1BEE3777" w14:textId="77777777" w:rsidR="00884ABE" w:rsidRPr="00814040" w:rsidRDefault="00884ABE" w:rsidP="00617123">
            <w:pPr>
              <w:tabs>
                <w:tab w:val="left" w:pos="1134"/>
              </w:tabs>
              <w:spacing w:before="60" w:after="20" w:line="192" w:lineRule="exact"/>
              <w:rPr>
                <w:rFonts w:cstheme="minorHAnsi"/>
                <w:b/>
                <w:color w:val="C00000"/>
                <w:sz w:val="18"/>
                <w:szCs w:val="18"/>
              </w:rPr>
            </w:pPr>
            <w:proofErr w:type="spellStart"/>
            <w:r w:rsidRPr="00814040">
              <w:rPr>
                <w:rFonts w:cstheme="minorHAnsi"/>
                <w:b/>
                <w:color w:val="C00000"/>
                <w:sz w:val="18"/>
                <w:szCs w:val="18"/>
              </w:rPr>
              <w:t>Änd</w:t>
            </w:r>
            <w:proofErr w:type="spellEnd"/>
            <w:r w:rsidRPr="00814040">
              <w:rPr>
                <w:rFonts w:cstheme="minorHAnsi"/>
                <w:b/>
                <w:color w:val="C00000"/>
                <w:sz w:val="18"/>
                <w:szCs w:val="18"/>
              </w:rPr>
              <w:t>-ID</w:t>
            </w:r>
          </w:p>
        </w:tc>
        <w:tc>
          <w:tcPr>
            <w:tcW w:w="1697" w:type="dxa"/>
            <w:vMerge w:val="restart"/>
            <w:shd w:val="clear" w:color="auto" w:fill="D8DFE4"/>
          </w:tcPr>
          <w:p w14:paraId="1CD2935E" w14:textId="77777777" w:rsidR="00884ABE" w:rsidRPr="00814040" w:rsidRDefault="00884ABE" w:rsidP="00617123">
            <w:pPr>
              <w:tabs>
                <w:tab w:val="left" w:pos="1134"/>
              </w:tabs>
              <w:spacing w:before="60" w:after="20" w:line="192" w:lineRule="exact"/>
              <w:rPr>
                <w:rFonts w:cstheme="minorHAnsi"/>
                <w:b/>
                <w:color w:val="C00000"/>
                <w:sz w:val="18"/>
                <w:szCs w:val="18"/>
              </w:rPr>
            </w:pPr>
            <w:r w:rsidRPr="00814040">
              <w:rPr>
                <w:rFonts w:cstheme="minorHAnsi"/>
                <w:b/>
                <w:color w:val="C00000"/>
                <w:sz w:val="18"/>
                <w:szCs w:val="18"/>
              </w:rPr>
              <w:t>Ort</w:t>
            </w:r>
            <w:r w:rsidRPr="00814040">
              <w:rPr>
                <w:rFonts w:cstheme="minorHAnsi"/>
                <w:b/>
                <w:color w:val="C00000"/>
                <w:sz w:val="18"/>
                <w:szCs w:val="18"/>
              </w:rPr>
              <w:br/>
            </w:r>
          </w:p>
        </w:tc>
        <w:tc>
          <w:tcPr>
            <w:tcW w:w="6788" w:type="dxa"/>
            <w:gridSpan w:val="2"/>
            <w:shd w:val="clear" w:color="auto" w:fill="D8DFE4"/>
          </w:tcPr>
          <w:p w14:paraId="556C4D65" w14:textId="77777777" w:rsidR="00884ABE" w:rsidRPr="00814040" w:rsidRDefault="00884ABE" w:rsidP="00617123">
            <w:pPr>
              <w:tabs>
                <w:tab w:val="center" w:pos="3180"/>
              </w:tabs>
              <w:spacing w:before="60" w:after="20" w:line="192" w:lineRule="exact"/>
              <w:rPr>
                <w:rFonts w:cstheme="minorHAnsi"/>
                <w:b/>
                <w:color w:val="C00000"/>
                <w:sz w:val="18"/>
                <w:szCs w:val="18"/>
              </w:rPr>
            </w:pPr>
            <w:r w:rsidRPr="00814040">
              <w:rPr>
                <w:rFonts w:cstheme="minorHAnsi"/>
                <w:b/>
                <w:color w:val="C00000"/>
                <w:sz w:val="18"/>
                <w:szCs w:val="18"/>
              </w:rPr>
              <w:tab/>
              <w:t>Änderungen</w:t>
            </w:r>
          </w:p>
        </w:tc>
        <w:tc>
          <w:tcPr>
            <w:tcW w:w="2720" w:type="dxa"/>
            <w:vMerge w:val="restart"/>
            <w:shd w:val="clear" w:color="auto" w:fill="D8DFE4"/>
          </w:tcPr>
          <w:p w14:paraId="36E20A23" w14:textId="77777777" w:rsidR="00884ABE" w:rsidRPr="00814040" w:rsidRDefault="00884ABE" w:rsidP="00617123">
            <w:pPr>
              <w:tabs>
                <w:tab w:val="left" w:pos="1134"/>
              </w:tabs>
              <w:spacing w:before="60" w:after="20" w:line="192" w:lineRule="exact"/>
              <w:rPr>
                <w:rFonts w:cstheme="minorHAnsi"/>
                <w:b/>
                <w:color w:val="C00000"/>
                <w:sz w:val="18"/>
                <w:szCs w:val="18"/>
              </w:rPr>
            </w:pPr>
            <w:r w:rsidRPr="00814040">
              <w:rPr>
                <w:rFonts w:cstheme="minorHAnsi"/>
                <w:b/>
                <w:color w:val="C00000"/>
                <w:sz w:val="18"/>
                <w:szCs w:val="18"/>
              </w:rPr>
              <w:t>Grund der Anpassung</w:t>
            </w:r>
          </w:p>
        </w:tc>
        <w:tc>
          <w:tcPr>
            <w:tcW w:w="2404" w:type="dxa"/>
            <w:vMerge w:val="restart"/>
            <w:shd w:val="clear" w:color="auto" w:fill="D8DFE4"/>
          </w:tcPr>
          <w:p w14:paraId="18ABB084" w14:textId="77777777" w:rsidR="00884ABE" w:rsidRPr="00814040" w:rsidRDefault="00884ABE" w:rsidP="00617123">
            <w:pPr>
              <w:tabs>
                <w:tab w:val="left" w:pos="1134"/>
              </w:tabs>
              <w:spacing w:before="60" w:after="20" w:line="192" w:lineRule="exact"/>
              <w:rPr>
                <w:rFonts w:cstheme="minorHAnsi"/>
                <w:b/>
                <w:color w:val="C00000"/>
                <w:sz w:val="18"/>
                <w:szCs w:val="18"/>
              </w:rPr>
            </w:pPr>
            <w:r w:rsidRPr="00814040">
              <w:rPr>
                <w:rFonts w:cstheme="minorHAnsi"/>
                <w:b/>
                <w:color w:val="C00000"/>
                <w:sz w:val="18"/>
                <w:szCs w:val="18"/>
              </w:rPr>
              <w:t>Status</w:t>
            </w:r>
          </w:p>
        </w:tc>
      </w:tr>
      <w:tr w:rsidR="00884ABE" w:rsidRPr="00814040" w14:paraId="24309ED2" w14:textId="77777777" w:rsidTr="004266A3">
        <w:trPr>
          <w:tblHeader/>
        </w:trPr>
        <w:tc>
          <w:tcPr>
            <w:tcW w:w="703" w:type="dxa"/>
            <w:vMerge/>
          </w:tcPr>
          <w:p w14:paraId="3A7B6F05" w14:textId="77777777" w:rsidR="00884ABE" w:rsidRPr="00814040" w:rsidRDefault="00884ABE" w:rsidP="00617123">
            <w:pPr>
              <w:spacing w:before="60" w:after="20" w:line="192" w:lineRule="exact"/>
              <w:rPr>
                <w:rFonts w:cstheme="minorHAnsi"/>
                <w:color w:val="C00000"/>
                <w:sz w:val="18"/>
                <w:szCs w:val="18"/>
              </w:rPr>
            </w:pPr>
          </w:p>
        </w:tc>
        <w:tc>
          <w:tcPr>
            <w:tcW w:w="1697" w:type="dxa"/>
            <w:vMerge/>
          </w:tcPr>
          <w:p w14:paraId="2C5ED534" w14:textId="77777777" w:rsidR="00884ABE" w:rsidRPr="00814040" w:rsidRDefault="00884ABE" w:rsidP="00617123">
            <w:pPr>
              <w:spacing w:before="60" w:after="20" w:line="192" w:lineRule="exact"/>
              <w:rPr>
                <w:rFonts w:cstheme="minorHAnsi"/>
                <w:color w:val="C00000"/>
                <w:sz w:val="18"/>
                <w:szCs w:val="18"/>
              </w:rPr>
            </w:pPr>
          </w:p>
        </w:tc>
        <w:tc>
          <w:tcPr>
            <w:tcW w:w="3394" w:type="dxa"/>
            <w:shd w:val="clear" w:color="auto" w:fill="D8DFE4"/>
          </w:tcPr>
          <w:p w14:paraId="4D26032E" w14:textId="77777777" w:rsidR="00884ABE" w:rsidRPr="00814040" w:rsidRDefault="00884ABE" w:rsidP="00617123">
            <w:pPr>
              <w:spacing w:before="60" w:after="20" w:line="192" w:lineRule="exact"/>
              <w:rPr>
                <w:rFonts w:cstheme="minorHAnsi"/>
                <w:b/>
                <w:color w:val="C00000"/>
                <w:sz w:val="18"/>
                <w:szCs w:val="18"/>
              </w:rPr>
            </w:pPr>
            <w:r w:rsidRPr="00814040">
              <w:rPr>
                <w:rFonts w:cstheme="minorHAnsi"/>
                <w:b/>
                <w:color w:val="C00000"/>
                <w:sz w:val="18"/>
                <w:szCs w:val="18"/>
              </w:rPr>
              <w:t>Bisher</w:t>
            </w:r>
          </w:p>
        </w:tc>
        <w:tc>
          <w:tcPr>
            <w:tcW w:w="3394" w:type="dxa"/>
            <w:shd w:val="clear" w:color="auto" w:fill="D8DFE4"/>
          </w:tcPr>
          <w:p w14:paraId="4654ED01" w14:textId="77777777" w:rsidR="00884ABE" w:rsidRPr="00814040" w:rsidRDefault="00884ABE" w:rsidP="00617123">
            <w:pPr>
              <w:spacing w:before="60" w:after="20" w:line="192" w:lineRule="exact"/>
              <w:rPr>
                <w:rFonts w:cstheme="minorHAnsi"/>
                <w:b/>
                <w:color w:val="C00000"/>
                <w:sz w:val="18"/>
                <w:szCs w:val="18"/>
              </w:rPr>
            </w:pPr>
            <w:r w:rsidRPr="00814040">
              <w:rPr>
                <w:rFonts w:cstheme="minorHAnsi"/>
                <w:b/>
                <w:color w:val="C00000"/>
                <w:sz w:val="18"/>
                <w:szCs w:val="18"/>
              </w:rPr>
              <w:t>Neu</w:t>
            </w:r>
          </w:p>
        </w:tc>
        <w:tc>
          <w:tcPr>
            <w:tcW w:w="2720" w:type="dxa"/>
            <w:vMerge/>
          </w:tcPr>
          <w:p w14:paraId="43150B6A" w14:textId="77777777" w:rsidR="00884ABE" w:rsidRPr="00814040" w:rsidRDefault="00884ABE" w:rsidP="00617123">
            <w:pPr>
              <w:spacing w:before="60" w:after="20" w:line="192" w:lineRule="exact"/>
              <w:rPr>
                <w:rFonts w:cstheme="minorHAnsi"/>
                <w:color w:val="C00000"/>
                <w:sz w:val="18"/>
                <w:szCs w:val="18"/>
              </w:rPr>
            </w:pPr>
          </w:p>
        </w:tc>
        <w:tc>
          <w:tcPr>
            <w:tcW w:w="2404" w:type="dxa"/>
            <w:vMerge/>
          </w:tcPr>
          <w:p w14:paraId="1963C95C" w14:textId="77777777" w:rsidR="00884ABE" w:rsidRPr="00814040" w:rsidRDefault="00884ABE" w:rsidP="00617123">
            <w:pPr>
              <w:spacing w:before="60" w:after="20" w:line="192" w:lineRule="exact"/>
              <w:rPr>
                <w:rFonts w:cstheme="minorHAnsi"/>
                <w:color w:val="C00000"/>
                <w:sz w:val="18"/>
                <w:szCs w:val="18"/>
              </w:rPr>
            </w:pPr>
          </w:p>
        </w:tc>
      </w:tr>
      <w:tr w:rsidR="001028CF" w:rsidRPr="00814040" w14:paraId="5083C8DE" w14:textId="77777777" w:rsidTr="001028CF">
        <w:trPr>
          <w:cantSplit/>
        </w:trPr>
        <w:tc>
          <w:tcPr>
            <w:tcW w:w="703" w:type="dxa"/>
          </w:tcPr>
          <w:p w14:paraId="3C87D701" w14:textId="77555C8A" w:rsidR="001028CF" w:rsidRDefault="00EB3454" w:rsidP="001028CF">
            <w:pPr>
              <w:spacing w:before="60" w:after="20" w:line="192" w:lineRule="exact"/>
              <w:rPr>
                <w:rFonts w:cstheme="minorHAnsi"/>
                <w:sz w:val="18"/>
                <w:szCs w:val="18"/>
              </w:rPr>
            </w:pPr>
            <w:r>
              <w:rPr>
                <w:rFonts w:cstheme="minorHAnsi"/>
                <w:sz w:val="18"/>
                <w:szCs w:val="18"/>
              </w:rPr>
              <w:t>14054</w:t>
            </w:r>
          </w:p>
        </w:tc>
        <w:tc>
          <w:tcPr>
            <w:tcW w:w="1697" w:type="dxa"/>
          </w:tcPr>
          <w:p w14:paraId="42501103" w14:textId="1F2D02D1" w:rsidR="001028CF" w:rsidRDefault="001028CF" w:rsidP="001028CF">
            <w:pPr>
              <w:spacing w:before="60" w:after="20" w:line="192" w:lineRule="exact"/>
              <w:rPr>
                <w:rFonts w:cstheme="minorHAnsi"/>
                <w:sz w:val="18"/>
                <w:szCs w:val="18"/>
              </w:rPr>
            </w:pPr>
            <w:r w:rsidRPr="00814040">
              <w:rPr>
                <w:rFonts w:cstheme="minorHAnsi"/>
                <w:sz w:val="18"/>
                <w:szCs w:val="18"/>
              </w:rPr>
              <w:t>Deckblatt</w:t>
            </w:r>
          </w:p>
        </w:tc>
        <w:tc>
          <w:tcPr>
            <w:tcW w:w="3394" w:type="dxa"/>
          </w:tcPr>
          <w:p w14:paraId="1CD1CD6A" w14:textId="77777777" w:rsidR="001028CF" w:rsidRPr="007804A4" w:rsidRDefault="001028CF" w:rsidP="001028CF">
            <w:pPr>
              <w:spacing w:before="60" w:after="20" w:line="192" w:lineRule="exact"/>
              <w:rPr>
                <w:rFonts w:cstheme="minorHAnsi"/>
                <w:color w:val="000000"/>
                <w:sz w:val="18"/>
                <w:szCs w:val="18"/>
              </w:rPr>
            </w:pPr>
            <w:r>
              <w:rPr>
                <w:rFonts w:cstheme="minorHAnsi"/>
                <w:color w:val="000000"/>
                <w:sz w:val="18"/>
                <w:szCs w:val="18"/>
              </w:rPr>
              <w:br/>
            </w:r>
          </w:p>
          <w:p w14:paraId="37C22BE8" w14:textId="77777777" w:rsidR="001028CF" w:rsidRDefault="001028CF" w:rsidP="001028CF">
            <w:pPr>
              <w:spacing w:before="60" w:after="20" w:line="192" w:lineRule="exact"/>
              <w:rPr>
                <w:rFonts w:cstheme="minorHAnsi"/>
                <w:color w:val="000000"/>
                <w:sz w:val="18"/>
                <w:szCs w:val="18"/>
              </w:rPr>
            </w:pPr>
          </w:p>
          <w:p w14:paraId="2F1B394D" w14:textId="29C443D1" w:rsidR="001028CF" w:rsidRPr="00814040" w:rsidRDefault="001028CF" w:rsidP="001028CF">
            <w:pPr>
              <w:spacing w:before="60" w:after="20" w:line="192" w:lineRule="exact"/>
              <w:rPr>
                <w:rFonts w:cstheme="minorHAnsi"/>
                <w:color w:val="000000"/>
                <w:sz w:val="18"/>
                <w:szCs w:val="18"/>
              </w:rPr>
            </w:pPr>
            <w:r w:rsidRPr="00814040">
              <w:rPr>
                <w:rFonts w:cstheme="minorHAnsi"/>
                <w:color w:val="000000"/>
                <w:sz w:val="18"/>
                <w:szCs w:val="18"/>
              </w:rPr>
              <w:t xml:space="preserve">Version: </w:t>
            </w:r>
            <w:r>
              <w:rPr>
                <w:rFonts w:cstheme="minorHAnsi"/>
                <w:color w:val="000000"/>
                <w:sz w:val="18"/>
                <w:szCs w:val="18"/>
              </w:rPr>
              <w:t>1</w:t>
            </w:r>
            <w:r w:rsidRPr="0085279D">
              <w:rPr>
                <w:rFonts w:cstheme="minorHAnsi"/>
                <w:color w:val="000000"/>
                <w:sz w:val="18"/>
                <w:szCs w:val="18"/>
              </w:rPr>
              <w:t>.</w:t>
            </w:r>
            <w:r>
              <w:rPr>
                <w:rFonts w:cstheme="minorHAnsi"/>
                <w:color w:val="000000"/>
                <w:sz w:val="18"/>
                <w:szCs w:val="18"/>
              </w:rPr>
              <w:t>2</w:t>
            </w:r>
          </w:p>
          <w:p w14:paraId="7CF2069A" w14:textId="0F108581" w:rsidR="00C75F10" w:rsidRPr="00C75F10" w:rsidRDefault="00C75F10" w:rsidP="00C75F10">
            <w:pPr>
              <w:spacing w:before="60" w:after="20" w:line="192" w:lineRule="exact"/>
              <w:rPr>
                <w:rFonts w:cstheme="minorHAnsi"/>
                <w:color w:val="000000"/>
                <w:sz w:val="18"/>
                <w:szCs w:val="18"/>
              </w:rPr>
            </w:pPr>
            <w:r w:rsidRPr="00671B30">
              <w:rPr>
                <w:rFonts w:cstheme="minorHAnsi"/>
                <w:color w:val="000000"/>
                <w:sz w:val="18"/>
                <w:szCs w:val="18"/>
              </w:rPr>
              <w:t>Publikationsdatum</w:t>
            </w:r>
            <w:r w:rsidRPr="00C75F10">
              <w:rPr>
                <w:rFonts w:cstheme="minorHAnsi"/>
                <w:color w:val="000000"/>
                <w:sz w:val="18"/>
                <w:szCs w:val="18"/>
              </w:rPr>
              <w:t>: 01.04.2025</w:t>
            </w:r>
            <w:r w:rsidRPr="00C75F10">
              <w:rPr>
                <w:rFonts w:cstheme="minorHAnsi"/>
                <w:color w:val="000000"/>
                <w:sz w:val="18"/>
                <w:szCs w:val="18"/>
              </w:rPr>
              <w:br/>
            </w:r>
          </w:p>
          <w:p w14:paraId="14A97D27" w14:textId="6BF44884" w:rsidR="001028CF" w:rsidRPr="00AC6772" w:rsidRDefault="00C75F10" w:rsidP="00C75F10">
            <w:pPr>
              <w:spacing w:before="60" w:after="20" w:line="192" w:lineRule="exact"/>
              <w:ind w:left="1036" w:hanging="1036"/>
              <w:rPr>
                <w:rFonts w:cstheme="minorHAnsi"/>
                <w:noProof/>
                <w:color w:val="000000"/>
                <w:sz w:val="18"/>
                <w:szCs w:val="18"/>
              </w:rPr>
            </w:pPr>
            <w:r w:rsidRPr="00C75F10">
              <w:rPr>
                <w:rFonts w:cstheme="minorHAnsi"/>
                <w:color w:val="000000"/>
                <w:sz w:val="18"/>
                <w:szCs w:val="18"/>
              </w:rPr>
              <w:t>Anzuwenden ab: 01.10.2025</w:t>
            </w:r>
            <w:r w:rsidR="001028CF" w:rsidRPr="00C75F10">
              <w:rPr>
                <w:rFonts w:cstheme="minorHAnsi"/>
                <w:color w:val="000000"/>
                <w:sz w:val="18"/>
                <w:szCs w:val="18"/>
              </w:rPr>
              <w:br/>
            </w:r>
          </w:p>
        </w:tc>
        <w:tc>
          <w:tcPr>
            <w:tcW w:w="3394" w:type="dxa"/>
          </w:tcPr>
          <w:p w14:paraId="35CEAADE" w14:textId="77777777" w:rsidR="001028CF" w:rsidRPr="0085279D" w:rsidRDefault="001028CF" w:rsidP="001028CF">
            <w:pPr>
              <w:spacing w:before="60" w:after="20" w:line="192" w:lineRule="exact"/>
              <w:rPr>
                <w:rFonts w:cstheme="minorHAnsi"/>
                <w:b/>
                <w:bCs/>
                <w:color w:val="000000"/>
                <w:sz w:val="18"/>
                <w:szCs w:val="18"/>
              </w:rPr>
            </w:pPr>
            <w:r w:rsidRPr="0085279D">
              <w:rPr>
                <w:rFonts w:cstheme="minorHAnsi"/>
                <w:b/>
                <w:bCs/>
                <w:color w:val="000000"/>
                <w:sz w:val="18"/>
                <w:szCs w:val="18"/>
              </w:rPr>
              <w:t>Konsolidierte Lesefassung mit Fehlerkorrekturen</w:t>
            </w:r>
          </w:p>
          <w:p w14:paraId="547DC630" w14:textId="77777777" w:rsidR="001028CF" w:rsidRDefault="001028CF" w:rsidP="001028CF">
            <w:pPr>
              <w:spacing w:before="60" w:after="20" w:line="192" w:lineRule="exact"/>
              <w:rPr>
                <w:rFonts w:cstheme="minorHAnsi"/>
                <w:color w:val="000000"/>
                <w:sz w:val="18"/>
                <w:szCs w:val="18"/>
              </w:rPr>
            </w:pPr>
            <w:r w:rsidRPr="0085279D">
              <w:rPr>
                <w:rFonts w:cstheme="minorHAnsi"/>
                <w:b/>
                <w:bCs/>
                <w:color w:val="000000"/>
                <w:sz w:val="18"/>
                <w:szCs w:val="18"/>
              </w:rPr>
              <w:t>Stand: 28.05.2025</w:t>
            </w:r>
          </w:p>
          <w:p w14:paraId="7828FA79" w14:textId="353035FF" w:rsidR="001028CF" w:rsidRPr="00814040" w:rsidRDefault="001028CF" w:rsidP="001028CF">
            <w:pPr>
              <w:spacing w:before="60" w:after="20" w:line="192" w:lineRule="exact"/>
              <w:rPr>
                <w:rFonts w:cstheme="minorHAnsi"/>
                <w:b/>
                <w:bCs/>
                <w:color w:val="000000"/>
                <w:sz w:val="18"/>
                <w:szCs w:val="18"/>
              </w:rPr>
            </w:pPr>
            <w:r w:rsidRPr="00814040">
              <w:rPr>
                <w:rFonts w:cstheme="minorHAnsi"/>
                <w:color w:val="000000"/>
                <w:sz w:val="18"/>
                <w:szCs w:val="18"/>
              </w:rPr>
              <w:t>Version:</w:t>
            </w:r>
            <w:r w:rsidRPr="00814040">
              <w:rPr>
                <w:rFonts w:cstheme="minorHAnsi"/>
                <w:b/>
                <w:bCs/>
                <w:color w:val="000000"/>
                <w:sz w:val="18"/>
                <w:szCs w:val="18"/>
              </w:rPr>
              <w:t xml:space="preserve"> </w:t>
            </w:r>
            <w:r w:rsidRPr="0025061D">
              <w:rPr>
                <w:rFonts w:cstheme="minorHAnsi"/>
                <w:color w:val="000000"/>
                <w:sz w:val="18"/>
                <w:szCs w:val="18"/>
              </w:rPr>
              <w:t>1.</w:t>
            </w:r>
            <w:r>
              <w:rPr>
                <w:rFonts w:cstheme="minorHAnsi"/>
                <w:color w:val="000000"/>
                <w:sz w:val="18"/>
                <w:szCs w:val="18"/>
              </w:rPr>
              <w:t>2</w:t>
            </w:r>
            <w:r w:rsidRPr="00814040">
              <w:rPr>
                <w:rFonts w:cstheme="minorHAnsi"/>
                <w:b/>
                <w:bCs/>
                <w:color w:val="000000"/>
                <w:sz w:val="18"/>
                <w:szCs w:val="18"/>
              </w:rPr>
              <w:t xml:space="preserve"> </w:t>
            </w:r>
          </w:p>
          <w:p w14:paraId="571DE865" w14:textId="72FE01E4" w:rsidR="001028CF" w:rsidRPr="00814040" w:rsidRDefault="001028CF" w:rsidP="001028CF">
            <w:pPr>
              <w:spacing w:before="60" w:after="20" w:line="192" w:lineRule="exact"/>
              <w:rPr>
                <w:rFonts w:cstheme="minorHAnsi"/>
                <w:color w:val="000000"/>
                <w:sz w:val="18"/>
                <w:szCs w:val="18"/>
              </w:rPr>
            </w:pPr>
            <w:r w:rsidRPr="0085279D">
              <w:rPr>
                <w:rFonts w:cstheme="minorHAnsi"/>
                <w:b/>
                <w:bCs/>
                <w:color w:val="000000"/>
                <w:sz w:val="18"/>
                <w:szCs w:val="18"/>
              </w:rPr>
              <w:t>Ursprüngliches</w:t>
            </w:r>
            <w:r w:rsidRPr="0085279D">
              <w:rPr>
                <w:rFonts w:cstheme="minorHAnsi"/>
                <w:color w:val="000000"/>
                <w:sz w:val="18"/>
                <w:szCs w:val="18"/>
              </w:rPr>
              <w:t xml:space="preserve"> </w:t>
            </w:r>
            <w:r w:rsidRPr="00814040">
              <w:rPr>
                <w:rFonts w:cstheme="minorHAnsi"/>
                <w:color w:val="000000"/>
                <w:sz w:val="18"/>
                <w:szCs w:val="18"/>
              </w:rPr>
              <w:t xml:space="preserve">Publikationsdatum: </w:t>
            </w:r>
            <w:r w:rsidRPr="0085279D">
              <w:rPr>
                <w:rFonts w:cstheme="minorHAnsi"/>
                <w:color w:val="000000"/>
                <w:sz w:val="18"/>
                <w:szCs w:val="18"/>
              </w:rPr>
              <w:t>01.</w:t>
            </w:r>
            <w:r w:rsidR="00C75F10">
              <w:rPr>
                <w:rFonts w:cstheme="minorHAnsi"/>
                <w:color w:val="000000"/>
                <w:sz w:val="18"/>
                <w:szCs w:val="18"/>
              </w:rPr>
              <w:t>04</w:t>
            </w:r>
            <w:r w:rsidRPr="0085279D">
              <w:rPr>
                <w:rFonts w:cstheme="minorHAnsi"/>
                <w:color w:val="000000"/>
                <w:sz w:val="18"/>
                <w:szCs w:val="18"/>
              </w:rPr>
              <w:t>.202</w:t>
            </w:r>
            <w:r w:rsidR="00C75F10">
              <w:rPr>
                <w:rFonts w:cstheme="minorHAnsi"/>
                <w:color w:val="000000"/>
                <w:sz w:val="18"/>
                <w:szCs w:val="18"/>
              </w:rPr>
              <w:t>5</w:t>
            </w:r>
          </w:p>
          <w:p w14:paraId="45330B92" w14:textId="3F508524" w:rsidR="001028CF" w:rsidRPr="00AC6772" w:rsidRDefault="001028CF" w:rsidP="001028CF">
            <w:pPr>
              <w:spacing w:before="60" w:after="20" w:line="192" w:lineRule="exact"/>
              <w:ind w:left="1036" w:hanging="1036"/>
              <w:rPr>
                <w:rFonts w:cstheme="minorHAnsi"/>
                <w:noProof/>
                <w:color w:val="000000"/>
                <w:sz w:val="18"/>
                <w:szCs w:val="18"/>
              </w:rPr>
            </w:pPr>
            <w:r w:rsidRPr="00814040">
              <w:rPr>
                <w:rFonts w:cstheme="minorHAnsi"/>
                <w:color w:val="000000"/>
                <w:sz w:val="18"/>
                <w:szCs w:val="18"/>
              </w:rPr>
              <w:t xml:space="preserve">Anzuwenden ab: </w:t>
            </w:r>
            <w:r w:rsidRPr="0025061D">
              <w:rPr>
                <w:rFonts w:cstheme="minorHAnsi"/>
                <w:color w:val="000000"/>
                <w:sz w:val="18"/>
                <w:szCs w:val="18"/>
              </w:rPr>
              <w:t>0</w:t>
            </w:r>
            <w:r w:rsidR="00C75F10">
              <w:rPr>
                <w:rFonts w:cstheme="minorHAnsi"/>
                <w:color w:val="000000"/>
                <w:sz w:val="18"/>
                <w:szCs w:val="18"/>
              </w:rPr>
              <w:t>1</w:t>
            </w:r>
            <w:r w:rsidRPr="0025061D">
              <w:rPr>
                <w:rFonts w:cstheme="minorHAnsi"/>
                <w:color w:val="000000"/>
                <w:sz w:val="18"/>
                <w:szCs w:val="18"/>
              </w:rPr>
              <w:t>.</w:t>
            </w:r>
            <w:r w:rsidR="00C75F10">
              <w:rPr>
                <w:rFonts w:cstheme="minorHAnsi"/>
                <w:color w:val="000000"/>
                <w:sz w:val="18"/>
                <w:szCs w:val="18"/>
              </w:rPr>
              <w:t>10</w:t>
            </w:r>
            <w:r w:rsidRPr="0025061D">
              <w:rPr>
                <w:rFonts w:cstheme="minorHAnsi"/>
                <w:color w:val="000000"/>
                <w:sz w:val="18"/>
                <w:szCs w:val="18"/>
              </w:rPr>
              <w:t>.2025</w:t>
            </w:r>
            <w:r w:rsidRPr="00814040">
              <w:rPr>
                <w:rFonts w:cstheme="minorHAnsi"/>
                <w:b/>
                <w:bCs/>
                <w:color w:val="000000"/>
                <w:sz w:val="18"/>
                <w:szCs w:val="18"/>
              </w:rPr>
              <w:br/>
            </w:r>
          </w:p>
        </w:tc>
        <w:tc>
          <w:tcPr>
            <w:tcW w:w="2720" w:type="dxa"/>
          </w:tcPr>
          <w:p w14:paraId="300954F9" w14:textId="77777777" w:rsidR="001028CF" w:rsidRDefault="001028CF" w:rsidP="001028CF">
            <w:pPr>
              <w:spacing w:before="60" w:after="20" w:line="192" w:lineRule="exact"/>
              <w:rPr>
                <w:rFonts w:cstheme="minorHAnsi"/>
                <w:noProof/>
                <w:color w:val="000000"/>
                <w:sz w:val="18"/>
                <w:szCs w:val="18"/>
              </w:rPr>
            </w:pPr>
            <w:r w:rsidRPr="003C4B0E">
              <w:rPr>
                <w:rFonts w:cstheme="minorHAnsi"/>
                <w:noProof/>
                <w:color w:val="000000"/>
                <w:sz w:val="18"/>
                <w:szCs w:val="18"/>
              </w:rPr>
              <w:t xml:space="preserve">Version aktualisiert. </w:t>
            </w:r>
          </w:p>
          <w:p w14:paraId="710DAC58" w14:textId="77777777" w:rsidR="001028CF" w:rsidRPr="00814040" w:rsidRDefault="001028CF" w:rsidP="001028CF">
            <w:pPr>
              <w:spacing w:before="60" w:after="20" w:line="192" w:lineRule="exact"/>
              <w:rPr>
                <w:rFonts w:cstheme="minorHAnsi"/>
                <w:noProof/>
                <w:color w:val="000000"/>
                <w:sz w:val="18"/>
                <w:szCs w:val="18"/>
              </w:rPr>
            </w:pPr>
            <w:r w:rsidRPr="00814040">
              <w:rPr>
                <w:rFonts w:cstheme="minorHAnsi"/>
                <w:noProof/>
                <w:color w:val="000000"/>
                <w:sz w:val="18"/>
                <w:szCs w:val="18"/>
              </w:rPr>
              <w:t>Zusätzlich wurden im gesamten Dokument Schreibfehler, Layout, Internetadressen etc. korrigiert, die keinen Einfluss auf die inhaltliche Aussage haben.</w:t>
            </w:r>
          </w:p>
          <w:p w14:paraId="524FC80A" w14:textId="77777777" w:rsidR="001028CF" w:rsidRPr="004D30F7" w:rsidRDefault="001028CF" w:rsidP="001028CF">
            <w:pPr>
              <w:spacing w:before="60" w:after="20" w:line="192" w:lineRule="exact"/>
              <w:rPr>
                <w:rFonts w:cstheme="minorHAnsi"/>
                <w:noProof/>
                <w:color w:val="000000"/>
                <w:sz w:val="18"/>
                <w:szCs w:val="18"/>
              </w:rPr>
            </w:pPr>
          </w:p>
        </w:tc>
        <w:tc>
          <w:tcPr>
            <w:tcW w:w="2404" w:type="dxa"/>
          </w:tcPr>
          <w:p w14:paraId="59BA05F7" w14:textId="3499AEA5" w:rsidR="001028CF" w:rsidRDefault="001028CF" w:rsidP="001028CF">
            <w:pPr>
              <w:spacing w:before="60" w:after="20" w:line="192" w:lineRule="exact"/>
              <w:rPr>
                <w:rFonts w:cstheme="minorHAnsi"/>
                <w:noProof/>
                <w:color w:val="000000"/>
                <w:sz w:val="18"/>
                <w:szCs w:val="18"/>
              </w:rPr>
            </w:pPr>
            <w:r>
              <w:rPr>
                <w:rFonts w:cstheme="minorHAnsi"/>
                <w:noProof/>
                <w:color w:val="000000"/>
                <w:sz w:val="18"/>
                <w:szCs w:val="18"/>
              </w:rPr>
              <w:t>Fehler (28.05.2025).</w:t>
            </w:r>
          </w:p>
        </w:tc>
      </w:tr>
      <w:tr w:rsidR="00EB3454" w:rsidRPr="00814040" w14:paraId="6AABE196" w14:textId="77777777" w:rsidTr="00201BC5">
        <w:tc>
          <w:tcPr>
            <w:tcW w:w="703" w:type="dxa"/>
          </w:tcPr>
          <w:p w14:paraId="05556CF9" w14:textId="4063E474" w:rsidR="00EB3454" w:rsidRDefault="00EB3454" w:rsidP="00201BC5">
            <w:pPr>
              <w:spacing w:before="60" w:after="20" w:line="192" w:lineRule="exact"/>
              <w:rPr>
                <w:rFonts w:cstheme="minorHAnsi"/>
                <w:sz w:val="18"/>
                <w:szCs w:val="18"/>
              </w:rPr>
            </w:pPr>
            <w:r>
              <w:rPr>
                <w:rFonts w:cstheme="minorHAnsi"/>
                <w:sz w:val="18"/>
                <w:szCs w:val="18"/>
              </w:rPr>
              <w:t>14055</w:t>
            </w:r>
          </w:p>
        </w:tc>
        <w:tc>
          <w:tcPr>
            <w:tcW w:w="1697" w:type="dxa"/>
          </w:tcPr>
          <w:p w14:paraId="39423F09" w14:textId="77777777" w:rsidR="00EB3454" w:rsidRDefault="00EB3454" w:rsidP="00201BC5">
            <w:pPr>
              <w:spacing w:before="60" w:after="20" w:line="192" w:lineRule="exact"/>
              <w:rPr>
                <w:rFonts w:cstheme="minorHAnsi"/>
                <w:sz w:val="18"/>
                <w:szCs w:val="18"/>
              </w:rPr>
            </w:pPr>
            <w:r>
              <w:rPr>
                <w:rFonts w:cstheme="minorHAnsi"/>
                <w:sz w:val="18"/>
                <w:szCs w:val="18"/>
              </w:rPr>
              <w:t xml:space="preserve">Kapitel </w:t>
            </w:r>
            <w:r w:rsidRPr="00BF42DE">
              <w:rPr>
                <w:rFonts w:cstheme="minorHAnsi"/>
                <w:sz w:val="18"/>
                <w:szCs w:val="18"/>
              </w:rPr>
              <w:t>3.3</w:t>
            </w:r>
            <w:r>
              <w:rPr>
                <w:rFonts w:cstheme="minorHAnsi"/>
                <w:sz w:val="18"/>
                <w:szCs w:val="18"/>
              </w:rPr>
              <w:br/>
            </w:r>
            <w:r w:rsidRPr="00BF42DE">
              <w:rPr>
                <w:rFonts w:cstheme="minorHAnsi"/>
                <w:sz w:val="18"/>
                <w:szCs w:val="18"/>
              </w:rPr>
              <w:t>Inhaltsdatensicherungsebene</w:t>
            </w:r>
            <w:r>
              <w:rPr>
                <w:rFonts w:cstheme="minorHAnsi"/>
                <w:sz w:val="18"/>
                <w:szCs w:val="18"/>
              </w:rPr>
              <w:br/>
            </w:r>
          </w:p>
        </w:tc>
        <w:tc>
          <w:tcPr>
            <w:tcW w:w="3394" w:type="dxa"/>
          </w:tcPr>
          <w:p w14:paraId="3D79070C" w14:textId="77777777" w:rsidR="00EB3454" w:rsidRDefault="00EB3454" w:rsidP="00201BC5">
            <w:pPr>
              <w:spacing w:before="60" w:after="20" w:line="192" w:lineRule="exact"/>
              <w:rPr>
                <w:rFonts w:cstheme="minorHAnsi"/>
                <w:color w:val="000000"/>
                <w:sz w:val="18"/>
                <w:szCs w:val="18"/>
              </w:rPr>
            </w:pPr>
            <w:r w:rsidRPr="00CE5EA3">
              <w:rPr>
                <w:rFonts w:cstheme="minorHAnsi"/>
                <w:color w:val="000000"/>
                <w:sz w:val="18"/>
                <w:szCs w:val="18"/>
              </w:rPr>
              <w:t xml:space="preserve">Der </w:t>
            </w:r>
            <w:proofErr w:type="gramStart"/>
            <w:r w:rsidRPr="00CE5EA3">
              <w:rPr>
                <w:rFonts w:cstheme="minorHAnsi"/>
                <w:color w:val="000000"/>
                <w:sz w:val="18"/>
                <w:szCs w:val="18"/>
              </w:rPr>
              <w:t>zu signierende Digest</w:t>
            </w:r>
            <w:proofErr w:type="gramEnd"/>
            <w:r w:rsidRPr="00CE5EA3">
              <w:rPr>
                <w:rFonts w:cstheme="minorHAnsi"/>
                <w:color w:val="000000"/>
                <w:sz w:val="18"/>
                <w:szCs w:val="18"/>
              </w:rPr>
              <w:t xml:space="preserve"> wird dann berechnet (Der Hash für die http-Kopfzeile „</w:t>
            </w:r>
            <w:proofErr w:type="spellStart"/>
            <w:r w:rsidRPr="00CE5EA3">
              <w:rPr>
                <w:rFonts w:cstheme="minorHAnsi"/>
                <w:color w:val="000000"/>
                <w:sz w:val="18"/>
                <w:szCs w:val="18"/>
              </w:rPr>
              <w:t>initialTransactionId</w:t>
            </w:r>
            <w:proofErr w:type="spellEnd"/>
            <w:r w:rsidRPr="00CE5EA3">
              <w:rPr>
                <w:rFonts w:cstheme="minorHAnsi"/>
                <w:color w:val="000000"/>
                <w:sz w:val="18"/>
                <w:szCs w:val="18"/>
              </w:rPr>
              <w:t>“ wird nur berechnet und in die Gesamtberechnung aufgenommen, wenn sie vorhanden ist!):</w:t>
            </w:r>
          </w:p>
          <w:p w14:paraId="67103BD6" w14:textId="77777777" w:rsidR="00EB3454" w:rsidRPr="00AE178B" w:rsidRDefault="00EB3454" w:rsidP="00201BC5">
            <w:pPr>
              <w:pStyle w:val="Aufzhlungszeichen"/>
              <w:numPr>
                <w:ilvl w:val="0"/>
                <w:numId w:val="0"/>
              </w:numPr>
              <w:tabs>
                <w:tab w:val="left" w:pos="216"/>
              </w:tabs>
              <w:spacing w:before="20" w:after="60" w:line="192" w:lineRule="exact"/>
              <w:ind w:left="195" w:hanging="195"/>
              <w:rPr>
                <w:rFonts w:cstheme="minorHAnsi"/>
                <w:color w:val="000000"/>
                <w:sz w:val="18"/>
                <w:szCs w:val="18"/>
                <w:lang w:val="en-US"/>
              </w:rPr>
            </w:pPr>
            <w:r w:rsidRPr="00AE178B">
              <w:rPr>
                <w:rFonts w:cstheme="minorHAnsi"/>
                <w:b/>
                <w:bCs/>
                <w:color w:val="000000"/>
                <w:sz w:val="18"/>
                <w:szCs w:val="18"/>
                <w:lang w:val="en-US"/>
              </w:rPr>
              <w:t>›</w:t>
            </w:r>
            <w:r w:rsidRPr="00AE178B">
              <w:rPr>
                <w:rFonts w:cstheme="minorHAnsi"/>
                <w:b/>
                <w:bCs/>
                <w:color w:val="000000"/>
                <w:sz w:val="18"/>
                <w:szCs w:val="18"/>
                <w:lang w:val="en-US"/>
              </w:rPr>
              <w:tab/>
            </w:r>
            <w:r w:rsidRPr="00CE5EA3">
              <w:rPr>
                <w:rFonts w:cstheme="minorHAnsi"/>
                <w:color w:val="000000"/>
                <w:sz w:val="18"/>
                <w:szCs w:val="18"/>
                <w:lang w:val="en-US"/>
              </w:rPr>
              <w:t>Hash(Hash(URI) + Hash(Payload) + Hash(</w:t>
            </w:r>
            <w:proofErr w:type="spellStart"/>
            <w:r w:rsidRPr="00CE5EA3">
              <w:rPr>
                <w:rFonts w:cstheme="minorHAnsi"/>
                <w:color w:val="000000"/>
                <w:sz w:val="18"/>
                <w:szCs w:val="18"/>
                <w:lang w:val="en-US"/>
              </w:rPr>
              <w:t>CreationDateTime</w:t>
            </w:r>
            <w:proofErr w:type="spellEnd"/>
            <w:r w:rsidRPr="00CE5EA3">
              <w:rPr>
                <w:rFonts w:cstheme="minorHAnsi"/>
                <w:color w:val="000000"/>
                <w:sz w:val="18"/>
                <w:szCs w:val="18"/>
                <w:lang w:val="en-US"/>
              </w:rPr>
              <w:t>) + Hash(</w:t>
            </w:r>
            <w:proofErr w:type="spellStart"/>
            <w:r w:rsidRPr="00CE5EA3">
              <w:rPr>
                <w:rFonts w:cstheme="minorHAnsi"/>
                <w:color w:val="000000"/>
                <w:sz w:val="18"/>
                <w:szCs w:val="18"/>
                <w:lang w:val="en-US"/>
              </w:rPr>
              <w:t>transactionId</w:t>
            </w:r>
            <w:proofErr w:type="spellEnd"/>
            <w:r w:rsidRPr="00CE5EA3">
              <w:rPr>
                <w:rFonts w:cstheme="minorHAnsi"/>
                <w:color w:val="000000"/>
                <w:sz w:val="18"/>
                <w:szCs w:val="18"/>
                <w:lang w:val="en-US"/>
              </w:rPr>
              <w:t>) + Hash(</w:t>
            </w:r>
            <w:proofErr w:type="spellStart"/>
            <w:r w:rsidRPr="00CE5EA3">
              <w:rPr>
                <w:rFonts w:cstheme="minorHAnsi"/>
                <w:color w:val="000000"/>
                <w:sz w:val="18"/>
                <w:szCs w:val="18"/>
                <w:lang w:val="en-US"/>
              </w:rPr>
              <w:t>initialTransactionId</w:t>
            </w:r>
            <w:proofErr w:type="spellEnd"/>
            <w:r w:rsidRPr="00CE5EA3">
              <w:rPr>
                <w:rFonts w:cstheme="minorHAnsi"/>
                <w:color w:val="000000"/>
                <w:sz w:val="18"/>
                <w:szCs w:val="18"/>
                <w:lang w:val="en-US"/>
              </w:rPr>
              <w:t>))</w:t>
            </w:r>
          </w:p>
          <w:p w14:paraId="74D470D5" w14:textId="77777777" w:rsidR="00EB3454" w:rsidRDefault="00EB3454" w:rsidP="00201BC5">
            <w:pPr>
              <w:spacing w:before="60" w:after="20" w:line="192" w:lineRule="exact"/>
              <w:rPr>
                <w:rFonts w:cstheme="minorHAnsi"/>
                <w:color w:val="000000"/>
                <w:sz w:val="18"/>
                <w:szCs w:val="18"/>
              </w:rPr>
            </w:pPr>
            <w:r w:rsidRPr="00CE5EA3">
              <w:rPr>
                <w:rFonts w:cstheme="minorHAnsi"/>
                <w:color w:val="000000"/>
                <w:sz w:val="18"/>
                <w:szCs w:val="18"/>
              </w:rPr>
              <w:t>Digest und Signatur werden in den http-Header Feldern X-BDEW-DIGEST und X-BDEW-SIGNATURE Base64-kodiert abgelegt.</w:t>
            </w:r>
            <w:r>
              <w:rPr>
                <w:rFonts w:cstheme="minorHAnsi"/>
                <w:color w:val="000000"/>
                <w:sz w:val="18"/>
                <w:szCs w:val="18"/>
              </w:rPr>
              <w:br/>
            </w:r>
          </w:p>
        </w:tc>
        <w:tc>
          <w:tcPr>
            <w:tcW w:w="3394" w:type="dxa"/>
          </w:tcPr>
          <w:p w14:paraId="14F99165" w14:textId="77777777" w:rsidR="00EB3454" w:rsidRPr="00852B56" w:rsidRDefault="00EB3454" w:rsidP="00201BC5">
            <w:pPr>
              <w:spacing w:before="60" w:after="20" w:line="192" w:lineRule="exact"/>
              <w:rPr>
                <w:rFonts w:cstheme="minorHAnsi"/>
                <w:sz w:val="18"/>
                <w:szCs w:val="18"/>
              </w:rPr>
            </w:pPr>
            <w:r w:rsidRPr="00852B56">
              <w:rPr>
                <w:rFonts w:cstheme="minorHAnsi"/>
                <w:b/>
                <w:bCs/>
                <w:sz w:val="18"/>
                <w:szCs w:val="18"/>
              </w:rPr>
              <w:t>Die</w:t>
            </w:r>
            <w:r w:rsidRPr="00852B56">
              <w:rPr>
                <w:rFonts w:cstheme="minorHAnsi"/>
                <w:sz w:val="18"/>
                <w:szCs w:val="18"/>
              </w:rPr>
              <w:t xml:space="preserve"> </w:t>
            </w:r>
            <w:proofErr w:type="gramStart"/>
            <w:r w:rsidRPr="00852B56">
              <w:rPr>
                <w:rFonts w:cstheme="minorHAnsi"/>
                <w:sz w:val="18"/>
                <w:szCs w:val="18"/>
              </w:rPr>
              <w:t xml:space="preserve">zu signierende </w:t>
            </w:r>
            <w:r w:rsidRPr="00F302A7">
              <w:rPr>
                <w:rFonts w:cstheme="minorHAnsi"/>
                <w:strike/>
                <w:color w:val="000000"/>
                <w:sz w:val="18"/>
                <w:szCs w:val="18"/>
              </w:rPr>
              <w:t>Digest</w:t>
            </w:r>
            <w:proofErr w:type="gramEnd"/>
            <w:r w:rsidRPr="00F302A7">
              <w:rPr>
                <w:rFonts w:cstheme="minorHAnsi"/>
                <w:strike/>
                <w:color w:val="000000"/>
                <w:sz w:val="18"/>
                <w:szCs w:val="18"/>
              </w:rPr>
              <w:t xml:space="preserve"> wird dann berechnet (Der</w:t>
            </w:r>
            <w:r w:rsidRPr="00F302A7">
              <w:rPr>
                <w:rFonts w:cstheme="minorHAnsi"/>
                <w:color w:val="000000"/>
                <w:sz w:val="18"/>
                <w:szCs w:val="18"/>
              </w:rPr>
              <w:t xml:space="preserve"> </w:t>
            </w:r>
            <w:r w:rsidRPr="00852B56">
              <w:rPr>
                <w:rFonts w:cstheme="minorHAnsi"/>
                <w:b/>
                <w:bCs/>
                <w:sz w:val="18"/>
                <w:szCs w:val="18"/>
              </w:rPr>
              <w:t>Bitfolge M ist wie folgt</w:t>
            </w:r>
            <w:r w:rsidRPr="00852B56">
              <w:rPr>
                <w:rFonts w:cstheme="minorHAnsi"/>
                <w:sz w:val="18"/>
                <w:szCs w:val="18"/>
              </w:rPr>
              <w:t xml:space="preserve"> </w:t>
            </w:r>
            <w:r w:rsidRPr="002C60CA">
              <w:rPr>
                <w:rFonts w:cstheme="minorHAnsi"/>
                <w:b/>
                <w:bCs/>
                <w:sz w:val="18"/>
                <w:szCs w:val="18"/>
              </w:rPr>
              <w:t xml:space="preserve">zu berechnen, wobei der </w:t>
            </w:r>
            <w:r w:rsidRPr="002C60CA">
              <w:rPr>
                <w:rFonts w:cstheme="minorHAnsi"/>
                <w:sz w:val="18"/>
                <w:szCs w:val="18"/>
              </w:rPr>
              <w:t xml:space="preserve">Hash </w:t>
            </w:r>
            <w:r w:rsidRPr="00852B56">
              <w:rPr>
                <w:rFonts w:cstheme="minorHAnsi"/>
                <w:sz w:val="18"/>
                <w:szCs w:val="18"/>
              </w:rPr>
              <w:t>für die HTTP-Kopfzeile „</w:t>
            </w:r>
            <w:proofErr w:type="spellStart"/>
            <w:r w:rsidRPr="00852B56">
              <w:rPr>
                <w:rFonts w:cstheme="minorHAnsi"/>
                <w:sz w:val="18"/>
                <w:szCs w:val="18"/>
              </w:rPr>
              <w:t>initialTransactionId</w:t>
            </w:r>
            <w:proofErr w:type="spellEnd"/>
            <w:r w:rsidRPr="00852B56">
              <w:rPr>
                <w:rFonts w:cstheme="minorHAnsi"/>
                <w:sz w:val="18"/>
                <w:szCs w:val="18"/>
              </w:rPr>
              <w:t xml:space="preserve">“ </w:t>
            </w:r>
            <w:proofErr w:type="gramStart"/>
            <w:r w:rsidRPr="008C2F0B">
              <w:rPr>
                <w:rFonts w:cstheme="minorHAnsi"/>
                <w:strike/>
                <w:color w:val="000000"/>
                <w:sz w:val="18"/>
                <w:szCs w:val="18"/>
              </w:rPr>
              <w:t>wird</w:t>
            </w:r>
            <w:proofErr w:type="gramEnd"/>
            <w:r w:rsidRPr="008C2F0B">
              <w:rPr>
                <w:rFonts w:cstheme="minorHAnsi"/>
                <w:strike/>
                <w:color w:val="000000"/>
                <w:sz w:val="18"/>
                <w:szCs w:val="18"/>
              </w:rPr>
              <w:t xml:space="preserve"> nur berechnet und in die Gesamtberechnung </w:t>
            </w:r>
            <w:r w:rsidRPr="005263F6">
              <w:rPr>
                <w:rFonts w:cstheme="minorHAnsi"/>
                <w:strike/>
                <w:color w:val="000000"/>
                <w:sz w:val="18"/>
                <w:szCs w:val="18"/>
              </w:rPr>
              <w:t>aufgenommen, wenn sie vorhanden ist!):</w:t>
            </w:r>
            <w:r>
              <w:rPr>
                <w:rFonts w:cstheme="minorHAnsi"/>
                <w:color w:val="000000"/>
                <w:sz w:val="18"/>
                <w:szCs w:val="18"/>
              </w:rPr>
              <w:t xml:space="preserve"> </w:t>
            </w:r>
            <w:r w:rsidRPr="00FB117A">
              <w:rPr>
                <w:rFonts w:cstheme="minorHAnsi"/>
                <w:b/>
                <w:bCs/>
                <w:sz w:val="18"/>
                <w:szCs w:val="18"/>
              </w:rPr>
              <w:t>nur dann einzubeziehen und in die Gesamtberechnung aufzunehmen ist</w:t>
            </w:r>
            <w:r w:rsidRPr="00852B56">
              <w:rPr>
                <w:rFonts w:cstheme="minorHAnsi"/>
                <w:sz w:val="18"/>
                <w:szCs w:val="18"/>
              </w:rPr>
              <w:t xml:space="preserve">, </w:t>
            </w:r>
            <w:r w:rsidRPr="005263F6">
              <w:rPr>
                <w:rFonts w:cstheme="minorHAnsi"/>
                <w:b/>
                <w:bCs/>
                <w:sz w:val="18"/>
                <w:szCs w:val="18"/>
              </w:rPr>
              <w:t xml:space="preserve">wenn diese vorhanden ist, und </w:t>
            </w:r>
            <w:proofErr w:type="gramStart"/>
            <w:r w:rsidRPr="005263F6">
              <w:rPr>
                <w:rFonts w:cstheme="minorHAnsi"/>
                <w:b/>
                <w:bCs/>
                <w:sz w:val="18"/>
                <w:szCs w:val="18"/>
              </w:rPr>
              <w:t>das</w:t>
            </w:r>
            <w:proofErr w:type="gramEnd"/>
            <w:r w:rsidRPr="005263F6">
              <w:rPr>
                <w:rFonts w:cstheme="minorHAnsi"/>
                <w:b/>
                <w:bCs/>
                <w:sz w:val="18"/>
                <w:szCs w:val="18"/>
              </w:rPr>
              <w:t xml:space="preserve"> „+“ als Konkatenation der Ergebnisse der Hash-Funktionen zu verstehen ist:</w:t>
            </w:r>
          </w:p>
          <w:p w14:paraId="454B8677" w14:textId="77777777" w:rsidR="00EB3454" w:rsidRPr="00DC74C9" w:rsidRDefault="00EB3454" w:rsidP="00201BC5">
            <w:pPr>
              <w:pStyle w:val="Aufzhlungszeichen"/>
              <w:numPr>
                <w:ilvl w:val="0"/>
                <w:numId w:val="0"/>
              </w:numPr>
              <w:tabs>
                <w:tab w:val="left" w:pos="216"/>
              </w:tabs>
              <w:spacing w:before="20" w:after="60" w:line="192" w:lineRule="exact"/>
              <w:ind w:left="195" w:hanging="195"/>
              <w:rPr>
                <w:rFonts w:cstheme="minorHAnsi"/>
                <w:sz w:val="18"/>
                <w:szCs w:val="18"/>
                <w:lang w:val="en-US"/>
              </w:rPr>
            </w:pPr>
            <w:r w:rsidRPr="00DC74C9">
              <w:rPr>
                <w:rFonts w:cstheme="minorHAnsi"/>
                <w:color w:val="000000"/>
                <w:sz w:val="18"/>
                <w:szCs w:val="18"/>
                <w:lang w:val="en-US"/>
              </w:rPr>
              <w:t>›</w:t>
            </w:r>
            <w:r w:rsidRPr="00DC74C9">
              <w:rPr>
                <w:rFonts w:cstheme="minorHAnsi"/>
                <w:color w:val="000000"/>
                <w:sz w:val="18"/>
                <w:szCs w:val="18"/>
                <w:lang w:val="en-US"/>
              </w:rPr>
              <w:tab/>
            </w:r>
            <w:r w:rsidRPr="00DC74C9">
              <w:rPr>
                <w:rFonts w:cstheme="minorHAnsi"/>
                <w:b/>
                <w:bCs/>
                <w:color w:val="000000"/>
                <w:sz w:val="18"/>
                <w:szCs w:val="18"/>
                <w:lang w:val="en-US"/>
              </w:rPr>
              <w:t>M =</w:t>
            </w:r>
            <w:r w:rsidRPr="00DC74C9">
              <w:rPr>
                <w:rFonts w:cstheme="minorHAnsi"/>
                <w:color w:val="000000"/>
                <w:sz w:val="18"/>
                <w:szCs w:val="18"/>
                <w:lang w:val="en-US"/>
              </w:rPr>
              <w:t xml:space="preserve"> </w:t>
            </w:r>
            <w:r w:rsidRPr="00116E4A">
              <w:rPr>
                <w:rFonts w:cstheme="minorHAnsi"/>
                <w:strike/>
                <w:color w:val="000000"/>
                <w:sz w:val="18"/>
                <w:szCs w:val="18"/>
                <w:lang w:val="en-US"/>
              </w:rPr>
              <w:t>Hash(</w:t>
            </w:r>
            <w:r w:rsidRPr="00DC74C9">
              <w:rPr>
                <w:rFonts w:cstheme="minorHAnsi"/>
                <w:color w:val="000000"/>
                <w:sz w:val="18"/>
                <w:szCs w:val="18"/>
                <w:lang w:val="en-US"/>
              </w:rPr>
              <w:t>Hash(URI) + Hash(Payload) + Hash(</w:t>
            </w:r>
            <w:proofErr w:type="spellStart"/>
            <w:r w:rsidRPr="00DC74C9">
              <w:rPr>
                <w:rFonts w:cstheme="minorHAnsi"/>
                <w:color w:val="000000"/>
                <w:sz w:val="18"/>
                <w:szCs w:val="18"/>
                <w:lang w:val="en-US"/>
              </w:rPr>
              <w:t>creationDateTime</w:t>
            </w:r>
            <w:proofErr w:type="spellEnd"/>
            <w:r w:rsidRPr="00DC74C9">
              <w:rPr>
                <w:rFonts w:cstheme="minorHAnsi"/>
                <w:color w:val="000000"/>
                <w:sz w:val="18"/>
                <w:szCs w:val="18"/>
                <w:lang w:val="en-US"/>
              </w:rPr>
              <w:t>) + Hash(</w:t>
            </w:r>
            <w:proofErr w:type="spellStart"/>
            <w:r w:rsidRPr="00DC74C9">
              <w:rPr>
                <w:rFonts w:cstheme="minorHAnsi"/>
                <w:color w:val="000000"/>
                <w:sz w:val="18"/>
                <w:szCs w:val="18"/>
                <w:lang w:val="en-US"/>
              </w:rPr>
              <w:t>transactionId</w:t>
            </w:r>
            <w:proofErr w:type="spellEnd"/>
            <w:r w:rsidRPr="00DC74C9">
              <w:rPr>
                <w:rFonts w:cstheme="minorHAnsi"/>
                <w:color w:val="000000"/>
                <w:sz w:val="18"/>
                <w:szCs w:val="18"/>
                <w:lang w:val="en-US"/>
              </w:rPr>
              <w:t>) + Hash(</w:t>
            </w:r>
            <w:proofErr w:type="spellStart"/>
            <w:r w:rsidRPr="00DC74C9">
              <w:rPr>
                <w:rFonts w:cstheme="minorHAnsi"/>
                <w:color w:val="000000"/>
                <w:sz w:val="18"/>
                <w:szCs w:val="18"/>
                <w:lang w:val="en-US"/>
              </w:rPr>
              <w:t>initialTransactionId</w:t>
            </w:r>
            <w:proofErr w:type="spellEnd"/>
            <w:r w:rsidRPr="00DC74C9">
              <w:rPr>
                <w:rFonts w:cstheme="minorHAnsi"/>
                <w:color w:val="000000"/>
                <w:sz w:val="18"/>
                <w:szCs w:val="18"/>
                <w:lang w:val="en-US"/>
              </w:rPr>
              <w:t>)</w:t>
            </w:r>
            <w:r w:rsidRPr="00116E4A">
              <w:rPr>
                <w:rFonts w:cstheme="minorHAnsi"/>
                <w:strike/>
                <w:color w:val="000000"/>
                <w:sz w:val="18"/>
                <w:szCs w:val="18"/>
                <w:lang w:val="en-US"/>
              </w:rPr>
              <w:t>)</w:t>
            </w:r>
          </w:p>
          <w:p w14:paraId="7D725499" w14:textId="558DF5E3" w:rsidR="00EB3454" w:rsidRPr="00852B56" w:rsidRDefault="00EB3454" w:rsidP="00201BC5">
            <w:pPr>
              <w:spacing w:before="60" w:after="20" w:line="192" w:lineRule="exact"/>
              <w:ind w:left="367" w:hanging="175"/>
              <w:rPr>
                <w:rFonts w:cstheme="minorHAnsi"/>
                <w:sz w:val="18"/>
                <w:szCs w:val="18"/>
              </w:rPr>
            </w:pPr>
            <w:r w:rsidRPr="00852B56">
              <w:rPr>
                <w:rFonts w:cstheme="minorHAnsi"/>
                <w:sz w:val="18"/>
                <w:szCs w:val="18"/>
              </w:rPr>
              <w:t>•</w:t>
            </w:r>
            <w:r w:rsidRPr="001C71EB">
              <w:rPr>
                <w:rFonts w:cstheme="minorHAnsi"/>
                <w:b/>
                <w:bCs/>
                <w:sz w:val="18"/>
                <w:szCs w:val="18"/>
              </w:rPr>
              <w:tab/>
              <w:t xml:space="preserve">Beispiel: Mit dem </w:t>
            </w:r>
            <w:proofErr w:type="spellStart"/>
            <w:r w:rsidRPr="001C71EB">
              <w:rPr>
                <w:rFonts w:cstheme="minorHAnsi"/>
                <w:b/>
                <w:bCs/>
                <w:sz w:val="18"/>
                <w:szCs w:val="18"/>
              </w:rPr>
              <w:t>Signaturalgorith</w:t>
            </w:r>
            <w:r w:rsidRPr="00E22D1F">
              <w:rPr>
                <w:rFonts w:cstheme="minorHAnsi"/>
                <w:color w:val="000000"/>
                <w:sz w:val="18"/>
                <w:szCs w:val="18"/>
              </w:rPr>
              <w:t>-</w:t>
            </w:r>
            <w:r w:rsidRPr="001C71EB">
              <w:rPr>
                <w:rFonts w:cstheme="minorHAnsi"/>
                <w:b/>
                <w:bCs/>
                <w:sz w:val="18"/>
                <w:szCs w:val="18"/>
              </w:rPr>
              <w:t>mus</w:t>
            </w:r>
            <w:proofErr w:type="spellEnd"/>
            <w:r w:rsidRPr="001C71EB">
              <w:rPr>
                <w:rFonts w:cstheme="minorHAnsi"/>
                <w:b/>
                <w:bCs/>
                <w:sz w:val="18"/>
                <w:szCs w:val="18"/>
              </w:rPr>
              <w:t xml:space="preserve"> ECDSA gemäß [FIPS-186-5] und dem Hashalgorithmus SHA256 würde die vollständige Signatur wie folgt berechnet:</w:t>
            </w:r>
            <w:r w:rsidRPr="001C71EB">
              <w:rPr>
                <w:rFonts w:cstheme="minorHAnsi"/>
                <w:b/>
                <w:bCs/>
                <w:sz w:val="18"/>
                <w:szCs w:val="18"/>
              </w:rPr>
              <w:br/>
            </w:r>
            <w:r w:rsidRPr="001C71EB">
              <w:rPr>
                <w:rFonts w:cstheme="minorHAnsi"/>
                <w:b/>
                <w:bCs/>
                <w:sz w:val="18"/>
                <w:szCs w:val="18"/>
              </w:rPr>
              <w:br/>
            </w:r>
            <w:proofErr w:type="gramStart"/>
            <w:r w:rsidRPr="001C71EB">
              <w:rPr>
                <w:rFonts w:cstheme="minorHAnsi"/>
                <w:b/>
                <w:bCs/>
                <w:sz w:val="18"/>
                <w:szCs w:val="18"/>
              </w:rPr>
              <w:t>ECDSA(</w:t>
            </w:r>
            <w:proofErr w:type="gramEnd"/>
            <w:r w:rsidRPr="001C71EB">
              <w:rPr>
                <w:rFonts w:cstheme="minorHAnsi"/>
                <w:b/>
                <w:bCs/>
                <w:sz w:val="18"/>
                <w:szCs w:val="18"/>
              </w:rPr>
              <w:t>M, PKS, SHA256), wobei</w:t>
            </w:r>
            <w:r w:rsidRPr="001C71EB">
              <w:rPr>
                <w:rFonts w:cstheme="minorHAnsi"/>
                <w:b/>
                <w:bCs/>
                <w:sz w:val="18"/>
                <w:szCs w:val="18"/>
              </w:rPr>
              <w:br/>
              <w:t>−   M die wie oben beschriebene, zu signierende Bitfolge mit Hash=SHA256,</w:t>
            </w:r>
            <w:r w:rsidRPr="001C71EB">
              <w:rPr>
                <w:rFonts w:cstheme="minorHAnsi"/>
                <w:b/>
                <w:bCs/>
                <w:sz w:val="18"/>
                <w:szCs w:val="18"/>
              </w:rPr>
              <w:br/>
              <w:t>−    PKS den privaten Signaturschlüssel des Senders und</w:t>
            </w:r>
            <w:r w:rsidRPr="001C71EB">
              <w:rPr>
                <w:rFonts w:cstheme="minorHAnsi"/>
                <w:b/>
                <w:bCs/>
                <w:sz w:val="18"/>
                <w:szCs w:val="18"/>
              </w:rPr>
              <w:br/>
              <w:t>−   SHA256 die zu verwendende Hash-Funktion bezeichnet.</w:t>
            </w:r>
          </w:p>
          <w:p w14:paraId="26247BD4" w14:textId="77777777" w:rsidR="00EB3454" w:rsidRDefault="00EB3454" w:rsidP="00201BC5">
            <w:pPr>
              <w:spacing w:before="60" w:after="20" w:line="192" w:lineRule="exact"/>
              <w:rPr>
                <w:rFonts w:cstheme="minorHAnsi"/>
                <w:sz w:val="18"/>
                <w:szCs w:val="18"/>
              </w:rPr>
            </w:pPr>
            <w:r w:rsidRPr="001C0DA0">
              <w:rPr>
                <w:rFonts w:cstheme="minorHAnsi"/>
                <w:b/>
                <w:bCs/>
                <w:sz w:val="18"/>
                <w:szCs w:val="18"/>
              </w:rPr>
              <w:t>Die Signatur ist im Plain Format gemäß [TR03111] zu kodieren. Der Plain-kodierte Signaturwert ist im HTTP-Header X-BDEW-</w:t>
            </w:r>
            <w:r w:rsidRPr="00CA2539">
              <w:rPr>
                <w:rFonts w:cstheme="minorHAnsi"/>
                <w:b/>
                <w:bCs/>
                <w:sz w:val="18"/>
                <w:szCs w:val="18"/>
              </w:rPr>
              <w:t xml:space="preserve">SIGNATURE und der signierte Digest </w:t>
            </w:r>
            <w:r w:rsidRPr="00CA2539">
              <w:rPr>
                <w:rFonts w:cstheme="minorHAnsi"/>
                <w:b/>
                <w:bCs/>
                <w:sz w:val="18"/>
                <w:szCs w:val="18"/>
              </w:rPr>
              <w:lastRenderedPageBreak/>
              <w:t>Hash(M) im HTTP-Header X-BDEW-DIGEST als Base64-kodie</w:t>
            </w:r>
            <w:r w:rsidRPr="00852B56">
              <w:rPr>
                <w:rFonts w:cstheme="minorHAnsi"/>
                <w:sz w:val="18"/>
                <w:szCs w:val="18"/>
              </w:rPr>
              <w:t>rt</w:t>
            </w:r>
            <w:r w:rsidRPr="003769BF">
              <w:rPr>
                <w:rFonts w:cstheme="minorHAnsi"/>
                <w:b/>
                <w:bCs/>
                <w:sz w:val="18"/>
                <w:szCs w:val="18"/>
              </w:rPr>
              <w:t>er Text zu übertragen.</w:t>
            </w:r>
            <w:r>
              <w:rPr>
                <w:rFonts w:cstheme="minorHAnsi"/>
                <w:b/>
                <w:bCs/>
                <w:sz w:val="18"/>
                <w:szCs w:val="18"/>
              </w:rPr>
              <w:t xml:space="preserve"> </w:t>
            </w:r>
            <w:r w:rsidRPr="004866F9">
              <w:rPr>
                <w:rFonts w:cstheme="minorHAnsi"/>
                <w:strike/>
                <w:color w:val="000000"/>
                <w:sz w:val="18"/>
                <w:szCs w:val="18"/>
              </w:rPr>
              <w:t>Digest und Signatur werden in den http-Header Feldern X-BDEW-DIGEST und X-BDEW-SIGNATURE Base64-kodiert abgelegt.</w:t>
            </w:r>
            <w:r>
              <w:rPr>
                <w:rFonts w:cstheme="minorHAnsi"/>
                <w:strike/>
                <w:color w:val="000000"/>
                <w:sz w:val="18"/>
                <w:szCs w:val="18"/>
              </w:rPr>
              <w:br/>
            </w:r>
          </w:p>
        </w:tc>
        <w:tc>
          <w:tcPr>
            <w:tcW w:w="2720" w:type="dxa"/>
          </w:tcPr>
          <w:p w14:paraId="60AF2C6F" w14:textId="77777777" w:rsidR="00EB3454" w:rsidRDefault="00EB3454" w:rsidP="00201BC5">
            <w:pPr>
              <w:spacing w:before="60" w:after="20" w:line="192" w:lineRule="exact"/>
              <w:rPr>
                <w:rFonts w:cstheme="minorHAnsi"/>
                <w:noProof/>
                <w:color w:val="000000"/>
                <w:sz w:val="18"/>
                <w:szCs w:val="18"/>
              </w:rPr>
            </w:pPr>
            <w:r>
              <w:rPr>
                <w:rFonts w:cstheme="minorHAnsi"/>
                <w:noProof/>
                <w:color w:val="000000"/>
                <w:sz w:val="18"/>
                <w:szCs w:val="18"/>
              </w:rPr>
              <w:lastRenderedPageBreak/>
              <w:t>Präzisierung der Berechnung und Kodierung der Signatur.</w:t>
            </w:r>
          </w:p>
        </w:tc>
        <w:tc>
          <w:tcPr>
            <w:tcW w:w="2404" w:type="dxa"/>
          </w:tcPr>
          <w:p w14:paraId="3B4895E9" w14:textId="77777777" w:rsidR="00EB3454" w:rsidRDefault="00EB3454" w:rsidP="00201BC5">
            <w:pPr>
              <w:spacing w:before="60" w:after="20" w:line="192" w:lineRule="exact"/>
              <w:rPr>
                <w:rFonts w:cstheme="minorHAnsi"/>
                <w:noProof/>
                <w:color w:val="000000"/>
                <w:sz w:val="18"/>
                <w:szCs w:val="18"/>
              </w:rPr>
            </w:pPr>
            <w:r>
              <w:rPr>
                <w:rFonts w:cstheme="minorHAnsi"/>
                <w:noProof/>
                <w:color w:val="000000"/>
                <w:sz w:val="18"/>
                <w:szCs w:val="18"/>
              </w:rPr>
              <w:t>Fehler (28.05.2025).</w:t>
            </w:r>
          </w:p>
        </w:tc>
      </w:tr>
      <w:tr w:rsidR="00EB3454" w:rsidRPr="00814040" w14:paraId="5B9EFA78" w14:textId="77777777" w:rsidTr="00201BC5">
        <w:tc>
          <w:tcPr>
            <w:tcW w:w="703" w:type="dxa"/>
          </w:tcPr>
          <w:p w14:paraId="5EFA1E71" w14:textId="36F8009C" w:rsidR="00EB3454" w:rsidRDefault="00EB3454" w:rsidP="00201BC5">
            <w:pPr>
              <w:spacing w:before="60" w:after="20" w:line="192" w:lineRule="exact"/>
              <w:rPr>
                <w:rFonts w:cstheme="minorHAnsi"/>
                <w:sz w:val="18"/>
                <w:szCs w:val="18"/>
              </w:rPr>
            </w:pPr>
            <w:r>
              <w:rPr>
                <w:rFonts w:cstheme="minorHAnsi"/>
                <w:sz w:val="18"/>
                <w:szCs w:val="18"/>
              </w:rPr>
              <w:t>14056</w:t>
            </w:r>
          </w:p>
        </w:tc>
        <w:tc>
          <w:tcPr>
            <w:tcW w:w="1697" w:type="dxa"/>
          </w:tcPr>
          <w:p w14:paraId="3C6EC4EB" w14:textId="77777777" w:rsidR="00EB3454" w:rsidRDefault="00EB3454" w:rsidP="00201BC5">
            <w:pPr>
              <w:spacing w:before="60" w:after="20" w:line="192" w:lineRule="exact"/>
              <w:rPr>
                <w:rFonts w:cstheme="minorHAnsi"/>
                <w:sz w:val="18"/>
                <w:szCs w:val="18"/>
              </w:rPr>
            </w:pPr>
            <w:r>
              <w:rPr>
                <w:rFonts w:cstheme="minorHAnsi"/>
                <w:sz w:val="18"/>
                <w:szCs w:val="18"/>
              </w:rPr>
              <w:t>Kapitel 5</w:t>
            </w:r>
            <w:r>
              <w:rPr>
                <w:rFonts w:cstheme="minorHAnsi"/>
                <w:sz w:val="18"/>
                <w:szCs w:val="18"/>
              </w:rPr>
              <w:br/>
              <w:t>Quellen</w:t>
            </w:r>
          </w:p>
        </w:tc>
        <w:tc>
          <w:tcPr>
            <w:tcW w:w="3394" w:type="dxa"/>
          </w:tcPr>
          <w:p w14:paraId="00854C7B" w14:textId="77777777" w:rsidR="00EB3454" w:rsidRDefault="00EB3454" w:rsidP="00201BC5">
            <w:pPr>
              <w:spacing w:before="60" w:after="20" w:line="192" w:lineRule="exact"/>
              <w:ind w:left="1036" w:hanging="1036"/>
              <w:rPr>
                <w:rFonts w:cstheme="minorHAnsi"/>
                <w:noProof/>
                <w:color w:val="000000"/>
                <w:sz w:val="18"/>
                <w:szCs w:val="18"/>
              </w:rPr>
            </w:pPr>
            <w:r>
              <w:rPr>
                <w:rFonts w:cstheme="minorHAnsi"/>
                <w:noProof/>
                <w:color w:val="000000"/>
                <w:sz w:val="18"/>
                <w:szCs w:val="18"/>
              </w:rPr>
              <w:br/>
            </w:r>
            <w:r>
              <w:rPr>
                <w:rFonts w:cstheme="minorHAnsi"/>
                <w:noProof/>
                <w:color w:val="000000"/>
                <w:sz w:val="18"/>
                <w:szCs w:val="18"/>
              </w:rPr>
              <w:br/>
            </w:r>
            <w:r>
              <w:rPr>
                <w:rFonts w:cstheme="minorHAnsi"/>
                <w:noProof/>
                <w:color w:val="000000"/>
                <w:sz w:val="18"/>
                <w:szCs w:val="18"/>
              </w:rPr>
              <w:br/>
            </w:r>
            <w:r>
              <w:rPr>
                <w:rFonts w:cstheme="minorHAnsi"/>
                <w:noProof/>
                <w:color w:val="000000"/>
                <w:sz w:val="18"/>
                <w:szCs w:val="18"/>
              </w:rPr>
              <w:br/>
            </w:r>
            <w:r>
              <w:rPr>
                <w:rFonts w:cstheme="minorHAnsi"/>
                <w:noProof/>
                <w:color w:val="000000"/>
                <w:sz w:val="18"/>
                <w:szCs w:val="18"/>
              </w:rPr>
              <w:br/>
            </w:r>
            <w:r>
              <w:rPr>
                <w:rFonts w:cstheme="minorHAnsi"/>
                <w:noProof/>
                <w:color w:val="000000"/>
                <w:sz w:val="18"/>
                <w:szCs w:val="18"/>
              </w:rPr>
              <w:br/>
            </w:r>
          </w:p>
          <w:p w14:paraId="14D3CDBF" w14:textId="77777777" w:rsidR="00EB3454" w:rsidRDefault="00EB3454" w:rsidP="00201BC5">
            <w:pPr>
              <w:spacing w:before="60" w:after="20" w:line="192" w:lineRule="exact"/>
              <w:ind w:left="1036" w:hanging="1036"/>
              <w:rPr>
                <w:rFonts w:cstheme="minorHAnsi"/>
                <w:noProof/>
                <w:color w:val="000000"/>
                <w:sz w:val="18"/>
                <w:szCs w:val="18"/>
              </w:rPr>
            </w:pPr>
          </w:p>
          <w:p w14:paraId="1C88E1AC" w14:textId="77777777" w:rsidR="00EB3454" w:rsidRDefault="00EB3454" w:rsidP="00201BC5">
            <w:pPr>
              <w:spacing w:before="60" w:after="20" w:line="192" w:lineRule="exact"/>
              <w:ind w:left="1036" w:hanging="1036"/>
              <w:rPr>
                <w:rFonts w:cstheme="minorHAnsi"/>
                <w:noProof/>
                <w:color w:val="000000"/>
                <w:sz w:val="18"/>
                <w:szCs w:val="18"/>
              </w:rPr>
            </w:pPr>
            <w:r>
              <w:rPr>
                <w:rFonts w:cstheme="minorHAnsi"/>
                <w:noProof/>
                <w:color w:val="000000"/>
                <w:sz w:val="18"/>
                <w:szCs w:val="18"/>
              </w:rPr>
              <w:br/>
            </w:r>
            <w:r>
              <w:rPr>
                <w:rFonts w:cstheme="minorHAnsi"/>
                <w:noProof/>
                <w:color w:val="000000"/>
                <w:sz w:val="18"/>
                <w:szCs w:val="18"/>
              </w:rPr>
              <w:br/>
            </w:r>
            <w:r>
              <w:rPr>
                <w:rFonts w:cstheme="minorHAnsi"/>
                <w:noProof/>
                <w:color w:val="000000"/>
                <w:sz w:val="18"/>
                <w:szCs w:val="18"/>
              </w:rPr>
              <w:br/>
            </w:r>
            <w:r>
              <w:rPr>
                <w:rFonts w:cstheme="minorHAnsi"/>
                <w:noProof/>
                <w:color w:val="000000"/>
                <w:sz w:val="18"/>
                <w:szCs w:val="18"/>
              </w:rPr>
              <w:br/>
            </w:r>
          </w:p>
          <w:p w14:paraId="026560BB" w14:textId="77777777" w:rsidR="00EB3454" w:rsidRPr="008F0F44" w:rsidRDefault="00EB3454" w:rsidP="00201BC5">
            <w:pPr>
              <w:spacing w:before="60" w:after="20" w:line="192" w:lineRule="exact"/>
              <w:rPr>
                <w:rFonts w:cstheme="minorHAnsi"/>
                <w:color w:val="000000"/>
                <w:sz w:val="18"/>
                <w:szCs w:val="18"/>
                <w:lang w:val="en-US"/>
              </w:rPr>
            </w:pPr>
          </w:p>
        </w:tc>
        <w:tc>
          <w:tcPr>
            <w:tcW w:w="3394" w:type="dxa"/>
          </w:tcPr>
          <w:p w14:paraId="063C881B" w14:textId="77777777" w:rsidR="00EB3454" w:rsidRPr="0005332A" w:rsidRDefault="00EB3454" w:rsidP="00201BC5">
            <w:pPr>
              <w:spacing w:before="60" w:after="20" w:line="192" w:lineRule="exact"/>
              <w:ind w:left="1036" w:hanging="1036"/>
              <w:rPr>
                <w:rFonts w:cstheme="minorHAnsi"/>
                <w:b/>
                <w:bCs/>
                <w:noProof/>
                <w:color w:val="000000"/>
                <w:sz w:val="18"/>
                <w:szCs w:val="18"/>
                <w:lang w:val="en-US"/>
              </w:rPr>
            </w:pPr>
            <w:r w:rsidRPr="0005332A">
              <w:rPr>
                <w:rFonts w:cstheme="minorHAnsi"/>
                <w:b/>
                <w:bCs/>
                <w:noProof/>
                <w:color w:val="000000"/>
                <w:sz w:val="18"/>
                <w:szCs w:val="18"/>
                <w:lang w:val="en-US"/>
              </w:rPr>
              <w:t>[FIPS-186-5]</w:t>
            </w:r>
            <w:r w:rsidRPr="0005332A">
              <w:rPr>
                <w:rFonts w:cstheme="minorHAnsi"/>
                <w:b/>
                <w:bCs/>
                <w:noProof/>
                <w:color w:val="000000"/>
                <w:sz w:val="18"/>
                <w:szCs w:val="18"/>
                <w:lang w:val="en-US"/>
              </w:rPr>
              <w:tab/>
              <w:t>Federal Information Processing Standards Publication. (FIPS PUB) 186-5, Digital Signature Standard (DSS), 03.02.2023. https://doi.org/10.6028/NIST.FIPS.186-5</w:t>
            </w:r>
          </w:p>
          <w:p w14:paraId="5B3E20B1" w14:textId="77777777" w:rsidR="00EB3454" w:rsidRDefault="00EB3454" w:rsidP="00201BC5">
            <w:pPr>
              <w:spacing w:before="60" w:after="20" w:line="192" w:lineRule="exact"/>
              <w:ind w:left="1036" w:hanging="1036"/>
              <w:rPr>
                <w:rFonts w:cstheme="minorHAnsi"/>
                <w:noProof/>
                <w:color w:val="000000"/>
                <w:sz w:val="18"/>
                <w:szCs w:val="18"/>
                <w:lang w:val="en-US"/>
              </w:rPr>
            </w:pPr>
            <w:r>
              <w:rPr>
                <w:rFonts w:cstheme="minorHAnsi"/>
                <w:noProof/>
                <w:color w:val="000000"/>
                <w:sz w:val="18"/>
                <w:szCs w:val="18"/>
                <w:lang w:val="en-US"/>
              </w:rPr>
              <w:t>[…]</w:t>
            </w:r>
          </w:p>
          <w:p w14:paraId="79790F90" w14:textId="77777777" w:rsidR="00EB3454" w:rsidRPr="0025061D" w:rsidRDefault="00EB3454" w:rsidP="00201BC5">
            <w:pPr>
              <w:spacing w:before="60" w:after="20" w:line="192" w:lineRule="exact"/>
              <w:ind w:left="1036" w:hanging="1036"/>
              <w:rPr>
                <w:rFonts w:cstheme="minorHAnsi"/>
                <w:b/>
                <w:bCs/>
                <w:noProof/>
                <w:color w:val="000000"/>
                <w:sz w:val="18"/>
                <w:szCs w:val="18"/>
              </w:rPr>
            </w:pPr>
            <w:r w:rsidRPr="0005332A">
              <w:rPr>
                <w:rFonts w:cstheme="minorHAnsi"/>
                <w:b/>
                <w:bCs/>
                <w:noProof/>
                <w:color w:val="000000"/>
                <w:sz w:val="18"/>
                <w:szCs w:val="18"/>
                <w:lang w:val="en-US"/>
              </w:rPr>
              <w:t>[TR03111]</w:t>
            </w:r>
            <w:r w:rsidRPr="0005332A">
              <w:rPr>
                <w:rFonts w:cstheme="minorHAnsi"/>
                <w:b/>
                <w:bCs/>
                <w:noProof/>
                <w:color w:val="000000"/>
                <w:sz w:val="18"/>
                <w:szCs w:val="18"/>
                <w:lang w:val="en-US"/>
              </w:rPr>
              <w:tab/>
              <w:t xml:space="preserve">Technical Guideline BSI TR-03111 Elliptic Curve Cryptography. </w:t>
            </w:r>
            <w:r w:rsidRPr="0025061D">
              <w:rPr>
                <w:rFonts w:cstheme="minorHAnsi"/>
                <w:b/>
                <w:bCs/>
                <w:noProof/>
                <w:color w:val="000000"/>
                <w:sz w:val="18"/>
                <w:szCs w:val="18"/>
              </w:rPr>
              <w:t>01.06.2018.</w:t>
            </w:r>
            <w:r w:rsidRPr="0025061D">
              <w:rPr>
                <w:rFonts w:cstheme="minorHAnsi"/>
                <w:b/>
                <w:bCs/>
                <w:noProof/>
                <w:color w:val="000000"/>
                <w:sz w:val="18"/>
                <w:szCs w:val="18"/>
              </w:rPr>
              <w:br/>
              <w:t>https://www.bsi.bund.de/dok/TR-03111</w:t>
            </w:r>
          </w:p>
          <w:p w14:paraId="08AB916F" w14:textId="77777777" w:rsidR="00EB3454" w:rsidRPr="00D11BA7" w:rsidRDefault="00EB3454" w:rsidP="00201BC5">
            <w:pPr>
              <w:spacing w:before="60" w:after="20" w:line="192" w:lineRule="exact"/>
              <w:rPr>
                <w:rFonts w:cstheme="minorHAnsi"/>
                <w:noProof/>
                <w:color w:val="000000"/>
                <w:sz w:val="18"/>
                <w:szCs w:val="18"/>
                <w:lang w:val="en-US"/>
              </w:rPr>
            </w:pPr>
          </w:p>
        </w:tc>
        <w:tc>
          <w:tcPr>
            <w:tcW w:w="2720" w:type="dxa"/>
          </w:tcPr>
          <w:p w14:paraId="38F6F457" w14:textId="77777777" w:rsidR="00EB3454" w:rsidRDefault="00EB3454" w:rsidP="00201BC5">
            <w:pPr>
              <w:spacing w:before="60" w:after="20" w:line="192" w:lineRule="exact"/>
              <w:rPr>
                <w:rFonts w:cstheme="minorHAnsi"/>
                <w:sz w:val="18"/>
                <w:szCs w:val="18"/>
              </w:rPr>
            </w:pPr>
            <w:r>
              <w:rPr>
                <w:rFonts w:cstheme="minorHAnsi"/>
                <w:noProof/>
                <w:color w:val="000000"/>
                <w:sz w:val="18"/>
                <w:szCs w:val="18"/>
              </w:rPr>
              <w:t xml:space="preserve">Ergänzungen gemäß </w:t>
            </w:r>
            <w:r>
              <w:rPr>
                <w:rFonts w:cstheme="minorHAnsi"/>
                <w:sz w:val="18"/>
                <w:szCs w:val="18"/>
              </w:rPr>
              <w:t>14031.</w:t>
            </w:r>
          </w:p>
          <w:p w14:paraId="75087D1A" w14:textId="3A0B3F23" w:rsidR="00EB3454" w:rsidRDefault="00EB3454" w:rsidP="00201BC5">
            <w:pPr>
              <w:spacing w:before="60" w:after="20" w:line="192" w:lineRule="exact"/>
              <w:rPr>
                <w:rFonts w:cstheme="minorHAnsi"/>
                <w:noProof/>
                <w:color w:val="000000"/>
                <w:sz w:val="18"/>
                <w:szCs w:val="18"/>
              </w:rPr>
            </w:pPr>
          </w:p>
        </w:tc>
        <w:tc>
          <w:tcPr>
            <w:tcW w:w="2404" w:type="dxa"/>
          </w:tcPr>
          <w:p w14:paraId="61B443EE" w14:textId="77777777" w:rsidR="00EB3454" w:rsidRDefault="00EB3454" w:rsidP="00201BC5">
            <w:pPr>
              <w:spacing w:before="60" w:after="20" w:line="192" w:lineRule="exact"/>
              <w:rPr>
                <w:rFonts w:cstheme="minorHAnsi"/>
                <w:noProof/>
                <w:color w:val="000000"/>
                <w:sz w:val="18"/>
                <w:szCs w:val="18"/>
              </w:rPr>
            </w:pPr>
            <w:r>
              <w:rPr>
                <w:rFonts w:cstheme="minorHAnsi"/>
                <w:noProof/>
                <w:color w:val="000000"/>
                <w:sz w:val="18"/>
                <w:szCs w:val="18"/>
              </w:rPr>
              <w:t>Fehler (28.05.2025).</w:t>
            </w:r>
          </w:p>
        </w:tc>
      </w:tr>
      <w:tr w:rsidR="00906865" w:rsidRPr="00814040" w14:paraId="0E2800D6" w14:textId="77777777" w:rsidTr="00557EE1">
        <w:trPr>
          <w:cantSplit/>
        </w:trPr>
        <w:tc>
          <w:tcPr>
            <w:tcW w:w="703" w:type="dxa"/>
          </w:tcPr>
          <w:p w14:paraId="087678EC" w14:textId="12303FF4" w:rsidR="00906865" w:rsidRPr="00814040" w:rsidRDefault="00906865" w:rsidP="00557EE1">
            <w:pPr>
              <w:spacing w:before="60" w:after="20" w:line="192" w:lineRule="exact"/>
              <w:rPr>
                <w:rFonts w:cstheme="minorHAnsi"/>
                <w:sz w:val="18"/>
                <w:szCs w:val="18"/>
              </w:rPr>
            </w:pPr>
            <w:r>
              <w:rPr>
                <w:rFonts w:cstheme="minorHAnsi"/>
                <w:sz w:val="18"/>
                <w:szCs w:val="18"/>
              </w:rPr>
              <w:t>14057</w:t>
            </w:r>
          </w:p>
        </w:tc>
        <w:tc>
          <w:tcPr>
            <w:tcW w:w="1697" w:type="dxa"/>
          </w:tcPr>
          <w:p w14:paraId="4409B1C1" w14:textId="77777777" w:rsidR="00906865" w:rsidRPr="00814040" w:rsidRDefault="00906865" w:rsidP="00557EE1">
            <w:pPr>
              <w:spacing w:before="60" w:after="20" w:line="192" w:lineRule="exact"/>
              <w:rPr>
                <w:rFonts w:cstheme="minorHAnsi"/>
                <w:sz w:val="18"/>
                <w:szCs w:val="18"/>
              </w:rPr>
            </w:pPr>
            <w:r w:rsidRPr="00814040">
              <w:rPr>
                <w:rFonts w:cstheme="minorHAnsi"/>
                <w:sz w:val="18"/>
                <w:szCs w:val="18"/>
              </w:rPr>
              <w:t>Deckblatt</w:t>
            </w:r>
          </w:p>
        </w:tc>
        <w:tc>
          <w:tcPr>
            <w:tcW w:w="3394" w:type="dxa"/>
          </w:tcPr>
          <w:p w14:paraId="42F4FF8C" w14:textId="77777777" w:rsidR="00906865" w:rsidRPr="00C20651" w:rsidRDefault="00906865" w:rsidP="00557EE1">
            <w:pPr>
              <w:spacing w:before="60" w:after="20" w:line="192" w:lineRule="exact"/>
              <w:rPr>
                <w:rFonts w:cstheme="minorHAnsi"/>
                <w:color w:val="000000"/>
                <w:sz w:val="18"/>
                <w:szCs w:val="18"/>
              </w:rPr>
            </w:pPr>
            <w:r w:rsidRPr="00C20651">
              <w:rPr>
                <w:rFonts w:cstheme="minorHAnsi"/>
                <w:color w:val="000000"/>
                <w:sz w:val="18"/>
                <w:szCs w:val="18"/>
              </w:rPr>
              <w:t>Konsolidierte Lesefassung mit Fehlerkorrekturen</w:t>
            </w:r>
          </w:p>
          <w:p w14:paraId="4BFC6DCF" w14:textId="77777777" w:rsidR="00906865" w:rsidRPr="00C20651" w:rsidRDefault="00906865" w:rsidP="00557EE1">
            <w:pPr>
              <w:spacing w:before="60" w:after="20" w:line="192" w:lineRule="exact"/>
              <w:rPr>
                <w:rFonts w:cstheme="minorHAnsi"/>
                <w:color w:val="000000"/>
                <w:sz w:val="18"/>
                <w:szCs w:val="18"/>
              </w:rPr>
            </w:pPr>
            <w:r w:rsidRPr="00C20651">
              <w:rPr>
                <w:rFonts w:cstheme="minorHAnsi"/>
                <w:color w:val="000000"/>
                <w:sz w:val="18"/>
                <w:szCs w:val="18"/>
              </w:rPr>
              <w:t>Stand: 28.05.2025</w:t>
            </w:r>
          </w:p>
          <w:p w14:paraId="2E0D70C6" w14:textId="42F6E957" w:rsidR="00906865" w:rsidRPr="00C20651" w:rsidRDefault="00906865" w:rsidP="00557EE1">
            <w:pPr>
              <w:spacing w:before="60" w:after="20" w:line="192" w:lineRule="exact"/>
              <w:rPr>
                <w:rFonts w:cstheme="minorHAnsi"/>
                <w:color w:val="000000"/>
                <w:sz w:val="18"/>
                <w:szCs w:val="18"/>
              </w:rPr>
            </w:pPr>
            <w:r w:rsidRPr="00C20651">
              <w:rPr>
                <w:rFonts w:cstheme="minorHAnsi"/>
                <w:color w:val="000000"/>
                <w:sz w:val="18"/>
                <w:szCs w:val="18"/>
              </w:rPr>
              <w:t>Version: 1.</w:t>
            </w:r>
            <w:r>
              <w:rPr>
                <w:rFonts w:cstheme="minorHAnsi"/>
                <w:color w:val="000000"/>
                <w:sz w:val="18"/>
                <w:szCs w:val="18"/>
              </w:rPr>
              <w:t>2</w:t>
            </w:r>
            <w:r w:rsidRPr="00C20651">
              <w:rPr>
                <w:rFonts w:cstheme="minorHAnsi"/>
                <w:color w:val="000000"/>
                <w:sz w:val="18"/>
                <w:szCs w:val="18"/>
              </w:rPr>
              <w:t xml:space="preserve"> </w:t>
            </w:r>
          </w:p>
          <w:p w14:paraId="54AC15D9" w14:textId="04B6FB3F" w:rsidR="00906865" w:rsidRPr="00814040" w:rsidRDefault="00906865" w:rsidP="00557EE1">
            <w:pPr>
              <w:spacing w:before="60" w:after="20" w:line="192" w:lineRule="exact"/>
              <w:rPr>
                <w:rFonts w:cstheme="minorHAnsi"/>
                <w:color w:val="000000"/>
                <w:sz w:val="18"/>
                <w:szCs w:val="18"/>
              </w:rPr>
            </w:pPr>
            <w:r w:rsidRPr="00C20651">
              <w:rPr>
                <w:rFonts w:cstheme="minorHAnsi"/>
                <w:color w:val="000000"/>
                <w:sz w:val="18"/>
                <w:szCs w:val="18"/>
              </w:rPr>
              <w:t>Ursprüngliches</w:t>
            </w:r>
            <w:r w:rsidRPr="0085279D">
              <w:rPr>
                <w:rFonts w:cstheme="minorHAnsi"/>
                <w:color w:val="000000"/>
                <w:sz w:val="18"/>
                <w:szCs w:val="18"/>
              </w:rPr>
              <w:t xml:space="preserve"> </w:t>
            </w:r>
            <w:r w:rsidRPr="00814040">
              <w:rPr>
                <w:rFonts w:cstheme="minorHAnsi"/>
                <w:color w:val="000000"/>
                <w:sz w:val="18"/>
                <w:szCs w:val="18"/>
              </w:rPr>
              <w:t xml:space="preserve">Publikationsdatum: </w:t>
            </w:r>
            <w:r w:rsidRPr="0085279D">
              <w:rPr>
                <w:rFonts w:cstheme="minorHAnsi"/>
                <w:color w:val="000000"/>
                <w:sz w:val="18"/>
                <w:szCs w:val="18"/>
              </w:rPr>
              <w:t>01.</w:t>
            </w:r>
            <w:r>
              <w:rPr>
                <w:rFonts w:cstheme="minorHAnsi"/>
                <w:color w:val="000000"/>
                <w:sz w:val="18"/>
                <w:szCs w:val="18"/>
              </w:rPr>
              <w:t>04</w:t>
            </w:r>
            <w:r w:rsidRPr="0085279D">
              <w:rPr>
                <w:rFonts w:cstheme="minorHAnsi"/>
                <w:color w:val="000000"/>
                <w:sz w:val="18"/>
                <w:szCs w:val="18"/>
              </w:rPr>
              <w:t>.202</w:t>
            </w:r>
            <w:r>
              <w:rPr>
                <w:rFonts w:cstheme="minorHAnsi"/>
                <w:color w:val="000000"/>
                <w:sz w:val="18"/>
                <w:szCs w:val="18"/>
              </w:rPr>
              <w:t>5</w:t>
            </w:r>
          </w:p>
          <w:p w14:paraId="68CF0F54" w14:textId="37D5C5A5" w:rsidR="00906865" w:rsidRPr="00C201E7" w:rsidRDefault="00906865" w:rsidP="00557EE1">
            <w:pPr>
              <w:spacing w:before="60" w:after="20" w:line="192" w:lineRule="exact"/>
              <w:rPr>
                <w:rFonts w:cstheme="minorHAnsi"/>
                <w:color w:val="000000"/>
                <w:sz w:val="18"/>
                <w:szCs w:val="18"/>
              </w:rPr>
            </w:pPr>
            <w:r w:rsidRPr="00814040">
              <w:rPr>
                <w:rFonts w:cstheme="minorHAnsi"/>
                <w:color w:val="000000"/>
                <w:sz w:val="18"/>
                <w:szCs w:val="18"/>
              </w:rPr>
              <w:t xml:space="preserve">Anzuwenden ab: </w:t>
            </w:r>
            <w:r w:rsidRPr="0025061D">
              <w:rPr>
                <w:rFonts w:cstheme="minorHAnsi"/>
                <w:color w:val="000000"/>
                <w:sz w:val="18"/>
                <w:szCs w:val="18"/>
              </w:rPr>
              <w:t>0</w:t>
            </w:r>
            <w:r>
              <w:rPr>
                <w:rFonts w:cstheme="minorHAnsi"/>
                <w:color w:val="000000"/>
                <w:sz w:val="18"/>
                <w:szCs w:val="18"/>
              </w:rPr>
              <w:t>1</w:t>
            </w:r>
            <w:r w:rsidRPr="0025061D">
              <w:rPr>
                <w:rFonts w:cstheme="minorHAnsi"/>
                <w:color w:val="000000"/>
                <w:sz w:val="18"/>
                <w:szCs w:val="18"/>
              </w:rPr>
              <w:t>.</w:t>
            </w:r>
            <w:r>
              <w:rPr>
                <w:rFonts w:cstheme="minorHAnsi"/>
                <w:color w:val="000000"/>
                <w:sz w:val="18"/>
                <w:szCs w:val="18"/>
              </w:rPr>
              <w:t>10</w:t>
            </w:r>
            <w:r w:rsidRPr="0025061D">
              <w:rPr>
                <w:rFonts w:cstheme="minorHAnsi"/>
                <w:color w:val="000000"/>
                <w:sz w:val="18"/>
                <w:szCs w:val="18"/>
              </w:rPr>
              <w:t>.2025</w:t>
            </w:r>
          </w:p>
        </w:tc>
        <w:tc>
          <w:tcPr>
            <w:tcW w:w="3394" w:type="dxa"/>
          </w:tcPr>
          <w:p w14:paraId="6A8C0020" w14:textId="77777777" w:rsidR="00906865" w:rsidRPr="00C201E7" w:rsidRDefault="00906865" w:rsidP="00557EE1">
            <w:pPr>
              <w:spacing w:before="60" w:after="20" w:line="192" w:lineRule="exact"/>
              <w:rPr>
                <w:rFonts w:cstheme="minorHAnsi"/>
                <w:color w:val="000000"/>
                <w:sz w:val="18"/>
                <w:szCs w:val="18"/>
              </w:rPr>
            </w:pPr>
            <w:r w:rsidRPr="00C201E7">
              <w:rPr>
                <w:rFonts w:cstheme="minorHAnsi"/>
                <w:color w:val="000000"/>
                <w:sz w:val="18"/>
                <w:szCs w:val="18"/>
              </w:rPr>
              <w:t>Konsolidierte Lesefassung mit Fehlerkorrekturen</w:t>
            </w:r>
          </w:p>
          <w:p w14:paraId="17EDBA12" w14:textId="77777777" w:rsidR="00906865" w:rsidRDefault="00906865" w:rsidP="00557EE1">
            <w:pPr>
              <w:spacing w:before="60" w:after="20" w:line="192" w:lineRule="exact"/>
              <w:rPr>
                <w:rFonts w:cstheme="minorHAnsi"/>
                <w:color w:val="000000"/>
                <w:sz w:val="18"/>
                <w:szCs w:val="18"/>
              </w:rPr>
            </w:pPr>
            <w:r w:rsidRPr="00C20651">
              <w:rPr>
                <w:rFonts w:cstheme="minorHAnsi"/>
                <w:color w:val="000000"/>
                <w:sz w:val="18"/>
                <w:szCs w:val="18"/>
              </w:rPr>
              <w:t>Stand</w:t>
            </w:r>
            <w:r w:rsidRPr="0085279D">
              <w:rPr>
                <w:rFonts w:cstheme="minorHAnsi"/>
                <w:b/>
                <w:bCs/>
                <w:color w:val="000000"/>
                <w:sz w:val="18"/>
                <w:szCs w:val="18"/>
              </w:rPr>
              <w:t xml:space="preserve">: </w:t>
            </w:r>
            <w:r>
              <w:rPr>
                <w:rFonts w:cstheme="minorHAnsi"/>
                <w:b/>
                <w:bCs/>
                <w:color w:val="000000"/>
                <w:sz w:val="18"/>
                <w:szCs w:val="18"/>
              </w:rPr>
              <w:t>27</w:t>
            </w:r>
            <w:r w:rsidRPr="0085279D">
              <w:rPr>
                <w:rFonts w:cstheme="minorHAnsi"/>
                <w:b/>
                <w:bCs/>
                <w:color w:val="000000"/>
                <w:sz w:val="18"/>
                <w:szCs w:val="18"/>
              </w:rPr>
              <w:t>.0</w:t>
            </w:r>
            <w:r>
              <w:rPr>
                <w:rFonts w:cstheme="minorHAnsi"/>
                <w:b/>
                <w:bCs/>
                <w:color w:val="000000"/>
                <w:sz w:val="18"/>
                <w:szCs w:val="18"/>
              </w:rPr>
              <w:t>6</w:t>
            </w:r>
            <w:r w:rsidRPr="0085279D">
              <w:rPr>
                <w:rFonts w:cstheme="minorHAnsi"/>
                <w:b/>
                <w:bCs/>
                <w:color w:val="000000"/>
                <w:sz w:val="18"/>
                <w:szCs w:val="18"/>
              </w:rPr>
              <w:t>.2025</w:t>
            </w:r>
          </w:p>
          <w:p w14:paraId="16081457" w14:textId="7E812172" w:rsidR="00906865" w:rsidRPr="00814040" w:rsidRDefault="00906865" w:rsidP="00557EE1">
            <w:pPr>
              <w:spacing w:before="60" w:after="20" w:line="192" w:lineRule="exact"/>
              <w:rPr>
                <w:rFonts w:cstheme="minorHAnsi"/>
                <w:b/>
                <w:bCs/>
                <w:color w:val="000000"/>
                <w:sz w:val="18"/>
                <w:szCs w:val="18"/>
              </w:rPr>
            </w:pPr>
            <w:r w:rsidRPr="00814040">
              <w:rPr>
                <w:rFonts w:cstheme="minorHAnsi"/>
                <w:color w:val="000000"/>
                <w:sz w:val="18"/>
                <w:szCs w:val="18"/>
              </w:rPr>
              <w:t>Version:</w:t>
            </w:r>
            <w:r w:rsidRPr="00814040">
              <w:rPr>
                <w:rFonts w:cstheme="minorHAnsi"/>
                <w:b/>
                <w:bCs/>
                <w:color w:val="000000"/>
                <w:sz w:val="18"/>
                <w:szCs w:val="18"/>
              </w:rPr>
              <w:t xml:space="preserve"> </w:t>
            </w:r>
            <w:r w:rsidRPr="003E2C56">
              <w:rPr>
                <w:rFonts w:cstheme="minorHAnsi"/>
                <w:color w:val="000000"/>
                <w:sz w:val="18"/>
                <w:szCs w:val="18"/>
              </w:rPr>
              <w:t>1.</w:t>
            </w:r>
            <w:r>
              <w:rPr>
                <w:rFonts w:cstheme="minorHAnsi"/>
                <w:color w:val="000000"/>
                <w:sz w:val="18"/>
                <w:szCs w:val="18"/>
              </w:rPr>
              <w:t>2</w:t>
            </w:r>
            <w:r w:rsidRPr="00814040">
              <w:rPr>
                <w:rFonts w:cstheme="minorHAnsi"/>
                <w:b/>
                <w:bCs/>
                <w:color w:val="000000"/>
                <w:sz w:val="18"/>
                <w:szCs w:val="18"/>
              </w:rPr>
              <w:t xml:space="preserve"> </w:t>
            </w:r>
          </w:p>
          <w:p w14:paraId="4F01123D" w14:textId="4A52B5A6" w:rsidR="00906865" w:rsidRPr="00814040" w:rsidRDefault="00906865" w:rsidP="00557EE1">
            <w:pPr>
              <w:spacing w:before="60" w:after="20" w:line="192" w:lineRule="exact"/>
              <w:rPr>
                <w:rFonts w:cstheme="minorHAnsi"/>
                <w:color w:val="000000"/>
                <w:sz w:val="18"/>
                <w:szCs w:val="18"/>
              </w:rPr>
            </w:pPr>
            <w:r w:rsidRPr="00C20651">
              <w:rPr>
                <w:rFonts w:cstheme="minorHAnsi"/>
                <w:color w:val="000000"/>
                <w:sz w:val="18"/>
                <w:szCs w:val="18"/>
              </w:rPr>
              <w:t>Ursprüngliches</w:t>
            </w:r>
            <w:r w:rsidRPr="0085279D">
              <w:rPr>
                <w:rFonts w:cstheme="minorHAnsi"/>
                <w:color w:val="000000"/>
                <w:sz w:val="18"/>
                <w:szCs w:val="18"/>
              </w:rPr>
              <w:t xml:space="preserve"> </w:t>
            </w:r>
            <w:r w:rsidRPr="00814040">
              <w:rPr>
                <w:rFonts w:cstheme="minorHAnsi"/>
                <w:color w:val="000000"/>
                <w:sz w:val="18"/>
                <w:szCs w:val="18"/>
              </w:rPr>
              <w:t xml:space="preserve">Publikationsdatum: </w:t>
            </w:r>
            <w:r w:rsidRPr="0085279D">
              <w:rPr>
                <w:rFonts w:cstheme="minorHAnsi"/>
                <w:color w:val="000000"/>
                <w:sz w:val="18"/>
                <w:szCs w:val="18"/>
              </w:rPr>
              <w:t>01.</w:t>
            </w:r>
            <w:r>
              <w:rPr>
                <w:rFonts w:cstheme="minorHAnsi"/>
                <w:color w:val="000000"/>
                <w:sz w:val="18"/>
                <w:szCs w:val="18"/>
              </w:rPr>
              <w:t>04</w:t>
            </w:r>
            <w:r w:rsidRPr="0085279D">
              <w:rPr>
                <w:rFonts w:cstheme="minorHAnsi"/>
                <w:color w:val="000000"/>
                <w:sz w:val="18"/>
                <w:szCs w:val="18"/>
              </w:rPr>
              <w:t>.202</w:t>
            </w:r>
            <w:r>
              <w:rPr>
                <w:rFonts w:cstheme="minorHAnsi"/>
                <w:color w:val="000000"/>
                <w:sz w:val="18"/>
                <w:szCs w:val="18"/>
              </w:rPr>
              <w:t>5</w:t>
            </w:r>
          </w:p>
          <w:p w14:paraId="772596AF" w14:textId="3116D0E1" w:rsidR="00906865" w:rsidRPr="00814040" w:rsidRDefault="00906865" w:rsidP="00557EE1">
            <w:pPr>
              <w:spacing w:before="60" w:after="20" w:line="192" w:lineRule="exact"/>
              <w:rPr>
                <w:rFonts w:cstheme="minorHAnsi"/>
                <w:sz w:val="18"/>
                <w:szCs w:val="18"/>
              </w:rPr>
            </w:pPr>
            <w:r w:rsidRPr="00814040">
              <w:rPr>
                <w:rFonts w:cstheme="minorHAnsi"/>
                <w:color w:val="000000"/>
                <w:sz w:val="18"/>
                <w:szCs w:val="18"/>
              </w:rPr>
              <w:t xml:space="preserve">Anzuwenden ab: </w:t>
            </w:r>
            <w:r w:rsidRPr="0025061D">
              <w:rPr>
                <w:rFonts w:cstheme="minorHAnsi"/>
                <w:color w:val="000000"/>
                <w:sz w:val="18"/>
                <w:szCs w:val="18"/>
              </w:rPr>
              <w:t>0</w:t>
            </w:r>
            <w:r>
              <w:rPr>
                <w:rFonts w:cstheme="minorHAnsi"/>
                <w:color w:val="000000"/>
                <w:sz w:val="18"/>
                <w:szCs w:val="18"/>
              </w:rPr>
              <w:t>1</w:t>
            </w:r>
            <w:r w:rsidRPr="0025061D">
              <w:rPr>
                <w:rFonts w:cstheme="minorHAnsi"/>
                <w:color w:val="000000"/>
                <w:sz w:val="18"/>
                <w:szCs w:val="18"/>
              </w:rPr>
              <w:t>.</w:t>
            </w:r>
            <w:r>
              <w:rPr>
                <w:rFonts w:cstheme="minorHAnsi"/>
                <w:color w:val="000000"/>
                <w:sz w:val="18"/>
                <w:szCs w:val="18"/>
              </w:rPr>
              <w:t>10</w:t>
            </w:r>
            <w:r w:rsidRPr="0025061D">
              <w:rPr>
                <w:rFonts w:cstheme="minorHAnsi"/>
                <w:color w:val="000000"/>
                <w:sz w:val="18"/>
                <w:szCs w:val="18"/>
              </w:rPr>
              <w:t>.2025</w:t>
            </w:r>
            <w:r>
              <w:rPr>
                <w:rFonts w:cstheme="minorHAnsi"/>
                <w:color w:val="000000"/>
                <w:sz w:val="18"/>
                <w:szCs w:val="18"/>
              </w:rPr>
              <w:br/>
            </w:r>
          </w:p>
        </w:tc>
        <w:tc>
          <w:tcPr>
            <w:tcW w:w="2720" w:type="dxa"/>
          </w:tcPr>
          <w:p w14:paraId="7812A052" w14:textId="77777777" w:rsidR="00906865" w:rsidRDefault="00906865" w:rsidP="00557EE1">
            <w:pPr>
              <w:spacing w:before="60" w:after="20" w:line="192" w:lineRule="exact"/>
              <w:rPr>
                <w:rFonts w:cstheme="minorHAnsi"/>
                <w:noProof/>
                <w:color w:val="000000"/>
                <w:sz w:val="18"/>
                <w:szCs w:val="18"/>
              </w:rPr>
            </w:pPr>
            <w:r w:rsidRPr="003C4B0E">
              <w:rPr>
                <w:rFonts w:cstheme="minorHAnsi"/>
                <w:noProof/>
                <w:color w:val="000000"/>
                <w:sz w:val="18"/>
                <w:szCs w:val="18"/>
              </w:rPr>
              <w:t xml:space="preserve">Version aktualisiert. </w:t>
            </w:r>
          </w:p>
          <w:p w14:paraId="7D9D6797" w14:textId="77777777" w:rsidR="00906865" w:rsidRPr="00814040" w:rsidRDefault="00906865" w:rsidP="00557EE1">
            <w:pPr>
              <w:spacing w:before="60" w:after="20" w:line="192" w:lineRule="exact"/>
              <w:rPr>
                <w:rFonts w:cstheme="minorHAnsi"/>
                <w:noProof/>
                <w:color w:val="000000"/>
                <w:sz w:val="18"/>
                <w:szCs w:val="18"/>
              </w:rPr>
            </w:pPr>
            <w:r w:rsidRPr="00814040">
              <w:rPr>
                <w:rFonts w:cstheme="minorHAnsi"/>
                <w:noProof/>
                <w:color w:val="000000"/>
                <w:sz w:val="18"/>
                <w:szCs w:val="18"/>
              </w:rPr>
              <w:t>Zusätzlich wurden im gesamten Dokument Schreibfehler, Layout, Internetadressen etc. korrigiert, die keinen Einfluss auf die inhaltliche Aussage haben.</w:t>
            </w:r>
          </w:p>
          <w:p w14:paraId="1A9C0B29" w14:textId="77777777" w:rsidR="00906865" w:rsidRPr="00814040" w:rsidRDefault="00906865" w:rsidP="00557EE1">
            <w:pPr>
              <w:spacing w:before="60" w:after="20" w:line="192" w:lineRule="exact"/>
              <w:rPr>
                <w:rFonts w:cstheme="minorHAnsi"/>
                <w:noProof/>
                <w:color w:val="000000"/>
                <w:sz w:val="18"/>
                <w:szCs w:val="18"/>
              </w:rPr>
            </w:pPr>
          </w:p>
        </w:tc>
        <w:tc>
          <w:tcPr>
            <w:tcW w:w="2404" w:type="dxa"/>
          </w:tcPr>
          <w:p w14:paraId="6F64EEBF" w14:textId="77777777" w:rsidR="00906865" w:rsidRPr="00814040" w:rsidRDefault="00906865" w:rsidP="00557EE1">
            <w:pPr>
              <w:spacing w:before="60" w:after="20" w:line="192" w:lineRule="exact"/>
              <w:rPr>
                <w:rFonts w:cstheme="minorHAnsi"/>
                <w:noProof/>
                <w:color w:val="000000"/>
                <w:sz w:val="18"/>
                <w:szCs w:val="18"/>
              </w:rPr>
            </w:pPr>
            <w:r>
              <w:rPr>
                <w:rFonts w:cstheme="minorHAnsi"/>
                <w:noProof/>
                <w:color w:val="000000"/>
                <w:sz w:val="18"/>
                <w:szCs w:val="18"/>
              </w:rPr>
              <w:t>Fehler (27.06.2025).</w:t>
            </w:r>
          </w:p>
        </w:tc>
      </w:tr>
      <w:tr w:rsidR="00906865" w:rsidRPr="00814040" w14:paraId="06251351" w14:textId="77777777" w:rsidTr="00557EE1">
        <w:tc>
          <w:tcPr>
            <w:tcW w:w="703" w:type="dxa"/>
          </w:tcPr>
          <w:p w14:paraId="2FB4D780" w14:textId="74303D02" w:rsidR="00906865" w:rsidRPr="00814040" w:rsidRDefault="00906865" w:rsidP="00557EE1">
            <w:pPr>
              <w:spacing w:before="60" w:after="20" w:line="192" w:lineRule="exact"/>
              <w:rPr>
                <w:rFonts w:cstheme="minorHAnsi"/>
                <w:sz w:val="18"/>
                <w:szCs w:val="18"/>
              </w:rPr>
            </w:pPr>
            <w:r>
              <w:rPr>
                <w:rFonts w:cstheme="minorHAnsi"/>
                <w:sz w:val="18"/>
                <w:szCs w:val="18"/>
              </w:rPr>
              <w:t>14058</w:t>
            </w:r>
          </w:p>
        </w:tc>
        <w:tc>
          <w:tcPr>
            <w:tcW w:w="1697" w:type="dxa"/>
          </w:tcPr>
          <w:p w14:paraId="47BC2776" w14:textId="77777777" w:rsidR="00906865" w:rsidRDefault="00906865" w:rsidP="00557EE1">
            <w:pPr>
              <w:spacing w:before="60" w:after="20" w:line="192" w:lineRule="exact"/>
              <w:rPr>
                <w:rFonts w:cstheme="minorHAnsi"/>
                <w:noProof/>
                <w:color w:val="000000"/>
                <w:sz w:val="18"/>
                <w:szCs w:val="18"/>
              </w:rPr>
            </w:pPr>
            <w:r>
              <w:rPr>
                <w:rFonts w:cstheme="minorHAnsi"/>
                <w:noProof/>
                <w:color w:val="000000"/>
                <w:sz w:val="18"/>
                <w:szCs w:val="18"/>
              </w:rPr>
              <w:t>Kapitel 3.3</w:t>
            </w:r>
          </w:p>
          <w:p w14:paraId="1842AB2B" w14:textId="77777777" w:rsidR="00906865" w:rsidRDefault="00906865" w:rsidP="00557EE1">
            <w:pPr>
              <w:spacing w:before="60" w:after="20" w:line="192" w:lineRule="exact"/>
              <w:rPr>
                <w:rFonts w:cstheme="minorHAnsi"/>
                <w:sz w:val="18"/>
                <w:szCs w:val="18"/>
              </w:rPr>
            </w:pPr>
            <w:r w:rsidRPr="00AE1BA5">
              <w:rPr>
                <w:rFonts w:cstheme="minorHAnsi"/>
                <w:noProof/>
                <w:color w:val="000000"/>
                <w:sz w:val="18"/>
                <w:szCs w:val="18"/>
              </w:rPr>
              <w:t>Inhaltsdatensicher</w:t>
            </w:r>
            <w:r>
              <w:rPr>
                <w:rFonts w:cstheme="minorHAnsi"/>
                <w:noProof/>
                <w:color w:val="000000"/>
                <w:sz w:val="18"/>
                <w:szCs w:val="18"/>
              </w:rPr>
              <w:t>-</w:t>
            </w:r>
            <w:r w:rsidRPr="00AE1BA5">
              <w:rPr>
                <w:rFonts w:cstheme="minorHAnsi"/>
                <w:noProof/>
                <w:color w:val="000000"/>
                <w:sz w:val="18"/>
                <w:szCs w:val="18"/>
              </w:rPr>
              <w:t>ungsebene</w:t>
            </w:r>
          </w:p>
        </w:tc>
        <w:tc>
          <w:tcPr>
            <w:tcW w:w="3394" w:type="dxa"/>
          </w:tcPr>
          <w:p w14:paraId="50AD472B" w14:textId="77777777" w:rsidR="00906865" w:rsidRPr="008873EF" w:rsidRDefault="00906865" w:rsidP="00557EE1">
            <w:pPr>
              <w:spacing w:before="60" w:after="20" w:line="192" w:lineRule="exact"/>
              <w:rPr>
                <w:rFonts w:cstheme="minorHAnsi"/>
                <w:noProof/>
                <w:color w:val="000000"/>
                <w:sz w:val="18"/>
                <w:szCs w:val="18"/>
              </w:rPr>
            </w:pPr>
            <w:r w:rsidRPr="00A045F1">
              <w:rPr>
                <w:rFonts w:cstheme="minorHAnsi"/>
                <w:noProof/>
                <w:color w:val="000000"/>
                <w:sz w:val="18"/>
                <w:szCs w:val="18"/>
              </w:rPr>
              <w:t>Die Signatur ist im Plain Format gemäß [TR03111] zu kodieren. Der Plain-kodierte Signaturwert ist im HTTP-Header X-BDEW-SIGNATURE und der signierte Digest Hash(M) im HTTP-Header X-BDEW-DIGEST als Base64-kodierter Text zu übertragen.</w:t>
            </w:r>
          </w:p>
        </w:tc>
        <w:tc>
          <w:tcPr>
            <w:tcW w:w="3394" w:type="dxa"/>
          </w:tcPr>
          <w:p w14:paraId="22901F74" w14:textId="77777777" w:rsidR="00906865" w:rsidRPr="008873EF" w:rsidRDefault="00906865" w:rsidP="00557EE1">
            <w:pPr>
              <w:spacing w:before="60" w:after="20" w:line="192" w:lineRule="exact"/>
              <w:rPr>
                <w:rFonts w:cstheme="minorHAnsi"/>
                <w:noProof/>
                <w:sz w:val="18"/>
                <w:szCs w:val="18"/>
              </w:rPr>
            </w:pPr>
            <w:r w:rsidRPr="00A045F1">
              <w:rPr>
                <w:rFonts w:cstheme="minorHAnsi"/>
                <w:noProof/>
                <w:sz w:val="18"/>
                <w:szCs w:val="18"/>
              </w:rPr>
              <w:t xml:space="preserve">Die Signatur ist im Plain Format gemäß [TR03111] zu kodieren. Der Plain-kodierte Signaturwert ist im HTTP-Header X-BDEW-SIGNATURE und der signierte Digest Hash(M) im HTTP-Header X-BDEW-DIGEST als Base64-kodierter Text </w:t>
            </w:r>
            <w:r w:rsidRPr="00A045F1">
              <w:rPr>
                <w:rFonts w:cstheme="minorHAnsi"/>
                <w:b/>
                <w:bCs/>
                <w:noProof/>
                <w:sz w:val="18"/>
                <w:szCs w:val="18"/>
              </w:rPr>
              <w:t>gemäß Kapitel 4 von [RFC4648]</w:t>
            </w:r>
            <w:r w:rsidRPr="00A045F1">
              <w:rPr>
                <w:rFonts w:cstheme="minorHAnsi"/>
                <w:noProof/>
                <w:sz w:val="18"/>
                <w:szCs w:val="18"/>
              </w:rPr>
              <w:t xml:space="preserve"> zu übertragen.</w:t>
            </w:r>
            <w:r>
              <w:rPr>
                <w:rFonts w:cstheme="minorHAnsi"/>
                <w:noProof/>
                <w:sz w:val="18"/>
                <w:szCs w:val="18"/>
              </w:rPr>
              <w:br/>
            </w:r>
          </w:p>
        </w:tc>
        <w:tc>
          <w:tcPr>
            <w:tcW w:w="2720" w:type="dxa"/>
          </w:tcPr>
          <w:p w14:paraId="0E136F06" w14:textId="77777777" w:rsidR="00906865" w:rsidRPr="00D34548" w:rsidRDefault="00906865" w:rsidP="00557EE1">
            <w:pPr>
              <w:spacing w:before="60" w:after="20" w:line="192" w:lineRule="exact"/>
              <w:rPr>
                <w:rFonts w:cstheme="minorHAnsi"/>
                <w:noProof/>
                <w:sz w:val="18"/>
                <w:szCs w:val="18"/>
              </w:rPr>
            </w:pPr>
            <w:r>
              <w:rPr>
                <w:rFonts w:cstheme="minorHAnsi"/>
                <w:noProof/>
                <w:sz w:val="18"/>
                <w:szCs w:val="18"/>
              </w:rPr>
              <w:t xml:space="preserve">Präzisierung </w:t>
            </w:r>
            <w:r w:rsidRPr="00A045F1">
              <w:rPr>
                <w:rFonts w:cstheme="minorHAnsi"/>
                <w:noProof/>
                <w:sz w:val="18"/>
                <w:szCs w:val="18"/>
              </w:rPr>
              <w:t xml:space="preserve">Base64-kodierter Text </w:t>
            </w:r>
            <w:r>
              <w:rPr>
                <w:rFonts w:cstheme="minorHAnsi"/>
                <w:noProof/>
                <w:sz w:val="18"/>
                <w:szCs w:val="18"/>
              </w:rPr>
              <w:t>nach RFC 3648.</w:t>
            </w:r>
          </w:p>
          <w:p w14:paraId="1A96F068" w14:textId="77777777" w:rsidR="00906865" w:rsidRDefault="00906865" w:rsidP="00557EE1">
            <w:pPr>
              <w:spacing w:before="60" w:after="20" w:line="192" w:lineRule="exact"/>
              <w:rPr>
                <w:rFonts w:cstheme="minorHAnsi"/>
                <w:noProof/>
                <w:color w:val="000000"/>
                <w:sz w:val="18"/>
                <w:szCs w:val="18"/>
              </w:rPr>
            </w:pPr>
          </w:p>
        </w:tc>
        <w:tc>
          <w:tcPr>
            <w:tcW w:w="2404" w:type="dxa"/>
          </w:tcPr>
          <w:p w14:paraId="2B91743D" w14:textId="77777777" w:rsidR="00906865" w:rsidRPr="00CF5E52" w:rsidRDefault="00906865" w:rsidP="00557EE1">
            <w:pPr>
              <w:spacing w:before="60" w:after="20" w:line="192" w:lineRule="exact"/>
              <w:rPr>
                <w:rFonts w:cstheme="minorHAnsi"/>
                <w:noProof/>
                <w:color w:val="000000"/>
                <w:sz w:val="18"/>
                <w:szCs w:val="18"/>
              </w:rPr>
            </w:pPr>
            <w:r>
              <w:rPr>
                <w:rFonts w:cstheme="minorHAnsi"/>
                <w:noProof/>
                <w:color w:val="000000"/>
                <w:sz w:val="18"/>
                <w:szCs w:val="18"/>
              </w:rPr>
              <w:t>Fehler (27.06.2025).</w:t>
            </w:r>
          </w:p>
        </w:tc>
      </w:tr>
      <w:tr w:rsidR="00906865" w:rsidRPr="00814040" w14:paraId="147634BC" w14:textId="77777777" w:rsidTr="00557EE1">
        <w:tc>
          <w:tcPr>
            <w:tcW w:w="703" w:type="dxa"/>
          </w:tcPr>
          <w:p w14:paraId="5762C505" w14:textId="649F973F" w:rsidR="00906865" w:rsidRDefault="00906865" w:rsidP="00557EE1">
            <w:pPr>
              <w:spacing w:before="60" w:after="20" w:line="192" w:lineRule="exact"/>
              <w:rPr>
                <w:rFonts w:cstheme="minorHAnsi"/>
                <w:sz w:val="18"/>
                <w:szCs w:val="18"/>
              </w:rPr>
            </w:pPr>
            <w:r>
              <w:rPr>
                <w:rFonts w:cstheme="minorHAnsi"/>
                <w:sz w:val="18"/>
                <w:szCs w:val="18"/>
              </w:rPr>
              <w:t>14059</w:t>
            </w:r>
          </w:p>
        </w:tc>
        <w:tc>
          <w:tcPr>
            <w:tcW w:w="1697" w:type="dxa"/>
          </w:tcPr>
          <w:p w14:paraId="032D2C4F" w14:textId="77777777" w:rsidR="00906865" w:rsidRDefault="00906865" w:rsidP="00557EE1">
            <w:pPr>
              <w:spacing w:before="60" w:after="20" w:line="192" w:lineRule="exact"/>
              <w:rPr>
                <w:rFonts w:cstheme="minorHAnsi"/>
                <w:sz w:val="18"/>
                <w:szCs w:val="18"/>
              </w:rPr>
            </w:pPr>
            <w:r>
              <w:rPr>
                <w:rFonts w:cstheme="minorHAnsi"/>
                <w:sz w:val="18"/>
                <w:szCs w:val="18"/>
              </w:rPr>
              <w:t>Kapitel 5</w:t>
            </w:r>
            <w:r>
              <w:rPr>
                <w:rFonts w:cstheme="minorHAnsi"/>
                <w:sz w:val="18"/>
                <w:szCs w:val="18"/>
              </w:rPr>
              <w:br/>
              <w:t>Quellen</w:t>
            </w:r>
          </w:p>
        </w:tc>
        <w:tc>
          <w:tcPr>
            <w:tcW w:w="3394" w:type="dxa"/>
          </w:tcPr>
          <w:p w14:paraId="77097DDB" w14:textId="749F5525" w:rsidR="00906865" w:rsidRDefault="00906865" w:rsidP="00557EE1">
            <w:pPr>
              <w:spacing w:before="60" w:after="20" w:line="192" w:lineRule="exact"/>
              <w:ind w:left="1036" w:hanging="1036"/>
              <w:rPr>
                <w:rFonts w:cstheme="minorHAnsi"/>
                <w:noProof/>
                <w:color w:val="000000"/>
                <w:sz w:val="18"/>
                <w:szCs w:val="18"/>
              </w:rPr>
            </w:pPr>
            <w:r>
              <w:rPr>
                <w:rFonts w:cstheme="minorHAnsi"/>
                <w:noProof/>
                <w:color w:val="000000"/>
                <w:sz w:val="18"/>
                <w:szCs w:val="18"/>
              </w:rPr>
              <w:t>[…]</w:t>
            </w:r>
            <w:r>
              <w:rPr>
                <w:rFonts w:cstheme="minorHAnsi"/>
                <w:noProof/>
                <w:color w:val="000000"/>
                <w:sz w:val="18"/>
                <w:szCs w:val="18"/>
              </w:rPr>
              <w:br/>
            </w:r>
            <w:r>
              <w:rPr>
                <w:rFonts w:cstheme="minorHAnsi"/>
                <w:noProof/>
                <w:color w:val="000000"/>
                <w:sz w:val="18"/>
                <w:szCs w:val="18"/>
              </w:rPr>
              <w:br/>
            </w:r>
          </w:p>
          <w:p w14:paraId="00694C59" w14:textId="7F4E4B97" w:rsidR="00906865" w:rsidRPr="008F0F44" w:rsidRDefault="00906865" w:rsidP="00557EE1">
            <w:pPr>
              <w:spacing w:before="60" w:after="20" w:line="192" w:lineRule="exact"/>
              <w:ind w:left="1036" w:hanging="1036"/>
              <w:rPr>
                <w:rFonts w:cstheme="minorHAnsi"/>
                <w:color w:val="000000"/>
                <w:sz w:val="18"/>
                <w:szCs w:val="18"/>
                <w:lang w:val="en-US"/>
              </w:rPr>
            </w:pPr>
          </w:p>
        </w:tc>
        <w:tc>
          <w:tcPr>
            <w:tcW w:w="3394" w:type="dxa"/>
          </w:tcPr>
          <w:p w14:paraId="62A2B444" w14:textId="77777777" w:rsidR="00906865" w:rsidRDefault="00906865" w:rsidP="00557EE1">
            <w:pPr>
              <w:spacing w:before="60" w:after="20" w:line="192" w:lineRule="exact"/>
              <w:ind w:left="1036" w:hanging="1036"/>
              <w:rPr>
                <w:rFonts w:cstheme="minorHAnsi"/>
                <w:b/>
                <w:bCs/>
                <w:noProof/>
                <w:color w:val="000000"/>
                <w:sz w:val="18"/>
                <w:szCs w:val="18"/>
                <w:lang w:val="en-US"/>
              </w:rPr>
            </w:pPr>
            <w:r w:rsidRPr="008B584E">
              <w:rPr>
                <w:rFonts w:cstheme="minorHAnsi"/>
                <w:b/>
                <w:bCs/>
                <w:noProof/>
                <w:color w:val="000000"/>
                <w:sz w:val="18"/>
                <w:szCs w:val="18"/>
                <w:lang w:val="en-US"/>
              </w:rPr>
              <w:t>[RFC4648]</w:t>
            </w:r>
            <w:r w:rsidRPr="008B584E">
              <w:rPr>
                <w:rFonts w:cstheme="minorHAnsi"/>
                <w:b/>
                <w:bCs/>
                <w:noProof/>
                <w:color w:val="000000"/>
                <w:sz w:val="18"/>
                <w:szCs w:val="18"/>
                <w:lang w:val="en-US"/>
              </w:rPr>
              <w:tab/>
              <w:t>The Base16, Base32, and Base64 Data Encodings. IETF RFC 4648. October 2006. https://www.rfc-editor.org/rfc/rfc4648</w:t>
            </w:r>
          </w:p>
          <w:p w14:paraId="16EA8EEA" w14:textId="77777777" w:rsidR="00906865" w:rsidRDefault="00906865" w:rsidP="00557EE1">
            <w:pPr>
              <w:spacing w:before="60" w:after="20" w:line="192" w:lineRule="exact"/>
              <w:ind w:left="1036" w:hanging="1036"/>
              <w:rPr>
                <w:rFonts w:cstheme="minorHAnsi"/>
                <w:noProof/>
                <w:color w:val="000000"/>
                <w:sz w:val="18"/>
                <w:szCs w:val="18"/>
                <w:lang w:val="en-US"/>
              </w:rPr>
            </w:pPr>
            <w:r>
              <w:rPr>
                <w:rFonts w:cstheme="minorHAnsi"/>
                <w:noProof/>
                <w:color w:val="000000"/>
                <w:sz w:val="18"/>
                <w:szCs w:val="18"/>
                <w:lang w:val="en-US"/>
              </w:rPr>
              <w:lastRenderedPageBreak/>
              <w:t>[…]</w:t>
            </w:r>
          </w:p>
          <w:p w14:paraId="3F7972B0" w14:textId="2662BBEA" w:rsidR="00906865" w:rsidRPr="008B584E" w:rsidRDefault="00906865" w:rsidP="00557EE1">
            <w:pPr>
              <w:spacing w:before="60" w:after="20" w:line="192" w:lineRule="exact"/>
              <w:ind w:left="1036" w:hanging="1036"/>
              <w:rPr>
                <w:rFonts w:cstheme="minorHAnsi"/>
                <w:b/>
                <w:bCs/>
                <w:noProof/>
                <w:color w:val="000000"/>
                <w:sz w:val="18"/>
                <w:szCs w:val="18"/>
                <w:lang w:val="en-US"/>
              </w:rPr>
            </w:pPr>
            <w:r w:rsidRPr="008B584E">
              <w:rPr>
                <w:rFonts w:cstheme="minorHAnsi"/>
                <w:b/>
                <w:bCs/>
                <w:noProof/>
                <w:color w:val="000000"/>
                <w:sz w:val="18"/>
                <w:szCs w:val="18"/>
                <w:lang w:val="en-US"/>
              </w:rPr>
              <w:t>[RFC9440]</w:t>
            </w:r>
            <w:r w:rsidRPr="008B584E">
              <w:rPr>
                <w:rFonts w:cstheme="minorHAnsi"/>
                <w:b/>
                <w:bCs/>
                <w:noProof/>
                <w:color w:val="000000"/>
                <w:sz w:val="18"/>
                <w:szCs w:val="18"/>
                <w:lang w:val="en-US"/>
              </w:rPr>
              <w:tab/>
              <w:t xml:space="preserve">Client-Cert HTTP Header Field. IETF RFC 9440. July 2023. </w:t>
            </w:r>
            <w:r>
              <w:rPr>
                <w:rFonts w:cstheme="minorHAnsi"/>
                <w:b/>
                <w:bCs/>
                <w:noProof/>
                <w:color w:val="000000"/>
                <w:sz w:val="18"/>
                <w:szCs w:val="18"/>
                <w:lang w:val="en-US"/>
              </w:rPr>
              <w:br/>
            </w:r>
            <w:r w:rsidRPr="008B584E">
              <w:rPr>
                <w:rFonts w:cstheme="minorHAnsi"/>
                <w:b/>
                <w:bCs/>
                <w:noProof/>
                <w:color w:val="000000"/>
                <w:sz w:val="18"/>
                <w:szCs w:val="18"/>
                <w:lang w:val="en-US"/>
              </w:rPr>
              <w:t>https://www.rfc-editor.org/rfc/rfc9440</w:t>
            </w:r>
          </w:p>
          <w:p w14:paraId="31318EF3" w14:textId="77777777" w:rsidR="00906865" w:rsidRPr="00D11BA7" w:rsidRDefault="00906865" w:rsidP="00557EE1">
            <w:pPr>
              <w:spacing w:before="60" w:after="20" w:line="192" w:lineRule="exact"/>
              <w:rPr>
                <w:rFonts w:cstheme="minorHAnsi"/>
                <w:noProof/>
                <w:color w:val="000000"/>
                <w:sz w:val="18"/>
                <w:szCs w:val="18"/>
                <w:lang w:val="en-US"/>
              </w:rPr>
            </w:pPr>
          </w:p>
        </w:tc>
        <w:tc>
          <w:tcPr>
            <w:tcW w:w="2720" w:type="dxa"/>
          </w:tcPr>
          <w:p w14:paraId="5545BEEB" w14:textId="05CB1533" w:rsidR="00906865" w:rsidRDefault="00906865" w:rsidP="00557EE1">
            <w:pPr>
              <w:spacing w:before="60" w:after="20" w:line="192" w:lineRule="exact"/>
              <w:rPr>
                <w:rFonts w:cstheme="minorHAnsi"/>
                <w:sz w:val="18"/>
                <w:szCs w:val="18"/>
              </w:rPr>
            </w:pPr>
            <w:r>
              <w:rPr>
                <w:rFonts w:cstheme="minorHAnsi"/>
                <w:noProof/>
                <w:color w:val="000000"/>
                <w:sz w:val="18"/>
                <w:szCs w:val="18"/>
              </w:rPr>
              <w:lastRenderedPageBreak/>
              <w:t xml:space="preserve">Ergänzung gemäß </w:t>
            </w:r>
            <w:r w:rsidR="00836111">
              <w:rPr>
                <w:rFonts w:cstheme="minorHAnsi"/>
                <w:sz w:val="18"/>
                <w:szCs w:val="18"/>
              </w:rPr>
              <w:t>14058</w:t>
            </w:r>
            <w:r>
              <w:rPr>
                <w:rFonts w:cstheme="minorHAnsi"/>
                <w:sz w:val="18"/>
                <w:szCs w:val="18"/>
              </w:rPr>
              <w:t>.</w:t>
            </w:r>
          </w:p>
          <w:p w14:paraId="6FBA1183" w14:textId="77777777" w:rsidR="00906865" w:rsidRDefault="00906865" w:rsidP="00557EE1">
            <w:pPr>
              <w:spacing w:before="60" w:after="20" w:line="192" w:lineRule="exact"/>
              <w:rPr>
                <w:rFonts w:cstheme="minorHAnsi"/>
                <w:noProof/>
                <w:color w:val="000000"/>
                <w:sz w:val="18"/>
                <w:szCs w:val="18"/>
              </w:rPr>
            </w:pPr>
            <w:r>
              <w:rPr>
                <w:rFonts w:cstheme="minorHAnsi"/>
                <w:noProof/>
                <w:color w:val="000000"/>
                <w:sz w:val="18"/>
                <w:szCs w:val="18"/>
              </w:rPr>
              <w:t>Ergänzung fehlender RFC-Eintrag aus Kapitel 3.3.</w:t>
            </w:r>
          </w:p>
        </w:tc>
        <w:tc>
          <w:tcPr>
            <w:tcW w:w="2404" w:type="dxa"/>
          </w:tcPr>
          <w:p w14:paraId="503ECE1E" w14:textId="77777777" w:rsidR="00906865" w:rsidRDefault="00906865" w:rsidP="00557EE1">
            <w:pPr>
              <w:spacing w:before="60" w:after="20" w:line="192" w:lineRule="exact"/>
              <w:rPr>
                <w:rFonts w:cstheme="minorHAnsi"/>
                <w:noProof/>
                <w:color w:val="000000"/>
                <w:sz w:val="18"/>
                <w:szCs w:val="18"/>
              </w:rPr>
            </w:pPr>
            <w:r>
              <w:rPr>
                <w:rFonts w:cstheme="minorHAnsi"/>
                <w:noProof/>
                <w:color w:val="000000"/>
                <w:sz w:val="18"/>
                <w:szCs w:val="18"/>
              </w:rPr>
              <w:t>Fehler (27.06.2025).</w:t>
            </w:r>
          </w:p>
        </w:tc>
      </w:tr>
      <w:tr w:rsidR="004E2A14" w:rsidRPr="00814040" w14:paraId="0CDC791D" w14:textId="77777777" w:rsidTr="008819FF">
        <w:trPr>
          <w:cantSplit/>
        </w:trPr>
        <w:tc>
          <w:tcPr>
            <w:tcW w:w="703" w:type="dxa"/>
          </w:tcPr>
          <w:p w14:paraId="272CF119" w14:textId="3F6EB31D" w:rsidR="004E2A14" w:rsidRPr="00814040" w:rsidRDefault="004E2A14" w:rsidP="008819FF">
            <w:pPr>
              <w:spacing w:before="60" w:after="20" w:line="192" w:lineRule="exact"/>
              <w:rPr>
                <w:rFonts w:cstheme="minorHAnsi"/>
                <w:sz w:val="18"/>
                <w:szCs w:val="18"/>
              </w:rPr>
            </w:pPr>
            <w:r>
              <w:rPr>
                <w:rFonts w:cstheme="minorHAnsi"/>
                <w:sz w:val="18"/>
                <w:szCs w:val="18"/>
              </w:rPr>
              <w:t>140</w:t>
            </w:r>
            <w:r w:rsidR="009C7B59">
              <w:rPr>
                <w:rFonts w:cstheme="minorHAnsi"/>
                <w:sz w:val="18"/>
                <w:szCs w:val="18"/>
              </w:rPr>
              <w:t>60</w:t>
            </w:r>
          </w:p>
        </w:tc>
        <w:tc>
          <w:tcPr>
            <w:tcW w:w="1697" w:type="dxa"/>
          </w:tcPr>
          <w:p w14:paraId="022A1E0F" w14:textId="77777777" w:rsidR="004E2A14" w:rsidRPr="00814040" w:rsidRDefault="004E2A14" w:rsidP="008819FF">
            <w:pPr>
              <w:spacing w:before="60" w:after="20" w:line="192" w:lineRule="exact"/>
              <w:rPr>
                <w:rFonts w:cstheme="minorHAnsi"/>
                <w:sz w:val="18"/>
                <w:szCs w:val="18"/>
              </w:rPr>
            </w:pPr>
            <w:r w:rsidRPr="00814040">
              <w:rPr>
                <w:rFonts w:cstheme="minorHAnsi"/>
                <w:sz w:val="18"/>
                <w:szCs w:val="18"/>
              </w:rPr>
              <w:t>Deckblatt</w:t>
            </w:r>
          </w:p>
        </w:tc>
        <w:tc>
          <w:tcPr>
            <w:tcW w:w="3394" w:type="dxa"/>
          </w:tcPr>
          <w:p w14:paraId="24CFCDFD" w14:textId="77777777" w:rsidR="004E2A14" w:rsidRPr="00C20651" w:rsidRDefault="004E2A14" w:rsidP="008819FF">
            <w:pPr>
              <w:spacing w:before="60" w:after="20" w:line="192" w:lineRule="exact"/>
              <w:rPr>
                <w:rFonts w:cstheme="minorHAnsi"/>
                <w:color w:val="000000"/>
                <w:sz w:val="18"/>
                <w:szCs w:val="18"/>
              </w:rPr>
            </w:pPr>
            <w:r w:rsidRPr="00C20651">
              <w:rPr>
                <w:rFonts w:cstheme="minorHAnsi"/>
                <w:color w:val="000000"/>
                <w:sz w:val="18"/>
                <w:szCs w:val="18"/>
              </w:rPr>
              <w:t>Konsolidierte Lesefassung mit Fehlerkorrekturen</w:t>
            </w:r>
          </w:p>
          <w:p w14:paraId="531E20A7" w14:textId="77777777" w:rsidR="004E2A14" w:rsidRPr="00C20651" w:rsidRDefault="004E2A14" w:rsidP="008819FF">
            <w:pPr>
              <w:spacing w:before="60" w:after="20" w:line="192" w:lineRule="exact"/>
              <w:rPr>
                <w:rFonts w:cstheme="minorHAnsi"/>
                <w:color w:val="000000"/>
                <w:sz w:val="18"/>
                <w:szCs w:val="18"/>
              </w:rPr>
            </w:pPr>
            <w:r w:rsidRPr="00C20651">
              <w:rPr>
                <w:rFonts w:cstheme="minorHAnsi"/>
                <w:color w:val="000000"/>
                <w:sz w:val="18"/>
                <w:szCs w:val="18"/>
              </w:rPr>
              <w:t>Stand: 28.05.2025</w:t>
            </w:r>
          </w:p>
          <w:p w14:paraId="45D78AEC" w14:textId="77777777" w:rsidR="004E2A14" w:rsidRPr="00C20651" w:rsidRDefault="004E2A14" w:rsidP="008819FF">
            <w:pPr>
              <w:spacing w:before="60" w:after="20" w:line="192" w:lineRule="exact"/>
              <w:rPr>
                <w:rFonts w:cstheme="minorHAnsi"/>
                <w:color w:val="000000"/>
                <w:sz w:val="18"/>
                <w:szCs w:val="18"/>
              </w:rPr>
            </w:pPr>
            <w:r w:rsidRPr="00C20651">
              <w:rPr>
                <w:rFonts w:cstheme="minorHAnsi"/>
                <w:color w:val="000000"/>
                <w:sz w:val="18"/>
                <w:szCs w:val="18"/>
              </w:rPr>
              <w:t>Version: 1.</w:t>
            </w:r>
            <w:r>
              <w:rPr>
                <w:rFonts w:cstheme="minorHAnsi"/>
                <w:color w:val="000000"/>
                <w:sz w:val="18"/>
                <w:szCs w:val="18"/>
              </w:rPr>
              <w:t>2</w:t>
            </w:r>
            <w:r w:rsidRPr="00C20651">
              <w:rPr>
                <w:rFonts w:cstheme="minorHAnsi"/>
                <w:color w:val="000000"/>
                <w:sz w:val="18"/>
                <w:szCs w:val="18"/>
              </w:rPr>
              <w:t xml:space="preserve"> </w:t>
            </w:r>
          </w:p>
          <w:p w14:paraId="78F95AEB" w14:textId="77777777" w:rsidR="004E2A14" w:rsidRPr="00814040" w:rsidRDefault="004E2A14" w:rsidP="008819FF">
            <w:pPr>
              <w:spacing w:before="60" w:after="20" w:line="192" w:lineRule="exact"/>
              <w:rPr>
                <w:rFonts w:cstheme="minorHAnsi"/>
                <w:color w:val="000000"/>
                <w:sz w:val="18"/>
                <w:szCs w:val="18"/>
              </w:rPr>
            </w:pPr>
            <w:r w:rsidRPr="00C20651">
              <w:rPr>
                <w:rFonts w:cstheme="minorHAnsi"/>
                <w:color w:val="000000"/>
                <w:sz w:val="18"/>
                <w:szCs w:val="18"/>
              </w:rPr>
              <w:t>Ursprüngliches</w:t>
            </w:r>
            <w:r w:rsidRPr="0085279D">
              <w:rPr>
                <w:rFonts w:cstheme="minorHAnsi"/>
                <w:color w:val="000000"/>
                <w:sz w:val="18"/>
                <w:szCs w:val="18"/>
              </w:rPr>
              <w:t xml:space="preserve"> </w:t>
            </w:r>
            <w:r w:rsidRPr="00814040">
              <w:rPr>
                <w:rFonts w:cstheme="minorHAnsi"/>
                <w:color w:val="000000"/>
                <w:sz w:val="18"/>
                <w:szCs w:val="18"/>
              </w:rPr>
              <w:t xml:space="preserve">Publikationsdatum: </w:t>
            </w:r>
            <w:r w:rsidRPr="0085279D">
              <w:rPr>
                <w:rFonts w:cstheme="minorHAnsi"/>
                <w:color w:val="000000"/>
                <w:sz w:val="18"/>
                <w:szCs w:val="18"/>
              </w:rPr>
              <w:t>01.</w:t>
            </w:r>
            <w:r>
              <w:rPr>
                <w:rFonts w:cstheme="minorHAnsi"/>
                <w:color w:val="000000"/>
                <w:sz w:val="18"/>
                <w:szCs w:val="18"/>
              </w:rPr>
              <w:t>04</w:t>
            </w:r>
            <w:r w:rsidRPr="0085279D">
              <w:rPr>
                <w:rFonts w:cstheme="minorHAnsi"/>
                <w:color w:val="000000"/>
                <w:sz w:val="18"/>
                <w:szCs w:val="18"/>
              </w:rPr>
              <w:t>.202</w:t>
            </w:r>
            <w:r>
              <w:rPr>
                <w:rFonts w:cstheme="minorHAnsi"/>
                <w:color w:val="000000"/>
                <w:sz w:val="18"/>
                <w:szCs w:val="18"/>
              </w:rPr>
              <w:t>5</w:t>
            </w:r>
          </w:p>
          <w:p w14:paraId="1121EBC0" w14:textId="77777777" w:rsidR="004E2A14" w:rsidRPr="00C201E7" w:rsidRDefault="004E2A14" w:rsidP="008819FF">
            <w:pPr>
              <w:spacing w:before="60" w:after="20" w:line="192" w:lineRule="exact"/>
              <w:rPr>
                <w:rFonts w:cstheme="minorHAnsi"/>
                <w:color w:val="000000"/>
                <w:sz w:val="18"/>
                <w:szCs w:val="18"/>
              </w:rPr>
            </w:pPr>
            <w:r w:rsidRPr="00814040">
              <w:rPr>
                <w:rFonts w:cstheme="minorHAnsi"/>
                <w:color w:val="000000"/>
                <w:sz w:val="18"/>
                <w:szCs w:val="18"/>
              </w:rPr>
              <w:t xml:space="preserve">Anzuwenden ab: </w:t>
            </w:r>
            <w:r w:rsidRPr="0025061D">
              <w:rPr>
                <w:rFonts w:cstheme="minorHAnsi"/>
                <w:color w:val="000000"/>
                <w:sz w:val="18"/>
                <w:szCs w:val="18"/>
              </w:rPr>
              <w:t>0</w:t>
            </w:r>
            <w:r>
              <w:rPr>
                <w:rFonts w:cstheme="minorHAnsi"/>
                <w:color w:val="000000"/>
                <w:sz w:val="18"/>
                <w:szCs w:val="18"/>
              </w:rPr>
              <w:t>1</w:t>
            </w:r>
            <w:r w:rsidRPr="0025061D">
              <w:rPr>
                <w:rFonts w:cstheme="minorHAnsi"/>
                <w:color w:val="000000"/>
                <w:sz w:val="18"/>
                <w:szCs w:val="18"/>
              </w:rPr>
              <w:t>.</w:t>
            </w:r>
            <w:r>
              <w:rPr>
                <w:rFonts w:cstheme="minorHAnsi"/>
                <w:color w:val="000000"/>
                <w:sz w:val="18"/>
                <w:szCs w:val="18"/>
              </w:rPr>
              <w:t>10</w:t>
            </w:r>
            <w:r w:rsidRPr="0025061D">
              <w:rPr>
                <w:rFonts w:cstheme="minorHAnsi"/>
                <w:color w:val="000000"/>
                <w:sz w:val="18"/>
                <w:szCs w:val="18"/>
              </w:rPr>
              <w:t>.2025</w:t>
            </w:r>
          </w:p>
        </w:tc>
        <w:tc>
          <w:tcPr>
            <w:tcW w:w="3394" w:type="dxa"/>
          </w:tcPr>
          <w:p w14:paraId="5D5DDA53" w14:textId="77777777" w:rsidR="004E2A14" w:rsidRPr="00C201E7" w:rsidRDefault="004E2A14" w:rsidP="008819FF">
            <w:pPr>
              <w:spacing w:before="60" w:after="20" w:line="192" w:lineRule="exact"/>
              <w:rPr>
                <w:rFonts w:cstheme="minorHAnsi"/>
                <w:color w:val="000000"/>
                <w:sz w:val="18"/>
                <w:szCs w:val="18"/>
              </w:rPr>
            </w:pPr>
            <w:r w:rsidRPr="00C201E7">
              <w:rPr>
                <w:rFonts w:cstheme="minorHAnsi"/>
                <w:color w:val="000000"/>
                <w:sz w:val="18"/>
                <w:szCs w:val="18"/>
              </w:rPr>
              <w:t>Konsolidierte Lesefassung mit Fehlerkorrekturen</w:t>
            </w:r>
          </w:p>
          <w:p w14:paraId="748D771E" w14:textId="680959A0" w:rsidR="004E2A14" w:rsidRDefault="004E2A14" w:rsidP="008819FF">
            <w:pPr>
              <w:spacing w:before="60" w:after="20" w:line="192" w:lineRule="exact"/>
              <w:rPr>
                <w:rFonts w:cstheme="minorHAnsi"/>
                <w:color w:val="000000"/>
                <w:sz w:val="18"/>
                <w:szCs w:val="18"/>
              </w:rPr>
            </w:pPr>
            <w:r w:rsidRPr="00C20651">
              <w:rPr>
                <w:rFonts w:cstheme="minorHAnsi"/>
                <w:color w:val="000000"/>
                <w:sz w:val="18"/>
                <w:szCs w:val="18"/>
              </w:rPr>
              <w:t>Stand</w:t>
            </w:r>
            <w:r w:rsidRPr="0085279D">
              <w:rPr>
                <w:rFonts w:cstheme="minorHAnsi"/>
                <w:b/>
                <w:bCs/>
                <w:color w:val="000000"/>
                <w:sz w:val="18"/>
                <w:szCs w:val="18"/>
              </w:rPr>
              <w:t xml:space="preserve">: </w:t>
            </w:r>
            <w:r w:rsidR="009C7B59">
              <w:rPr>
                <w:rFonts w:cstheme="minorHAnsi"/>
                <w:b/>
                <w:bCs/>
                <w:color w:val="000000"/>
                <w:sz w:val="18"/>
                <w:szCs w:val="18"/>
              </w:rPr>
              <w:t>1</w:t>
            </w:r>
            <w:r w:rsidR="001A6F55">
              <w:rPr>
                <w:rFonts w:cstheme="minorHAnsi"/>
                <w:b/>
                <w:bCs/>
                <w:color w:val="000000"/>
                <w:sz w:val="18"/>
                <w:szCs w:val="18"/>
              </w:rPr>
              <w:t>8</w:t>
            </w:r>
            <w:r w:rsidRPr="0085279D">
              <w:rPr>
                <w:rFonts w:cstheme="minorHAnsi"/>
                <w:b/>
                <w:bCs/>
                <w:color w:val="000000"/>
                <w:sz w:val="18"/>
                <w:szCs w:val="18"/>
              </w:rPr>
              <w:t>.0</w:t>
            </w:r>
            <w:r w:rsidR="009C7B59">
              <w:rPr>
                <w:rFonts w:cstheme="minorHAnsi"/>
                <w:b/>
                <w:bCs/>
                <w:color w:val="000000"/>
                <w:sz w:val="18"/>
                <w:szCs w:val="18"/>
              </w:rPr>
              <w:t>7</w:t>
            </w:r>
            <w:r w:rsidRPr="0085279D">
              <w:rPr>
                <w:rFonts w:cstheme="minorHAnsi"/>
                <w:b/>
                <w:bCs/>
                <w:color w:val="000000"/>
                <w:sz w:val="18"/>
                <w:szCs w:val="18"/>
              </w:rPr>
              <w:t>.2025</w:t>
            </w:r>
          </w:p>
          <w:p w14:paraId="721FB959" w14:textId="77777777" w:rsidR="004E2A14" w:rsidRPr="00814040" w:rsidRDefault="004E2A14" w:rsidP="008819FF">
            <w:pPr>
              <w:spacing w:before="60" w:after="20" w:line="192" w:lineRule="exact"/>
              <w:rPr>
                <w:rFonts w:cstheme="minorHAnsi"/>
                <w:b/>
                <w:bCs/>
                <w:color w:val="000000"/>
                <w:sz w:val="18"/>
                <w:szCs w:val="18"/>
              </w:rPr>
            </w:pPr>
            <w:r w:rsidRPr="00814040">
              <w:rPr>
                <w:rFonts w:cstheme="minorHAnsi"/>
                <w:color w:val="000000"/>
                <w:sz w:val="18"/>
                <w:szCs w:val="18"/>
              </w:rPr>
              <w:t>Version:</w:t>
            </w:r>
            <w:r w:rsidRPr="00814040">
              <w:rPr>
                <w:rFonts w:cstheme="minorHAnsi"/>
                <w:b/>
                <w:bCs/>
                <w:color w:val="000000"/>
                <w:sz w:val="18"/>
                <w:szCs w:val="18"/>
              </w:rPr>
              <w:t xml:space="preserve"> </w:t>
            </w:r>
            <w:r w:rsidRPr="003E2C56">
              <w:rPr>
                <w:rFonts w:cstheme="minorHAnsi"/>
                <w:color w:val="000000"/>
                <w:sz w:val="18"/>
                <w:szCs w:val="18"/>
              </w:rPr>
              <w:t>1.</w:t>
            </w:r>
            <w:r>
              <w:rPr>
                <w:rFonts w:cstheme="minorHAnsi"/>
                <w:color w:val="000000"/>
                <w:sz w:val="18"/>
                <w:szCs w:val="18"/>
              </w:rPr>
              <w:t>2</w:t>
            </w:r>
            <w:r w:rsidRPr="00814040">
              <w:rPr>
                <w:rFonts w:cstheme="minorHAnsi"/>
                <w:b/>
                <w:bCs/>
                <w:color w:val="000000"/>
                <w:sz w:val="18"/>
                <w:szCs w:val="18"/>
              </w:rPr>
              <w:t xml:space="preserve"> </w:t>
            </w:r>
          </w:p>
          <w:p w14:paraId="46168A7C" w14:textId="77777777" w:rsidR="004E2A14" w:rsidRPr="00814040" w:rsidRDefault="004E2A14" w:rsidP="008819FF">
            <w:pPr>
              <w:spacing w:before="60" w:after="20" w:line="192" w:lineRule="exact"/>
              <w:rPr>
                <w:rFonts w:cstheme="minorHAnsi"/>
                <w:color w:val="000000"/>
                <w:sz w:val="18"/>
                <w:szCs w:val="18"/>
              </w:rPr>
            </w:pPr>
            <w:r w:rsidRPr="00C20651">
              <w:rPr>
                <w:rFonts w:cstheme="minorHAnsi"/>
                <w:color w:val="000000"/>
                <w:sz w:val="18"/>
                <w:szCs w:val="18"/>
              </w:rPr>
              <w:t>Ursprüngliches</w:t>
            </w:r>
            <w:r w:rsidRPr="0085279D">
              <w:rPr>
                <w:rFonts w:cstheme="minorHAnsi"/>
                <w:color w:val="000000"/>
                <w:sz w:val="18"/>
                <w:szCs w:val="18"/>
              </w:rPr>
              <w:t xml:space="preserve"> </w:t>
            </w:r>
            <w:r w:rsidRPr="00814040">
              <w:rPr>
                <w:rFonts w:cstheme="minorHAnsi"/>
                <w:color w:val="000000"/>
                <w:sz w:val="18"/>
                <w:szCs w:val="18"/>
              </w:rPr>
              <w:t xml:space="preserve">Publikationsdatum: </w:t>
            </w:r>
            <w:r w:rsidRPr="0085279D">
              <w:rPr>
                <w:rFonts w:cstheme="minorHAnsi"/>
                <w:color w:val="000000"/>
                <w:sz w:val="18"/>
                <w:szCs w:val="18"/>
              </w:rPr>
              <w:t>01.</w:t>
            </w:r>
            <w:r>
              <w:rPr>
                <w:rFonts w:cstheme="minorHAnsi"/>
                <w:color w:val="000000"/>
                <w:sz w:val="18"/>
                <w:szCs w:val="18"/>
              </w:rPr>
              <w:t>04</w:t>
            </w:r>
            <w:r w:rsidRPr="0085279D">
              <w:rPr>
                <w:rFonts w:cstheme="minorHAnsi"/>
                <w:color w:val="000000"/>
                <w:sz w:val="18"/>
                <w:szCs w:val="18"/>
              </w:rPr>
              <w:t>.202</w:t>
            </w:r>
            <w:r>
              <w:rPr>
                <w:rFonts w:cstheme="minorHAnsi"/>
                <w:color w:val="000000"/>
                <w:sz w:val="18"/>
                <w:szCs w:val="18"/>
              </w:rPr>
              <w:t>5</w:t>
            </w:r>
          </w:p>
          <w:p w14:paraId="69CB9A53" w14:textId="77777777" w:rsidR="004E2A14" w:rsidRPr="00814040" w:rsidRDefault="004E2A14" w:rsidP="008819FF">
            <w:pPr>
              <w:spacing w:before="60" w:after="20" w:line="192" w:lineRule="exact"/>
              <w:rPr>
                <w:rFonts w:cstheme="minorHAnsi"/>
                <w:sz w:val="18"/>
                <w:szCs w:val="18"/>
              </w:rPr>
            </w:pPr>
            <w:r w:rsidRPr="00814040">
              <w:rPr>
                <w:rFonts w:cstheme="minorHAnsi"/>
                <w:color w:val="000000"/>
                <w:sz w:val="18"/>
                <w:szCs w:val="18"/>
              </w:rPr>
              <w:t xml:space="preserve">Anzuwenden ab: </w:t>
            </w:r>
            <w:r w:rsidRPr="0025061D">
              <w:rPr>
                <w:rFonts w:cstheme="minorHAnsi"/>
                <w:color w:val="000000"/>
                <w:sz w:val="18"/>
                <w:szCs w:val="18"/>
              </w:rPr>
              <w:t>0</w:t>
            </w:r>
            <w:r>
              <w:rPr>
                <w:rFonts w:cstheme="minorHAnsi"/>
                <w:color w:val="000000"/>
                <w:sz w:val="18"/>
                <w:szCs w:val="18"/>
              </w:rPr>
              <w:t>1</w:t>
            </w:r>
            <w:r w:rsidRPr="0025061D">
              <w:rPr>
                <w:rFonts w:cstheme="minorHAnsi"/>
                <w:color w:val="000000"/>
                <w:sz w:val="18"/>
                <w:szCs w:val="18"/>
              </w:rPr>
              <w:t>.</w:t>
            </w:r>
            <w:r>
              <w:rPr>
                <w:rFonts w:cstheme="minorHAnsi"/>
                <w:color w:val="000000"/>
                <w:sz w:val="18"/>
                <w:szCs w:val="18"/>
              </w:rPr>
              <w:t>10</w:t>
            </w:r>
            <w:r w:rsidRPr="0025061D">
              <w:rPr>
                <w:rFonts w:cstheme="minorHAnsi"/>
                <w:color w:val="000000"/>
                <w:sz w:val="18"/>
                <w:szCs w:val="18"/>
              </w:rPr>
              <w:t>.2025</w:t>
            </w:r>
            <w:r>
              <w:rPr>
                <w:rFonts w:cstheme="minorHAnsi"/>
                <w:color w:val="000000"/>
                <w:sz w:val="18"/>
                <w:szCs w:val="18"/>
              </w:rPr>
              <w:br/>
            </w:r>
          </w:p>
        </w:tc>
        <w:tc>
          <w:tcPr>
            <w:tcW w:w="2720" w:type="dxa"/>
          </w:tcPr>
          <w:p w14:paraId="42EC55D7" w14:textId="77777777" w:rsidR="004E2A14" w:rsidRDefault="004E2A14" w:rsidP="008819FF">
            <w:pPr>
              <w:spacing w:before="60" w:after="20" w:line="192" w:lineRule="exact"/>
              <w:rPr>
                <w:rFonts w:cstheme="minorHAnsi"/>
                <w:noProof/>
                <w:color w:val="000000"/>
                <w:sz w:val="18"/>
                <w:szCs w:val="18"/>
              </w:rPr>
            </w:pPr>
            <w:r w:rsidRPr="003C4B0E">
              <w:rPr>
                <w:rFonts w:cstheme="minorHAnsi"/>
                <w:noProof/>
                <w:color w:val="000000"/>
                <w:sz w:val="18"/>
                <w:szCs w:val="18"/>
              </w:rPr>
              <w:t xml:space="preserve">Version aktualisiert. </w:t>
            </w:r>
          </w:p>
          <w:p w14:paraId="7FA60453" w14:textId="77777777" w:rsidR="004E2A14" w:rsidRPr="00814040" w:rsidRDefault="004E2A14" w:rsidP="008819FF">
            <w:pPr>
              <w:spacing w:before="60" w:after="20" w:line="192" w:lineRule="exact"/>
              <w:rPr>
                <w:rFonts w:cstheme="minorHAnsi"/>
                <w:noProof/>
                <w:color w:val="000000"/>
                <w:sz w:val="18"/>
                <w:szCs w:val="18"/>
              </w:rPr>
            </w:pPr>
            <w:r w:rsidRPr="00814040">
              <w:rPr>
                <w:rFonts w:cstheme="minorHAnsi"/>
                <w:noProof/>
                <w:color w:val="000000"/>
                <w:sz w:val="18"/>
                <w:szCs w:val="18"/>
              </w:rPr>
              <w:t>Zusätzlich wurden im gesamten Dokument Schreibfehler, Layout, Internetadressen etc. korrigiert, die keinen Einfluss auf die inhaltliche Aussage haben.</w:t>
            </w:r>
          </w:p>
          <w:p w14:paraId="1F00E196" w14:textId="77777777" w:rsidR="004E2A14" w:rsidRPr="00814040" w:rsidRDefault="004E2A14" w:rsidP="008819FF">
            <w:pPr>
              <w:spacing w:before="60" w:after="20" w:line="192" w:lineRule="exact"/>
              <w:rPr>
                <w:rFonts w:cstheme="minorHAnsi"/>
                <w:noProof/>
                <w:color w:val="000000"/>
                <w:sz w:val="18"/>
                <w:szCs w:val="18"/>
              </w:rPr>
            </w:pPr>
          </w:p>
        </w:tc>
        <w:tc>
          <w:tcPr>
            <w:tcW w:w="2404" w:type="dxa"/>
          </w:tcPr>
          <w:p w14:paraId="7FDAEDA9" w14:textId="12986B8B" w:rsidR="004E2A14" w:rsidRPr="00814040" w:rsidRDefault="004E2A14" w:rsidP="008819FF">
            <w:pPr>
              <w:spacing w:before="60" w:after="20" w:line="192" w:lineRule="exact"/>
              <w:rPr>
                <w:rFonts w:cstheme="minorHAnsi"/>
                <w:noProof/>
                <w:color w:val="000000"/>
                <w:sz w:val="18"/>
                <w:szCs w:val="18"/>
              </w:rPr>
            </w:pPr>
            <w:r>
              <w:rPr>
                <w:rFonts w:cstheme="minorHAnsi"/>
                <w:noProof/>
                <w:color w:val="000000"/>
                <w:sz w:val="18"/>
                <w:szCs w:val="18"/>
              </w:rPr>
              <w:t>Fehler (</w:t>
            </w:r>
            <w:r w:rsidR="009C7B59">
              <w:rPr>
                <w:rFonts w:cstheme="minorHAnsi"/>
                <w:noProof/>
                <w:color w:val="000000"/>
                <w:sz w:val="18"/>
                <w:szCs w:val="18"/>
              </w:rPr>
              <w:t>1</w:t>
            </w:r>
            <w:r w:rsidR="001A6F55">
              <w:rPr>
                <w:rFonts w:cstheme="minorHAnsi"/>
                <w:noProof/>
                <w:color w:val="000000"/>
                <w:sz w:val="18"/>
                <w:szCs w:val="18"/>
              </w:rPr>
              <w:t>8</w:t>
            </w:r>
            <w:r>
              <w:rPr>
                <w:rFonts w:cstheme="minorHAnsi"/>
                <w:noProof/>
                <w:color w:val="000000"/>
                <w:sz w:val="18"/>
                <w:szCs w:val="18"/>
              </w:rPr>
              <w:t>.0</w:t>
            </w:r>
            <w:r w:rsidR="009C7B59">
              <w:rPr>
                <w:rFonts w:cstheme="minorHAnsi"/>
                <w:noProof/>
                <w:color w:val="000000"/>
                <w:sz w:val="18"/>
                <w:szCs w:val="18"/>
              </w:rPr>
              <w:t>7</w:t>
            </w:r>
            <w:r>
              <w:rPr>
                <w:rFonts w:cstheme="minorHAnsi"/>
                <w:noProof/>
                <w:color w:val="000000"/>
                <w:sz w:val="18"/>
                <w:szCs w:val="18"/>
              </w:rPr>
              <w:t>.2025).</w:t>
            </w:r>
          </w:p>
        </w:tc>
      </w:tr>
      <w:tr w:rsidR="000C1525" w:rsidRPr="00814040" w14:paraId="5164DA57" w14:textId="77777777" w:rsidTr="008819FF">
        <w:tc>
          <w:tcPr>
            <w:tcW w:w="703" w:type="dxa"/>
          </w:tcPr>
          <w:p w14:paraId="6270870A" w14:textId="730CE219" w:rsidR="000C1525" w:rsidRPr="00814040" w:rsidRDefault="000C1525" w:rsidP="008819FF">
            <w:pPr>
              <w:spacing w:before="60" w:after="20" w:line="192" w:lineRule="exact"/>
              <w:rPr>
                <w:rFonts w:cstheme="minorHAnsi"/>
                <w:sz w:val="18"/>
                <w:szCs w:val="18"/>
              </w:rPr>
            </w:pPr>
            <w:r>
              <w:rPr>
                <w:rFonts w:cstheme="minorHAnsi"/>
                <w:sz w:val="18"/>
                <w:szCs w:val="18"/>
              </w:rPr>
              <w:t>140</w:t>
            </w:r>
            <w:r w:rsidR="00B06C35">
              <w:rPr>
                <w:rFonts w:cstheme="minorHAnsi"/>
                <w:sz w:val="18"/>
                <w:szCs w:val="18"/>
              </w:rPr>
              <w:t>61</w:t>
            </w:r>
          </w:p>
        </w:tc>
        <w:tc>
          <w:tcPr>
            <w:tcW w:w="1697" w:type="dxa"/>
          </w:tcPr>
          <w:p w14:paraId="11F97EC6" w14:textId="77777777" w:rsidR="000C1525" w:rsidRDefault="000C1525" w:rsidP="008819FF">
            <w:pPr>
              <w:spacing w:before="60" w:after="20" w:line="192" w:lineRule="exact"/>
              <w:rPr>
                <w:rFonts w:cstheme="minorHAnsi"/>
                <w:noProof/>
                <w:color w:val="000000"/>
                <w:sz w:val="18"/>
                <w:szCs w:val="18"/>
              </w:rPr>
            </w:pPr>
            <w:r>
              <w:rPr>
                <w:rFonts w:cstheme="minorHAnsi"/>
                <w:noProof/>
                <w:color w:val="000000"/>
                <w:sz w:val="18"/>
                <w:szCs w:val="18"/>
              </w:rPr>
              <w:t>Kapitel 3.3</w:t>
            </w:r>
          </w:p>
          <w:p w14:paraId="2B813A3D" w14:textId="77777777" w:rsidR="000C1525" w:rsidRDefault="000C1525" w:rsidP="008819FF">
            <w:pPr>
              <w:spacing w:before="60" w:after="20" w:line="192" w:lineRule="exact"/>
              <w:rPr>
                <w:rFonts w:cstheme="minorHAnsi"/>
                <w:sz w:val="18"/>
                <w:szCs w:val="18"/>
              </w:rPr>
            </w:pPr>
            <w:r w:rsidRPr="00AE1BA5">
              <w:rPr>
                <w:rFonts w:cstheme="minorHAnsi"/>
                <w:noProof/>
                <w:color w:val="000000"/>
                <w:sz w:val="18"/>
                <w:szCs w:val="18"/>
              </w:rPr>
              <w:t>Inhaltsdatensicher</w:t>
            </w:r>
            <w:r>
              <w:rPr>
                <w:rFonts w:cstheme="minorHAnsi"/>
                <w:noProof/>
                <w:color w:val="000000"/>
                <w:sz w:val="18"/>
                <w:szCs w:val="18"/>
              </w:rPr>
              <w:t>-</w:t>
            </w:r>
            <w:r w:rsidRPr="00AE1BA5">
              <w:rPr>
                <w:rFonts w:cstheme="minorHAnsi"/>
                <w:noProof/>
                <w:color w:val="000000"/>
                <w:sz w:val="18"/>
                <w:szCs w:val="18"/>
              </w:rPr>
              <w:t>ungsebene</w:t>
            </w:r>
          </w:p>
        </w:tc>
        <w:tc>
          <w:tcPr>
            <w:tcW w:w="3394" w:type="dxa"/>
          </w:tcPr>
          <w:p w14:paraId="03CA5D22" w14:textId="4974A558" w:rsidR="000C1525" w:rsidRDefault="00B51649" w:rsidP="008819FF">
            <w:pPr>
              <w:spacing w:before="60" w:after="20" w:line="192" w:lineRule="exact"/>
              <w:rPr>
                <w:rFonts w:cstheme="minorHAnsi"/>
                <w:noProof/>
                <w:color w:val="000000"/>
                <w:sz w:val="18"/>
                <w:szCs w:val="18"/>
              </w:rPr>
            </w:pPr>
            <w:r w:rsidRPr="00B51649">
              <w:rPr>
                <w:rFonts w:cstheme="minorHAnsi"/>
                <w:noProof/>
                <w:color w:val="000000"/>
                <w:sz w:val="18"/>
                <w:szCs w:val="18"/>
              </w:rPr>
              <w:t>Signiert wird die</w:t>
            </w:r>
            <w:r>
              <w:rPr>
                <w:rFonts w:cstheme="minorHAnsi"/>
                <w:noProof/>
                <w:color w:val="000000"/>
                <w:sz w:val="18"/>
                <w:szCs w:val="18"/>
              </w:rPr>
              <w:t xml:space="preserve"> </w:t>
            </w:r>
            <w:r w:rsidRPr="00B51649">
              <w:rPr>
                <w:rFonts w:cstheme="minorHAnsi"/>
                <w:noProof/>
                <w:color w:val="000000"/>
                <w:sz w:val="18"/>
                <w:szCs w:val="18"/>
              </w:rPr>
              <w:t xml:space="preserve">angesprochene Ressource (URI) </w:t>
            </w:r>
            <w:r w:rsidR="00503520">
              <w:rPr>
                <w:rFonts w:cstheme="minorHAnsi"/>
                <w:noProof/>
                <w:color w:val="000000"/>
                <w:sz w:val="18"/>
                <w:szCs w:val="18"/>
              </w:rPr>
              <w:t xml:space="preserve">inklusive </w:t>
            </w:r>
            <w:r>
              <w:rPr>
                <w:rFonts w:cstheme="minorHAnsi"/>
                <w:noProof/>
                <w:color w:val="000000"/>
                <w:sz w:val="18"/>
                <w:szCs w:val="18"/>
              </w:rPr>
              <w:t>[…].</w:t>
            </w:r>
          </w:p>
          <w:p w14:paraId="17A3F481" w14:textId="6C8004CB" w:rsidR="00B51649" w:rsidRPr="008873EF" w:rsidRDefault="00B51649" w:rsidP="008819FF">
            <w:pPr>
              <w:spacing w:before="60" w:after="20" w:line="192" w:lineRule="exact"/>
              <w:rPr>
                <w:rFonts w:cstheme="minorHAnsi"/>
                <w:noProof/>
                <w:color w:val="000000"/>
                <w:sz w:val="18"/>
                <w:szCs w:val="18"/>
              </w:rPr>
            </w:pPr>
            <w:r w:rsidRPr="00B51649">
              <w:rPr>
                <w:rFonts w:cstheme="minorHAnsi"/>
                <w:noProof/>
                <w:color w:val="000000"/>
                <w:sz w:val="18"/>
                <w:szCs w:val="18"/>
              </w:rPr>
              <w:t>Vor der Berechnung des Hashwerts eines JSON-Objekts muss dieses kanonisiert werden gemäß [RFC8785].</w:t>
            </w:r>
          </w:p>
        </w:tc>
        <w:tc>
          <w:tcPr>
            <w:tcW w:w="3394" w:type="dxa"/>
          </w:tcPr>
          <w:p w14:paraId="0262CD9A" w14:textId="77777777" w:rsidR="00503520" w:rsidRDefault="00503520" w:rsidP="00503520">
            <w:pPr>
              <w:spacing w:before="60" w:after="20" w:line="192" w:lineRule="exact"/>
              <w:rPr>
                <w:rFonts w:cstheme="minorHAnsi"/>
                <w:noProof/>
                <w:color w:val="000000"/>
                <w:sz w:val="18"/>
                <w:szCs w:val="18"/>
              </w:rPr>
            </w:pPr>
            <w:r w:rsidRPr="00B51649">
              <w:rPr>
                <w:rFonts w:cstheme="minorHAnsi"/>
                <w:noProof/>
                <w:color w:val="000000"/>
                <w:sz w:val="18"/>
                <w:szCs w:val="18"/>
              </w:rPr>
              <w:t>Signiert wird die</w:t>
            </w:r>
            <w:r>
              <w:rPr>
                <w:rFonts w:cstheme="minorHAnsi"/>
                <w:noProof/>
                <w:color w:val="000000"/>
                <w:sz w:val="18"/>
                <w:szCs w:val="18"/>
              </w:rPr>
              <w:t xml:space="preserve"> </w:t>
            </w:r>
            <w:r w:rsidRPr="00B51649">
              <w:rPr>
                <w:rFonts w:cstheme="minorHAnsi"/>
                <w:noProof/>
                <w:color w:val="000000"/>
                <w:sz w:val="18"/>
                <w:szCs w:val="18"/>
              </w:rPr>
              <w:t xml:space="preserve">angesprochene Ressource (URI) </w:t>
            </w:r>
            <w:r>
              <w:rPr>
                <w:rFonts w:cstheme="minorHAnsi"/>
                <w:noProof/>
                <w:color w:val="000000"/>
                <w:sz w:val="18"/>
                <w:szCs w:val="18"/>
              </w:rPr>
              <w:t>inklusive […].</w:t>
            </w:r>
          </w:p>
          <w:p w14:paraId="07E7B123" w14:textId="6A1EE3B7" w:rsidR="000C1525" w:rsidRPr="008873EF" w:rsidRDefault="00503520" w:rsidP="00503520">
            <w:pPr>
              <w:spacing w:before="60" w:after="20" w:line="192" w:lineRule="exact"/>
              <w:rPr>
                <w:rFonts w:cstheme="minorHAnsi"/>
                <w:noProof/>
                <w:sz w:val="18"/>
                <w:szCs w:val="18"/>
              </w:rPr>
            </w:pPr>
            <w:r w:rsidRPr="00503520">
              <w:rPr>
                <w:rFonts w:cstheme="minorHAnsi"/>
                <w:b/>
                <w:bCs/>
                <w:noProof/>
                <w:color w:val="000000"/>
                <w:sz w:val="18"/>
                <w:szCs w:val="18"/>
              </w:rPr>
              <w:t>Die URI als Grundlage zur Hashberechnung muss nach [RFC3986], Kapitel 6.2.2 und 6.2.3 normalisiert werden.</w:t>
            </w:r>
            <w:r w:rsidRPr="00503520">
              <w:rPr>
                <w:rFonts w:cstheme="minorHAnsi"/>
                <w:noProof/>
                <w:color w:val="000000"/>
                <w:sz w:val="18"/>
                <w:szCs w:val="18"/>
              </w:rPr>
              <w:t xml:space="preserve"> </w:t>
            </w:r>
            <w:r w:rsidRPr="00B51649">
              <w:rPr>
                <w:rFonts w:cstheme="minorHAnsi"/>
                <w:noProof/>
                <w:color w:val="000000"/>
                <w:sz w:val="18"/>
                <w:szCs w:val="18"/>
              </w:rPr>
              <w:t>Vor der Berechnung des Hashwerts eines JSON-Objekts muss dieses kanonisiert werden gemäß [RFC8785].</w:t>
            </w:r>
            <w:r w:rsidR="000C1525">
              <w:rPr>
                <w:rFonts w:cstheme="minorHAnsi"/>
                <w:noProof/>
                <w:sz w:val="18"/>
                <w:szCs w:val="18"/>
              </w:rPr>
              <w:br/>
            </w:r>
          </w:p>
        </w:tc>
        <w:tc>
          <w:tcPr>
            <w:tcW w:w="2720" w:type="dxa"/>
          </w:tcPr>
          <w:p w14:paraId="5E834F00" w14:textId="721ACEAD" w:rsidR="000C1525" w:rsidRPr="00D34548" w:rsidRDefault="000C1525" w:rsidP="008819FF">
            <w:pPr>
              <w:spacing w:before="60" w:after="20" w:line="192" w:lineRule="exact"/>
              <w:rPr>
                <w:rFonts w:cstheme="minorHAnsi"/>
                <w:noProof/>
                <w:sz w:val="18"/>
                <w:szCs w:val="18"/>
              </w:rPr>
            </w:pPr>
            <w:r>
              <w:rPr>
                <w:rFonts w:cstheme="minorHAnsi"/>
                <w:noProof/>
                <w:sz w:val="18"/>
                <w:szCs w:val="18"/>
              </w:rPr>
              <w:t xml:space="preserve">Präzisierung nach RFC </w:t>
            </w:r>
            <w:r w:rsidR="005715E7" w:rsidRPr="005715E7">
              <w:rPr>
                <w:rFonts w:cstheme="minorHAnsi"/>
                <w:noProof/>
                <w:sz w:val="18"/>
                <w:szCs w:val="18"/>
              </w:rPr>
              <w:t>3986</w:t>
            </w:r>
            <w:r>
              <w:rPr>
                <w:rFonts w:cstheme="minorHAnsi"/>
                <w:noProof/>
                <w:sz w:val="18"/>
                <w:szCs w:val="18"/>
              </w:rPr>
              <w:t>.</w:t>
            </w:r>
          </w:p>
          <w:p w14:paraId="6E7A912F" w14:textId="77777777" w:rsidR="000C1525" w:rsidRDefault="000C1525" w:rsidP="008819FF">
            <w:pPr>
              <w:spacing w:before="60" w:after="20" w:line="192" w:lineRule="exact"/>
              <w:rPr>
                <w:rFonts w:cstheme="minorHAnsi"/>
                <w:noProof/>
                <w:color w:val="000000"/>
                <w:sz w:val="18"/>
                <w:szCs w:val="18"/>
              </w:rPr>
            </w:pPr>
          </w:p>
        </w:tc>
        <w:tc>
          <w:tcPr>
            <w:tcW w:w="2404" w:type="dxa"/>
          </w:tcPr>
          <w:p w14:paraId="6F209E46" w14:textId="650DC34D" w:rsidR="000C1525" w:rsidRPr="00CF5E52" w:rsidRDefault="000C1525" w:rsidP="008819FF">
            <w:pPr>
              <w:spacing w:before="60" w:after="20" w:line="192" w:lineRule="exact"/>
              <w:rPr>
                <w:rFonts w:cstheme="minorHAnsi"/>
                <w:noProof/>
                <w:color w:val="000000"/>
                <w:sz w:val="18"/>
                <w:szCs w:val="18"/>
              </w:rPr>
            </w:pPr>
            <w:r>
              <w:rPr>
                <w:rFonts w:cstheme="minorHAnsi"/>
                <w:noProof/>
                <w:color w:val="000000"/>
                <w:sz w:val="18"/>
                <w:szCs w:val="18"/>
              </w:rPr>
              <w:t>Fehler (</w:t>
            </w:r>
            <w:r w:rsidR="00395283">
              <w:rPr>
                <w:rFonts w:cstheme="minorHAnsi"/>
                <w:noProof/>
                <w:color w:val="000000"/>
                <w:sz w:val="18"/>
                <w:szCs w:val="18"/>
              </w:rPr>
              <w:t>1</w:t>
            </w:r>
            <w:r w:rsidR="001A6F55">
              <w:rPr>
                <w:rFonts w:cstheme="minorHAnsi"/>
                <w:noProof/>
                <w:color w:val="000000"/>
                <w:sz w:val="18"/>
                <w:szCs w:val="18"/>
              </w:rPr>
              <w:t>8</w:t>
            </w:r>
            <w:r>
              <w:rPr>
                <w:rFonts w:cstheme="minorHAnsi"/>
                <w:noProof/>
                <w:color w:val="000000"/>
                <w:sz w:val="18"/>
                <w:szCs w:val="18"/>
              </w:rPr>
              <w:t>.0</w:t>
            </w:r>
            <w:r w:rsidR="00395283">
              <w:rPr>
                <w:rFonts w:cstheme="minorHAnsi"/>
                <w:noProof/>
                <w:color w:val="000000"/>
                <w:sz w:val="18"/>
                <w:szCs w:val="18"/>
              </w:rPr>
              <w:t>7</w:t>
            </w:r>
            <w:r>
              <w:rPr>
                <w:rFonts w:cstheme="minorHAnsi"/>
                <w:noProof/>
                <w:color w:val="000000"/>
                <w:sz w:val="18"/>
                <w:szCs w:val="18"/>
              </w:rPr>
              <w:t>.2025).</w:t>
            </w:r>
          </w:p>
        </w:tc>
      </w:tr>
      <w:tr w:rsidR="0052747B" w:rsidRPr="00814040" w14:paraId="4F379F75" w14:textId="77777777" w:rsidTr="008819FF">
        <w:tc>
          <w:tcPr>
            <w:tcW w:w="703" w:type="dxa"/>
          </w:tcPr>
          <w:p w14:paraId="5F1207B9" w14:textId="77788462" w:rsidR="0052747B" w:rsidRDefault="0052747B" w:rsidP="008819FF">
            <w:pPr>
              <w:spacing w:before="60" w:after="20" w:line="192" w:lineRule="exact"/>
              <w:rPr>
                <w:rFonts w:cstheme="minorHAnsi"/>
                <w:sz w:val="18"/>
                <w:szCs w:val="18"/>
              </w:rPr>
            </w:pPr>
            <w:r>
              <w:rPr>
                <w:rFonts w:cstheme="minorHAnsi"/>
                <w:sz w:val="18"/>
                <w:szCs w:val="18"/>
              </w:rPr>
              <w:t>14062</w:t>
            </w:r>
          </w:p>
        </w:tc>
        <w:tc>
          <w:tcPr>
            <w:tcW w:w="1697" w:type="dxa"/>
          </w:tcPr>
          <w:p w14:paraId="51BF30ED" w14:textId="77777777" w:rsidR="0052747B" w:rsidRDefault="0052747B" w:rsidP="008819FF">
            <w:pPr>
              <w:spacing w:before="60" w:after="20" w:line="192" w:lineRule="exact"/>
              <w:rPr>
                <w:rFonts w:cstheme="minorHAnsi"/>
                <w:sz w:val="18"/>
                <w:szCs w:val="18"/>
              </w:rPr>
            </w:pPr>
            <w:r>
              <w:rPr>
                <w:rFonts w:cstheme="minorHAnsi"/>
                <w:sz w:val="18"/>
                <w:szCs w:val="18"/>
              </w:rPr>
              <w:t>Kapitel 5</w:t>
            </w:r>
            <w:r>
              <w:rPr>
                <w:rFonts w:cstheme="minorHAnsi"/>
                <w:sz w:val="18"/>
                <w:szCs w:val="18"/>
              </w:rPr>
              <w:br/>
              <w:t>Quellen</w:t>
            </w:r>
          </w:p>
        </w:tc>
        <w:tc>
          <w:tcPr>
            <w:tcW w:w="3394" w:type="dxa"/>
          </w:tcPr>
          <w:p w14:paraId="2EC4E371" w14:textId="77777777" w:rsidR="0052747B" w:rsidRDefault="0052747B" w:rsidP="008819FF">
            <w:pPr>
              <w:spacing w:before="60" w:after="20" w:line="192" w:lineRule="exact"/>
              <w:ind w:left="1036" w:hanging="1036"/>
              <w:rPr>
                <w:rFonts w:cstheme="minorHAnsi"/>
                <w:noProof/>
                <w:color w:val="000000"/>
                <w:sz w:val="18"/>
                <w:szCs w:val="18"/>
              </w:rPr>
            </w:pPr>
            <w:r>
              <w:rPr>
                <w:rFonts w:cstheme="minorHAnsi"/>
                <w:noProof/>
                <w:color w:val="000000"/>
                <w:sz w:val="18"/>
                <w:szCs w:val="18"/>
              </w:rPr>
              <w:t>[…]</w:t>
            </w:r>
            <w:r>
              <w:rPr>
                <w:rFonts w:cstheme="minorHAnsi"/>
                <w:noProof/>
                <w:color w:val="000000"/>
                <w:sz w:val="18"/>
                <w:szCs w:val="18"/>
              </w:rPr>
              <w:br/>
            </w:r>
            <w:r>
              <w:rPr>
                <w:rFonts w:cstheme="minorHAnsi"/>
                <w:noProof/>
                <w:color w:val="000000"/>
                <w:sz w:val="18"/>
                <w:szCs w:val="18"/>
              </w:rPr>
              <w:br/>
            </w:r>
          </w:p>
          <w:p w14:paraId="52563CBE" w14:textId="77777777" w:rsidR="0052747B" w:rsidRPr="008F0F44" w:rsidRDefault="0052747B" w:rsidP="008819FF">
            <w:pPr>
              <w:spacing w:before="60" w:after="20" w:line="192" w:lineRule="exact"/>
              <w:ind w:left="1036" w:hanging="1036"/>
              <w:rPr>
                <w:rFonts w:cstheme="minorHAnsi"/>
                <w:color w:val="000000"/>
                <w:sz w:val="18"/>
                <w:szCs w:val="18"/>
                <w:lang w:val="en-US"/>
              </w:rPr>
            </w:pPr>
          </w:p>
        </w:tc>
        <w:tc>
          <w:tcPr>
            <w:tcW w:w="3394" w:type="dxa"/>
          </w:tcPr>
          <w:p w14:paraId="516524EE" w14:textId="06E3C1F5" w:rsidR="0052747B" w:rsidRPr="0052747B" w:rsidRDefault="0052747B" w:rsidP="008819FF">
            <w:pPr>
              <w:spacing w:before="60" w:after="20" w:line="192" w:lineRule="exact"/>
              <w:ind w:left="1036" w:hanging="1036"/>
              <w:rPr>
                <w:rFonts w:cstheme="minorHAnsi"/>
                <w:b/>
                <w:bCs/>
                <w:noProof/>
                <w:color w:val="000000"/>
                <w:sz w:val="18"/>
                <w:szCs w:val="18"/>
                <w:lang w:val="en-US"/>
              </w:rPr>
            </w:pPr>
            <w:r w:rsidRPr="0052747B">
              <w:rPr>
                <w:rFonts w:cstheme="minorHAnsi"/>
                <w:b/>
                <w:bCs/>
                <w:noProof/>
                <w:color w:val="000000"/>
                <w:sz w:val="18"/>
                <w:szCs w:val="18"/>
                <w:lang w:val="en-US"/>
              </w:rPr>
              <w:t>[RFC3986]</w:t>
            </w:r>
            <w:r w:rsidRPr="0052747B">
              <w:rPr>
                <w:rFonts w:cstheme="minorHAnsi"/>
                <w:b/>
                <w:bCs/>
                <w:noProof/>
                <w:color w:val="000000"/>
                <w:sz w:val="18"/>
                <w:szCs w:val="18"/>
                <w:lang w:val="en-US"/>
              </w:rPr>
              <w:tab/>
              <w:t>Uniform Resource Identifier (URI): Generic Syntax. January 2005. https://www.rfc-editor.org/rfc/rfc3986</w:t>
            </w:r>
          </w:p>
          <w:p w14:paraId="448FDE57" w14:textId="77777777" w:rsidR="0052747B" w:rsidRPr="00D11BA7" w:rsidRDefault="0052747B" w:rsidP="008819FF">
            <w:pPr>
              <w:spacing w:before="60" w:after="20" w:line="192" w:lineRule="exact"/>
              <w:rPr>
                <w:rFonts w:cstheme="minorHAnsi"/>
                <w:noProof/>
                <w:color w:val="000000"/>
                <w:sz w:val="18"/>
                <w:szCs w:val="18"/>
                <w:lang w:val="en-US"/>
              </w:rPr>
            </w:pPr>
          </w:p>
        </w:tc>
        <w:tc>
          <w:tcPr>
            <w:tcW w:w="2720" w:type="dxa"/>
          </w:tcPr>
          <w:p w14:paraId="7A34FF05" w14:textId="4EF465AC" w:rsidR="0052747B" w:rsidRPr="00170204" w:rsidRDefault="0052747B" w:rsidP="008819FF">
            <w:pPr>
              <w:spacing w:before="60" w:after="20" w:line="192" w:lineRule="exact"/>
              <w:rPr>
                <w:rFonts w:cstheme="minorHAnsi"/>
                <w:sz w:val="18"/>
                <w:szCs w:val="18"/>
              </w:rPr>
            </w:pPr>
            <w:r>
              <w:rPr>
                <w:rFonts w:cstheme="minorHAnsi"/>
                <w:noProof/>
                <w:color w:val="000000"/>
                <w:sz w:val="18"/>
                <w:szCs w:val="18"/>
              </w:rPr>
              <w:t xml:space="preserve">Ergänzung gemäß </w:t>
            </w:r>
            <w:r w:rsidR="00170204">
              <w:rPr>
                <w:rFonts w:cstheme="minorHAnsi"/>
                <w:sz w:val="18"/>
                <w:szCs w:val="18"/>
              </w:rPr>
              <w:t>14061</w:t>
            </w:r>
            <w:r>
              <w:rPr>
                <w:rFonts w:cstheme="minorHAnsi"/>
                <w:sz w:val="18"/>
                <w:szCs w:val="18"/>
              </w:rPr>
              <w:t>.</w:t>
            </w:r>
          </w:p>
        </w:tc>
        <w:tc>
          <w:tcPr>
            <w:tcW w:w="2404" w:type="dxa"/>
          </w:tcPr>
          <w:p w14:paraId="5E286856" w14:textId="0281BACB" w:rsidR="0052747B" w:rsidRDefault="0052747B" w:rsidP="008819FF">
            <w:pPr>
              <w:spacing w:before="60" w:after="20" w:line="192" w:lineRule="exact"/>
              <w:rPr>
                <w:rFonts w:cstheme="minorHAnsi"/>
                <w:noProof/>
                <w:color w:val="000000"/>
                <w:sz w:val="18"/>
                <w:szCs w:val="18"/>
              </w:rPr>
            </w:pPr>
            <w:r>
              <w:rPr>
                <w:rFonts w:cstheme="minorHAnsi"/>
                <w:noProof/>
                <w:color w:val="000000"/>
                <w:sz w:val="18"/>
                <w:szCs w:val="18"/>
              </w:rPr>
              <w:t>Fehler (</w:t>
            </w:r>
            <w:r w:rsidR="00170204">
              <w:rPr>
                <w:rFonts w:cstheme="minorHAnsi"/>
                <w:noProof/>
                <w:color w:val="000000"/>
                <w:sz w:val="18"/>
                <w:szCs w:val="18"/>
              </w:rPr>
              <w:t>1</w:t>
            </w:r>
            <w:r w:rsidR="001A6F55">
              <w:rPr>
                <w:rFonts w:cstheme="minorHAnsi"/>
                <w:noProof/>
                <w:color w:val="000000"/>
                <w:sz w:val="18"/>
                <w:szCs w:val="18"/>
              </w:rPr>
              <w:t>8</w:t>
            </w:r>
            <w:r>
              <w:rPr>
                <w:rFonts w:cstheme="minorHAnsi"/>
                <w:noProof/>
                <w:color w:val="000000"/>
                <w:sz w:val="18"/>
                <w:szCs w:val="18"/>
              </w:rPr>
              <w:t>.0</w:t>
            </w:r>
            <w:r w:rsidR="00170204">
              <w:rPr>
                <w:rFonts w:cstheme="minorHAnsi"/>
                <w:noProof/>
                <w:color w:val="000000"/>
                <w:sz w:val="18"/>
                <w:szCs w:val="18"/>
              </w:rPr>
              <w:t>7</w:t>
            </w:r>
            <w:r>
              <w:rPr>
                <w:rFonts w:cstheme="minorHAnsi"/>
                <w:noProof/>
                <w:color w:val="000000"/>
                <w:sz w:val="18"/>
                <w:szCs w:val="18"/>
              </w:rPr>
              <w:t>.2025).</w:t>
            </w:r>
          </w:p>
        </w:tc>
      </w:tr>
    </w:tbl>
    <w:p w14:paraId="7678A7DF" w14:textId="77777777" w:rsidR="0052747B" w:rsidRPr="00C05CF9" w:rsidRDefault="0052747B" w:rsidP="00EC04ED">
      <w:pPr>
        <w:spacing w:after="0" w:line="240" w:lineRule="auto"/>
        <w:rPr>
          <w:sz w:val="2"/>
          <w:szCs w:val="2"/>
        </w:rPr>
      </w:pPr>
    </w:p>
    <w:p w14:paraId="0EB1FAFA" w14:textId="77777777" w:rsidR="0052747B" w:rsidRPr="00C05CF9" w:rsidRDefault="0052747B" w:rsidP="00EC04ED">
      <w:pPr>
        <w:spacing w:after="0" w:line="240" w:lineRule="auto"/>
        <w:rPr>
          <w:sz w:val="2"/>
          <w:szCs w:val="2"/>
        </w:rPr>
      </w:pPr>
    </w:p>
    <w:sectPr w:rsidR="0052747B" w:rsidRPr="00C05CF9" w:rsidSect="00A92203">
      <w:headerReference w:type="default" r:id="rId16"/>
      <w:headerReference w:type="first" r:id="rId17"/>
      <w:footerReference w:type="first" r:id="rId18"/>
      <w:pgSz w:w="16838" w:h="11906" w:orient="landscape" w:code="9"/>
      <w:pgMar w:top="1418" w:right="1871" w:bottom="851" w:left="1134" w:header="680"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400FA" w14:textId="77777777" w:rsidR="00CB76A2" w:rsidRDefault="00CB76A2" w:rsidP="00957DBB">
      <w:pPr>
        <w:spacing w:line="240" w:lineRule="auto"/>
      </w:pPr>
      <w:r>
        <w:separator/>
      </w:r>
    </w:p>
  </w:endnote>
  <w:endnote w:type="continuationSeparator" w:id="0">
    <w:p w14:paraId="3C4410B0" w14:textId="77777777" w:rsidR="00CB76A2" w:rsidRDefault="00CB76A2" w:rsidP="00957DBB">
      <w:pPr>
        <w:spacing w:line="240" w:lineRule="auto"/>
      </w:pPr>
      <w:r>
        <w:continuationSeparator/>
      </w:r>
    </w:p>
  </w:endnote>
  <w:endnote w:type="continuationNotice" w:id="1">
    <w:p w14:paraId="494F806E" w14:textId="77777777" w:rsidR="00CB76A2" w:rsidRDefault="00CB76A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89FF4" w14:textId="1543A0C3" w:rsidR="00617123" w:rsidRPr="00542C93" w:rsidRDefault="00C408B6" w:rsidP="00F40AD5">
    <w:pPr>
      <w:pStyle w:val="Fuzeile"/>
    </w:pPr>
    <w:r>
      <w:t xml:space="preserve">Version: </w:t>
    </w:r>
    <w:r>
      <w:fldChar w:fldCharType="begin"/>
    </w:r>
    <w:r>
      <w:instrText xml:space="preserve"> REF  Versionsnummer </w:instrText>
    </w:r>
    <w:r>
      <w:fldChar w:fldCharType="separate"/>
    </w:r>
    <w:sdt>
      <w:sdtPr>
        <w:id w:val="-147986684"/>
        <w:placeholder>
          <w:docPart w:val="EA208E1C73084D2D9B20A4B27B16A704"/>
        </w:placeholder>
        <w15:color w:val="C20000"/>
        <w15:appearance w15:val="hidden"/>
        <w:text/>
      </w:sdtPr>
      <w:sdtContent>
        <w:r w:rsidR="0089535B">
          <w:t>1</w:t>
        </w:r>
        <w:r w:rsidR="0089535B" w:rsidRPr="00814040">
          <w:t>.</w:t>
        </w:r>
        <w:r w:rsidR="0089535B">
          <w:t>2</w:t>
        </w:r>
      </w:sdtContent>
    </w:sdt>
    <w:r>
      <w:fldChar w:fldCharType="end"/>
    </w:r>
    <w:r w:rsidR="00617123" w:rsidRPr="00D867F8">
      <w:rPr>
        <w:color w:val="FFFFFF" w:themeColor="background1"/>
      </w:rPr>
      <mc:AlternateContent>
        <mc:Choice Requires="wps">
          <w:drawing>
            <wp:anchor distT="45720" distB="45720" distL="114300" distR="114300" simplePos="0" relativeHeight="251658243" behindDoc="0" locked="1" layoutInCell="1" allowOverlap="1" wp14:anchorId="03944219" wp14:editId="61D25EA5">
              <wp:simplePos x="0" y="0"/>
              <wp:positionH relativeFrom="rightMargin">
                <wp:posOffset>-720090</wp:posOffset>
              </wp:positionH>
              <wp:positionV relativeFrom="paragraph">
                <wp:posOffset>0</wp:posOffset>
              </wp:positionV>
              <wp:extent cx="720000" cy="144000"/>
              <wp:effectExtent l="0" t="0" r="4445" b="8890"/>
              <wp:wrapSquare wrapText="bothSides"/>
              <wp:docPr id="11" name="Textfeld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74EEB911" w14:textId="1A32C019" w:rsidR="00617123" w:rsidRDefault="00617123" w:rsidP="00542C93">
                          <w:pPr>
                            <w:pStyle w:val="Fuzeile"/>
                            <w:jc w:val="right"/>
                          </w:pPr>
                          <w:r>
                            <w:t xml:space="preserve">Seite </w:t>
                          </w:r>
                          <w:r>
                            <w:fldChar w:fldCharType="begin"/>
                          </w:r>
                          <w:r>
                            <w:instrText xml:space="preserve"> PAGE   \* MERGEFORMAT </w:instrText>
                          </w:r>
                          <w:r>
                            <w:fldChar w:fldCharType="separate"/>
                          </w:r>
                          <w:r w:rsidR="007F7533">
                            <w:t>10</w:t>
                          </w:r>
                          <w:r>
                            <w:fldChar w:fldCharType="end"/>
                          </w:r>
                          <w:r>
                            <w:t xml:space="preserve"> von </w:t>
                          </w:r>
                          <w:fldSimple w:instr=" NUMPAGES   \* MERGEFORMAT ">
                            <w:r w:rsidR="007F7533">
                              <w:t>16</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944219" id="_x0000_t202" coordsize="21600,21600" o:spt="202" path="m,l,21600r21600,l21600,xe">
              <v:stroke joinstyle="miter"/>
              <v:path gradientshapeok="t" o:connecttype="rect"/>
            </v:shapetype>
            <v:shape id="Textfeld 11" o:spid="_x0000_s1026" type="#_x0000_t202" style="position:absolute;margin-left:-56.7pt;margin-top:0;width:56.7pt;height:11.35pt;z-index:251658243;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" filled="f" stroked="f">
              <v:textbox inset="0,0,0,0">
                <w:txbxContent>
                  <w:p w14:paraId="74EEB911" w14:textId="1A32C019" w:rsidR="00617123" w:rsidRDefault="00617123" w:rsidP="00542C93">
                    <w:pPr>
                      <w:pStyle w:val="Fuzeile"/>
                      <w:jc w:val="right"/>
                    </w:pPr>
                    <w:r>
                      <w:t xml:space="preserve">Seite </w:t>
                    </w:r>
                    <w:r>
                      <w:fldChar w:fldCharType="begin"/>
                    </w:r>
                    <w:r>
                      <w:instrText xml:space="preserve"> PAGE   \* MERGEFORMAT </w:instrText>
                    </w:r>
                    <w:r>
                      <w:fldChar w:fldCharType="separate"/>
                    </w:r>
                    <w:r w:rsidR="007F7533">
                      <w:t>10</w:t>
                    </w:r>
                    <w:r>
                      <w:fldChar w:fldCharType="end"/>
                    </w:r>
                    <w:r>
                      <w:t xml:space="preserve"> von </w:t>
                    </w:r>
                    <w:fldSimple w:instr=" NUMPAGES   \* MERGEFORMAT ">
                      <w:r w:rsidR="007F7533">
                        <w:t>16</w:t>
                      </w:r>
                    </w:fldSimple>
                  </w:p>
                </w:txbxContent>
              </v:textbox>
              <w10:wrap type="square" anchorx="margin"/>
              <w10:anchorlock/>
            </v:shape>
          </w:pict>
        </mc:Fallback>
      </mc:AlternateContent>
    </w:r>
    <w:r w:rsidR="00617123" w:rsidRPr="00D867F8">
      <w:rPr>
        <w:color w:val="FFFFFF" w:themeColor="background1"/>
      </w:rPr>
      <mc:AlternateContent>
        <mc:Choice Requires="wps">
          <w:drawing>
            <wp:anchor distT="0" distB="0" distL="0" distR="0" simplePos="0" relativeHeight="251658247" behindDoc="1" locked="0" layoutInCell="1" allowOverlap="1" wp14:anchorId="6229A721" wp14:editId="5E85D98C">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12" name="Gerader Verbinder 12"/>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492D253" id="Gerader Verbinder 12" o:spid="_x0000_s1026" style="position:absolute;z-index:-251658233;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" strokecolor="#b80000 [3044]" strokeweight="1pt">
              <w10:wrap type="tight"/>
            </v:line>
          </w:pict>
        </mc:Fallback>
      </mc:AlternateContent>
    </w:r>
    <w:r w:rsidR="00617123" w:rsidRPr="00D867F8">
      <w:rPr>
        <w:color w:val="FFFFFF" w:themeColor="background1"/>
      </w:rPr>
      <mc:AlternateContent>
        <mc:Choice Requires="wps">
          <w:drawing>
            <wp:anchor distT="45720" distB="45720" distL="114300" distR="114300" simplePos="0" relativeHeight="251658255" behindDoc="0" locked="1" layoutInCell="1" allowOverlap="1" wp14:anchorId="03EC305A" wp14:editId="4FF7C87E">
              <wp:simplePos x="0" y="0"/>
              <wp:positionH relativeFrom="margin">
                <wp:align>center</wp:align>
              </wp:positionH>
              <wp:positionV relativeFrom="paragraph">
                <wp:posOffset>0</wp:posOffset>
              </wp:positionV>
              <wp:extent cx="1080000" cy="144000"/>
              <wp:effectExtent l="0" t="0" r="6350" b="8890"/>
              <wp:wrapNone/>
              <wp:docPr id="13" name="Textfeld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sdt>
                          <w:sdtPr>
                            <w:alias w:val="Datum-Fußzeile"/>
                            <w:tag w:val="Datum-Fußzeile"/>
                            <w:id w:val="-1525168743"/>
                            <w:placeholder>
                              <w:docPart w:val="B5966A49F6EE4CA1AB410B7455C3E24F"/>
                            </w:placeholder>
                            <w:date w:fullDate="2025-07-18T00:00:00Z">
                              <w:dateFormat w:val="dd.MM.yyyy"/>
                              <w:lid w:val="de-DE"/>
                              <w:storeMappedDataAs w:val="dateTime"/>
                              <w:calendar w:val="gregorian"/>
                            </w:date>
                          </w:sdtPr>
                          <w:sdtContent>
                            <w:p w14:paraId="763562E5" w14:textId="79357250" w:rsidR="003725A4" w:rsidRPr="009F0FEA" w:rsidRDefault="002C12A2" w:rsidP="003725A4">
                              <w:pPr>
                                <w:pStyle w:val="Fuzeile"/>
                                <w:jc w:val="center"/>
                              </w:pPr>
                              <w:r>
                                <w:t>18.07.2025</w:t>
                              </w:r>
                            </w:p>
                          </w:sdtContent>
                        </w:sdt>
                        <w:p w14:paraId="1D6E5183" w14:textId="55B75B46" w:rsidR="00617123" w:rsidRPr="009F0FEA" w:rsidRDefault="00617123" w:rsidP="00542C93">
                          <w:pPr>
                            <w:pStyle w:val="Fuzeile"/>
                            <w:jc w:val="cente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3EC305A" id="Textfeld 13" o:spid="_x0000_s1027" type="#_x0000_t202" style="position:absolute;margin-left:0;margin-top:0;width:85.05pt;height:11.35pt;z-index:251658255;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" filled="f" stroked="f">
              <v:textbox inset="0,0,0,0">
                <w:txbxContent>
                  <w:sdt>
                    <w:sdtPr>
                      <w:alias w:val="Datum-Fußzeile"/>
                      <w:tag w:val="Datum-Fußzeile"/>
                      <w:id w:val="-1525168743"/>
                      <w:placeholder>
                        <w:docPart w:val="B5966A49F6EE4CA1AB410B7455C3E24F"/>
                      </w:placeholder>
                      <w:date w:fullDate="2025-07-18T00:00:00Z">
                        <w:dateFormat w:val="dd.MM.yyyy"/>
                        <w:lid w:val="de-DE"/>
                        <w:storeMappedDataAs w:val="dateTime"/>
                        <w:calendar w:val="gregorian"/>
                      </w:date>
                    </w:sdtPr>
                    <w:sdtContent>
                      <w:p w14:paraId="763562E5" w14:textId="79357250" w:rsidR="003725A4" w:rsidRPr="009F0FEA" w:rsidRDefault="002C12A2" w:rsidP="003725A4">
                        <w:pPr>
                          <w:pStyle w:val="Fuzeile"/>
                          <w:jc w:val="center"/>
                        </w:pPr>
                        <w:r>
                          <w:t>18.07.2025</w:t>
                        </w:r>
                      </w:p>
                    </w:sdtContent>
                  </w:sdt>
                  <w:p w14:paraId="1D6E5183" w14:textId="55B75B46" w:rsidR="00617123" w:rsidRPr="009F0FEA" w:rsidRDefault="00617123" w:rsidP="00542C93">
                    <w:pPr>
                      <w:pStyle w:val="Fuzeile"/>
                      <w:jc w:val="center"/>
                    </w:pPr>
                  </w:p>
                </w:txbxContent>
              </v:textbox>
              <w10:wrap anchorx="margin"/>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434A9" w14:textId="63874EDE" w:rsidR="00617123" w:rsidRPr="00A555D7" w:rsidRDefault="00617123" w:rsidP="00A555D7">
    <w:pPr>
      <w:pStyle w:val="Fuzeile"/>
    </w:pPr>
    <w:r>
      <w:rPr>
        <w:color w:val="FFFFFF" w:themeColor="background1"/>
      </w:rPr>
      <mc:AlternateContent>
        <mc:Choice Requires="wps">
          <w:drawing>
            <wp:anchor distT="0" distB="0" distL="114300" distR="114300" simplePos="0" relativeHeight="251658257" behindDoc="0" locked="0" layoutInCell="0" allowOverlap="1" wp14:anchorId="58E97D2E" wp14:editId="70A5276E">
              <wp:simplePos x="0" y="0"/>
              <wp:positionH relativeFrom="page">
                <wp:align>left</wp:align>
              </wp:positionH>
              <wp:positionV relativeFrom="page">
                <wp:align>bottom</wp:align>
              </wp:positionV>
              <wp:extent cx="7772400" cy="442595"/>
              <wp:effectExtent l="0" t="0" r="0" b="14605"/>
              <wp:wrapNone/>
              <wp:docPr id="23" name="Textfeld 23" descr="{&quot;HashCode&quot;:479607474,&quot;Height&quot;:9999999.0,&quot;Width&quot;:9999999.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3598190" w14:textId="69D1F467" w:rsidR="00617123" w:rsidRPr="001C5122" w:rsidRDefault="00617123" w:rsidP="001C5122">
                          <w:pPr>
                            <w:spacing w:after="0"/>
                            <w:rPr>
                              <w:rFonts w:ascii="Arial" w:hAnsi="Arial" w:cs="Arial"/>
                              <w:color w:val="737373"/>
                              <w:sz w:val="12"/>
                            </w:rPr>
                          </w:pP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anchor>
          </w:drawing>
        </mc:Choice>
        <mc:Fallback>
          <w:pict>
            <v:shapetype w14:anchorId="58E97D2E" id="_x0000_t202" coordsize="21600,21600" o:spt="202" path="m,l,21600r21600,l21600,xe">
              <v:stroke joinstyle="miter"/>
              <v:path gradientshapeok="t" o:connecttype="rect"/>
            </v:shapetype>
            <v:shape id="Textfeld 23" o:spid="_x0000_s1029" type="#_x0000_t202" alt="{&quot;HashCode&quot;:479607474,&quot;Height&quot;:9999999.0,&quot;Width&quot;:9999999.0,&quot;Placement&quot;:&quot;Footer&quot;,&quot;Index&quot;:&quot;FirstPage&quot;,&quot;Section&quot;:1,&quot;Top&quot;:0.0,&quot;Left&quot;:0.0}" style="position:absolute;margin-left:0;margin-top:0;width:612pt;height:34.85pt;z-index:251658257;visibility:visible;mso-wrap-style:square;mso-wrap-distance-left:9pt;mso-wrap-distance-top:0;mso-wrap-distance-right:9pt;mso-wrap-distance-bottom:0;mso-position-horizontal:left;mso-position-horizontal-relative:page;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" o:allowincell="f" filled="f" stroked="f" strokeweight=".5pt">
              <v:textbox inset="20pt,0,,0">
                <w:txbxContent>
                  <w:p w14:paraId="53598190" w14:textId="69D1F467" w:rsidR="00617123" w:rsidRPr="001C5122" w:rsidRDefault="00617123" w:rsidP="001C5122">
                    <w:pPr>
                      <w:spacing w:after="0"/>
                      <w:rPr>
                        <w:rFonts w:ascii="Arial" w:hAnsi="Arial" w:cs="Arial"/>
                        <w:color w:val="737373"/>
                        <w:sz w:val="12"/>
                      </w:rPr>
                    </w:pPr>
                  </w:p>
                </w:txbxContent>
              </v:textbox>
              <w10:wrap anchorx="page" anchory="page"/>
            </v:shape>
          </w:pict>
        </mc:Fallback>
      </mc:AlternateContent>
    </w:r>
    <w:r w:rsidRPr="00D867F8">
      <w:rPr>
        <w:color w:val="FFFFFF" w:themeColor="background1"/>
      </w:rPr>
      <mc:AlternateContent>
        <mc:Choice Requires="wps">
          <w:drawing>
            <wp:anchor distT="0" distB="0" distL="0" distR="0" simplePos="0" relativeHeight="251658242" behindDoc="1" locked="0" layoutInCell="1" allowOverlap="1" wp14:anchorId="0B016B19" wp14:editId="0AE6A37F">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15" name="Gerader Verbinder 15"/>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2424198" id="Gerader Verbinder 15" o:spid="_x0000_s1026" style="position:absolute;z-index:-251658238;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" strokecolor="#b80000 [3044]" strokeweight="1pt">
              <w10:wrap type="tight"/>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30C04" w14:textId="6BAAB7C4" w:rsidR="00617123" w:rsidRPr="00A555D7" w:rsidRDefault="00617123" w:rsidP="00A555D7">
    <w:pPr>
      <w:pStyle w:val="Fuzeile"/>
    </w:pPr>
    <w:r>
      <mc:AlternateContent>
        <mc:Choice Requires="wps">
          <w:drawing>
            <wp:anchor distT="0" distB="0" distL="114300" distR="114300" simplePos="0" relativeHeight="251658252" behindDoc="0" locked="0" layoutInCell="0" allowOverlap="1" wp14:anchorId="0F58B9BD" wp14:editId="36EBF404">
              <wp:simplePos x="0" y="9424988"/>
              <wp:positionH relativeFrom="page">
                <wp:align>left</wp:align>
              </wp:positionH>
              <wp:positionV relativeFrom="page">
                <wp:align>bottom</wp:align>
              </wp:positionV>
              <wp:extent cx="7772400" cy="442595"/>
              <wp:effectExtent l="0" t="0" r="0" b="14605"/>
              <wp:wrapNone/>
              <wp:docPr id="25" name="Textfeld 25" descr="{&quot;HashCode&quot;:479607474,&quot;Height&quot;:9999999.0,&quot;Width&quot;:9999999.0,&quot;Placement&quot;:&quot;Footer&quot;,&quot;Index&quot;:&quot;FirstPage&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190911E" w14:textId="658DCD4A" w:rsidR="00617123" w:rsidRPr="001C5122" w:rsidRDefault="00617123" w:rsidP="001C5122">
                          <w:pPr>
                            <w:spacing w:after="0"/>
                            <w:rPr>
                              <w:rFonts w:ascii="Arial" w:hAnsi="Arial" w:cs="Arial"/>
                              <w:color w:val="737373"/>
                              <w:sz w:val="12"/>
                            </w:rPr>
                          </w:pPr>
                          <w:proofErr w:type="spellStart"/>
                          <w:r w:rsidRPr="001C5122">
                            <w:rPr>
                              <w:rFonts w:ascii="Arial" w:hAnsi="Arial" w:cs="Arial"/>
                              <w:color w:val="737373"/>
                              <w:sz w:val="12"/>
                            </w:rPr>
                            <w:t>Confidentiality</w:t>
                          </w:r>
                          <w:proofErr w:type="spellEnd"/>
                          <w:r w:rsidRPr="001C5122">
                            <w:rPr>
                              <w:rFonts w:ascii="Arial" w:hAnsi="Arial" w:cs="Arial"/>
                              <w:color w:val="737373"/>
                              <w:sz w:val="12"/>
                            </w:rPr>
                            <w:t>: C2 - Internal</w:t>
                          </w: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anchor>
          </w:drawing>
        </mc:Choice>
        <mc:Fallback>
          <w:pict>
            <v:shapetype w14:anchorId="0F58B9BD" id="_x0000_t202" coordsize="21600,21600" o:spt="202" path="m,l,21600r21600,l21600,xe">
              <v:stroke joinstyle="miter"/>
              <v:path gradientshapeok="t" o:connecttype="rect"/>
            </v:shapetype>
            <v:shape id="Textfeld 25" o:spid="_x0000_s1030" type="#_x0000_t202" alt="{&quot;HashCode&quot;:479607474,&quot;Height&quot;:9999999.0,&quot;Width&quot;:9999999.0,&quot;Placement&quot;:&quot;Footer&quot;,&quot;Index&quot;:&quot;FirstPage&quot;,&quot;Section&quot;:2,&quot;Top&quot;:0.0,&quot;Left&quot;:0.0}" style="position:absolute;margin-left:0;margin-top:0;width:612pt;height:34.85pt;z-index:251658252;visibility:visible;mso-wrap-style:square;mso-wrap-distance-left:9pt;mso-wrap-distance-top:0;mso-wrap-distance-right:9pt;mso-wrap-distance-bottom:0;mso-position-horizontal:left;mso-position-horizontal-relative:page;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" o:allowincell="f" filled="f" stroked="f" strokeweight=".5pt">
              <v:textbox inset="20pt,0,,0">
                <w:txbxContent>
                  <w:p w14:paraId="4190911E" w14:textId="658DCD4A" w:rsidR="00617123" w:rsidRPr="001C5122" w:rsidRDefault="00617123" w:rsidP="001C5122">
                    <w:pPr>
                      <w:spacing w:after="0"/>
                      <w:rPr>
                        <w:rFonts w:ascii="Arial" w:hAnsi="Arial" w:cs="Arial"/>
                        <w:color w:val="737373"/>
                        <w:sz w:val="12"/>
                      </w:rPr>
                    </w:pPr>
                    <w:proofErr w:type="spellStart"/>
                    <w:r w:rsidRPr="001C5122">
                      <w:rPr>
                        <w:rFonts w:ascii="Arial" w:hAnsi="Arial" w:cs="Arial"/>
                        <w:color w:val="737373"/>
                        <w:sz w:val="12"/>
                      </w:rPr>
                      <w:t>Confidentiality</w:t>
                    </w:r>
                    <w:proofErr w:type="spellEnd"/>
                    <w:r w:rsidRPr="001C5122">
                      <w:rPr>
                        <w:rFonts w:ascii="Arial" w:hAnsi="Arial" w:cs="Arial"/>
                        <w:color w:val="737373"/>
                        <w:sz w:val="12"/>
                      </w:rPr>
                      <w:t>: C2 - Internal</w:t>
                    </w:r>
                  </w:p>
                </w:txbxContent>
              </v:textbox>
              <w10:wrap anchorx="page" anchory="page"/>
            </v:shape>
          </w:pict>
        </mc:Fallback>
      </mc:AlternateContent>
    </w:r>
    <w:r>
      <mc:AlternateContent>
        <mc:Choice Requires="wps">
          <w:drawing>
            <wp:anchor distT="45720" distB="45720" distL="114300" distR="114300" simplePos="0" relativeHeight="251658251" behindDoc="0" locked="0" layoutInCell="1" allowOverlap="1" wp14:anchorId="69328FDD" wp14:editId="14FCFEF2">
              <wp:simplePos x="0" y="0"/>
              <wp:positionH relativeFrom="page">
                <wp:posOffset>882015</wp:posOffset>
              </wp:positionH>
              <wp:positionV relativeFrom="paragraph">
                <wp:posOffset>11430</wp:posOffset>
              </wp:positionV>
              <wp:extent cx="1440000" cy="144000"/>
              <wp:effectExtent l="0" t="0" r="8255" b="0"/>
              <wp:wrapSquare wrapText="bothSides"/>
              <wp:docPr id="217" name="Textfeld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
                      </a:xfrm>
                      <a:prstGeom prst="rect">
                        <a:avLst/>
                      </a:prstGeom>
                      <a:noFill/>
                      <a:ln w="9525">
                        <a:noFill/>
                        <a:miter lim="800000"/>
                        <a:headEnd/>
                        <a:tailEnd/>
                      </a:ln>
                    </wps:spPr>
                    <wps:txbx>
                      <w:txbxContent>
                        <w:p w14:paraId="26644676" w14:textId="10B43433" w:rsidR="00617123" w:rsidRDefault="00617123" w:rsidP="00F40AD5">
                          <w:pPr>
                            <w:pStyle w:val="Fuzeile"/>
                          </w:pPr>
                          <w:r>
                            <w:t xml:space="preserve">Version: </w:t>
                          </w:r>
                          <w:r>
                            <w:fldChar w:fldCharType="begin"/>
                          </w:r>
                          <w:r>
                            <w:instrText xml:space="preserve"> REF  Versionsnummer </w:instrText>
                          </w:r>
                          <w:r>
                            <w:fldChar w:fldCharType="separate"/>
                          </w:r>
                          <w:sdt>
                            <w:sdtPr>
                              <w:id w:val="-2017450796"/>
                              <w15:color w:val="C20000"/>
                              <w15:appearance w15:val="hidden"/>
                              <w:text/>
                            </w:sdtPr>
                            <w:sdtContent>
                              <w:r w:rsidR="0089535B">
                                <w:t>1</w:t>
                              </w:r>
                              <w:r w:rsidR="0089535B" w:rsidRPr="00814040">
                                <w:t>.</w:t>
                              </w:r>
                              <w:r w:rsidR="0089535B">
                                <w:t>2</w:t>
                              </w:r>
                            </w:sdtContent>
                          </w:sdt>
                          <w:r>
                            <w:fldChar w:fldCharType="end"/>
                          </w:r>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 w14:anchorId="69328FDD" id="Textfeld 217" o:spid="_x0000_s1031" type="#_x0000_t202" style="position:absolute;margin-left:69.45pt;margin-top:.9pt;width:113.4pt;height:11.35pt;z-index:251658251;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" filled="f" stroked="f">
              <v:textbox style="mso-fit-shape-to-text:t" inset="0,0,0,0">
                <w:txbxContent>
                  <w:p w14:paraId="26644676" w14:textId="10B43433" w:rsidR="00617123" w:rsidRDefault="00617123" w:rsidP="00F40AD5">
                    <w:pPr>
                      <w:pStyle w:val="Fuzeile"/>
                    </w:pPr>
                    <w:r>
                      <w:t xml:space="preserve">Version: </w:t>
                    </w:r>
                    <w:r>
                      <w:fldChar w:fldCharType="begin"/>
                    </w:r>
                    <w:r>
                      <w:instrText xml:space="preserve"> REF  Versionsnummer </w:instrText>
                    </w:r>
                    <w:r>
                      <w:fldChar w:fldCharType="separate"/>
                    </w:r>
                    <w:sdt>
                      <w:sdtPr>
                        <w:id w:val="-2017450796"/>
                        <w15:color w:val="C20000"/>
                        <w15:appearance w15:val="hidden"/>
                        <w:text/>
                      </w:sdtPr>
                      <w:sdtContent>
                        <w:r w:rsidR="0089535B">
                          <w:t>1</w:t>
                        </w:r>
                        <w:r w:rsidR="0089535B" w:rsidRPr="00814040">
                          <w:t>.</w:t>
                        </w:r>
                        <w:r w:rsidR="0089535B">
                          <w:t>2</w:t>
                        </w:r>
                      </w:sdtContent>
                    </w:sdt>
                    <w:r>
                      <w:fldChar w:fldCharType="end"/>
                    </w:r>
                  </w:p>
                </w:txbxContent>
              </v:textbox>
              <w10:wrap type="square" anchorx="page"/>
            </v:shape>
          </w:pict>
        </mc:Fallback>
      </mc:AlternateContent>
    </w:r>
    <w:r w:rsidRPr="00D867F8">
      <w:rPr>
        <w:color w:val="FFFFFF" w:themeColor="background1"/>
      </w:rPr>
      <mc:AlternateContent>
        <mc:Choice Requires="wps">
          <w:drawing>
            <wp:anchor distT="45720" distB="45720" distL="114300" distR="114300" simplePos="0" relativeHeight="251658245" behindDoc="0" locked="1" layoutInCell="1" allowOverlap="1" wp14:anchorId="6C864906" wp14:editId="48CD33F3">
              <wp:simplePos x="0" y="0"/>
              <wp:positionH relativeFrom="rightMargin">
                <wp:posOffset>-720090</wp:posOffset>
              </wp:positionH>
              <wp:positionV relativeFrom="paragraph">
                <wp:posOffset>0</wp:posOffset>
              </wp:positionV>
              <wp:extent cx="720000" cy="144000"/>
              <wp:effectExtent l="0" t="0" r="4445" b="8890"/>
              <wp:wrapSquare wrapText="bothSides"/>
              <wp:docPr id="22" name="Textfeld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5E6ECDC2" w14:textId="77777777" w:rsidR="00617123" w:rsidRDefault="00617123" w:rsidP="00A555D7">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C864906" id="Textfeld 22" o:spid="_x0000_s1032" type="#_x0000_t202" style="position:absolute;margin-left:-56.7pt;margin-top:0;width:56.7pt;height:11.35pt;z-index:251658245;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" filled="f" stroked="f">
              <v:textbox inset="0,0,0,0">
                <w:txbxContent>
                  <w:p w14:paraId="5E6ECDC2" w14:textId="77777777" w:rsidR="00617123" w:rsidRDefault="00617123" w:rsidP="00A555D7">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v:textbox>
              <w10:wrap type="square" anchorx="margin"/>
              <w10:anchorlock/>
            </v:shape>
          </w:pict>
        </mc:Fallback>
      </mc:AlternateContent>
    </w:r>
    <w:r w:rsidRPr="00D867F8">
      <w:rPr>
        <w:color w:val="FFFFFF" w:themeColor="background1"/>
      </w:rPr>
      <mc:AlternateContent>
        <mc:Choice Requires="wps">
          <w:drawing>
            <wp:anchor distT="0" distB="0" distL="0" distR="0" simplePos="0" relativeHeight="251658246" behindDoc="1" locked="0" layoutInCell="1" allowOverlap="1" wp14:anchorId="4F868196" wp14:editId="034EC74D">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21" name="Gerader Verbinder 21"/>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52D1171" id="Gerader Verbinder 21" o:spid="_x0000_s1026" style="position:absolute;z-index:-251658234;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" strokecolor="#b80000 [3044]" strokeweight="1pt">
              <w10:wrap type="tight"/>
            </v:line>
          </w:pict>
        </mc:Fallback>
      </mc:AlternateContent>
    </w:r>
    <w:r w:rsidRPr="00D867F8">
      <w:rPr>
        <w:color w:val="FFFFFF" w:themeColor="background1"/>
      </w:rPr>
      <mc:AlternateContent>
        <mc:Choice Requires="wps">
          <w:drawing>
            <wp:anchor distT="45720" distB="45720" distL="114300" distR="114300" simplePos="0" relativeHeight="251658249" behindDoc="0" locked="1" layoutInCell="1" allowOverlap="1" wp14:anchorId="3416C658" wp14:editId="0040762C">
              <wp:simplePos x="0" y="0"/>
              <wp:positionH relativeFrom="margin">
                <wp:align>center</wp:align>
              </wp:positionH>
              <wp:positionV relativeFrom="paragraph">
                <wp:posOffset>0</wp:posOffset>
              </wp:positionV>
              <wp:extent cx="1079500" cy="143510"/>
              <wp:effectExtent l="0" t="0" r="6350" b="8890"/>
              <wp:wrapNone/>
              <wp:docPr id="8" name="Textfeld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p w14:paraId="1C1A7368" w14:textId="4F55E316" w:rsidR="00617123" w:rsidRPr="00F40AD5" w:rsidRDefault="00000000" w:rsidP="00F40AD5">
                          <w:pPr>
                            <w:pStyle w:val="Fuzeile"/>
                          </w:pPr>
                          <w:sdt>
                            <w:sdtPr>
                              <w:alias w:val="Publikationsdatum"/>
                              <w:tag w:val=""/>
                              <w:id w:val="-1366207704"/>
                              <w:dataBinding w:prefixMappings="xmlns:ns0='http://schemas.microsoft.com/office/2006/coverPageProps' " w:xpath="/ns0:CoverPageProperties[1]/ns0:PublishDate[1]" w:storeItemID="{55AF091B-3C7A-41E3-B477-F2FDAA23CFDA}"/>
                              <w15:color w:val="C20000"/>
                              <w:date w:fullDate="2025-04-01T00:00:00Z">
                                <w:dateFormat w:val="dd.MM.yyyy"/>
                                <w:lid w:val="de-DE"/>
                                <w:storeMappedDataAs w:val="dateTime"/>
                                <w:calendar w:val="gregorian"/>
                              </w:date>
                            </w:sdtPr>
                            <w:sdtContent>
                              <w:r w:rsidR="003A648F">
                                <w:t>01.04.2025</w:t>
                              </w:r>
                            </w:sdtContent>
                          </w:sdt>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416C658" id="Textfeld 8" o:spid="_x0000_s1033" type="#_x0000_t202" style="position:absolute;margin-left:0;margin-top:0;width:85pt;height:11.3pt;z-index:251658249;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" filled="f" stroked="f">
              <v:textbox inset="0,0,0,0">
                <w:txbxContent>
                  <w:p w14:paraId="1C1A7368" w14:textId="4F55E316" w:rsidR="00617123" w:rsidRPr="00F40AD5" w:rsidRDefault="00000000" w:rsidP="00F40AD5">
                    <w:pPr>
                      <w:pStyle w:val="Fuzeile"/>
                    </w:pPr>
                    <w:sdt>
                      <w:sdtPr>
                        <w:alias w:val="Publikationsdatum"/>
                        <w:tag w:val=""/>
                        <w:id w:val="-1366207704"/>
                        <w:dataBinding w:prefixMappings="xmlns:ns0='http://schemas.microsoft.com/office/2006/coverPageProps' " w:xpath="/ns0:CoverPageProperties[1]/ns0:PublishDate[1]" w:storeItemID="{55AF091B-3C7A-41E3-B477-F2FDAA23CFDA}"/>
                        <w15:color w:val="C20000"/>
                        <w:date w:fullDate="2025-04-01T00:00:00Z">
                          <w:dateFormat w:val="dd.MM.yyyy"/>
                          <w:lid w:val="de-DE"/>
                          <w:storeMappedDataAs w:val="dateTime"/>
                          <w:calendar w:val="gregorian"/>
                        </w:date>
                      </w:sdtPr>
                      <w:sdtContent>
                        <w:r w:rsidR="003A648F">
                          <w:t>01.04.2025</w:t>
                        </w:r>
                      </w:sdtContent>
                    </w:sdt>
                  </w:p>
                </w:txbxContent>
              </v:textbox>
              <w10:wrap anchorx="margin"/>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69240" w14:textId="77777777" w:rsidR="00CB76A2" w:rsidRDefault="00CB76A2" w:rsidP="00957DBB">
      <w:pPr>
        <w:spacing w:line="240" w:lineRule="auto"/>
      </w:pPr>
      <w:r>
        <w:separator/>
      </w:r>
    </w:p>
  </w:footnote>
  <w:footnote w:type="continuationSeparator" w:id="0">
    <w:p w14:paraId="1152CCD3" w14:textId="77777777" w:rsidR="00CB76A2" w:rsidRDefault="00CB76A2" w:rsidP="00957DBB">
      <w:pPr>
        <w:spacing w:line="240" w:lineRule="auto"/>
      </w:pPr>
      <w:r>
        <w:continuationSeparator/>
      </w:r>
    </w:p>
  </w:footnote>
  <w:footnote w:type="continuationNotice" w:id="1">
    <w:p w14:paraId="7F1AC0F5" w14:textId="77777777" w:rsidR="00CB76A2" w:rsidRDefault="00CB76A2">
      <w:pPr>
        <w:spacing w:after="0" w:line="240" w:lineRule="auto"/>
      </w:pPr>
    </w:p>
  </w:footnote>
  <w:footnote w:id="2">
    <w:p w14:paraId="0279944A" w14:textId="77777777" w:rsidR="008B7F76" w:rsidRDefault="008B7F76" w:rsidP="008B7F76">
      <w:pPr>
        <w:pStyle w:val="Funotentext"/>
        <w:tabs>
          <w:tab w:val="left" w:pos="284"/>
        </w:tabs>
        <w:spacing w:after="120" w:line="240" w:lineRule="auto"/>
        <w:ind w:left="249" w:hanging="249"/>
      </w:pPr>
      <w:r w:rsidRPr="00162BD7">
        <w:rPr>
          <w:rStyle w:val="Funotenzeichen"/>
          <w:sz w:val="18"/>
          <w:szCs w:val="18"/>
        </w:rPr>
        <w:footnoteRef/>
      </w:r>
      <w:r w:rsidRPr="00162BD7">
        <w:rPr>
          <w:sz w:val="18"/>
          <w:szCs w:val="18"/>
        </w:rPr>
        <w:tab/>
      </w:r>
      <w:r w:rsidRPr="006B38D3">
        <w:rPr>
          <w:sz w:val="18"/>
          <w:szCs w:val="18"/>
        </w:rPr>
        <w:t xml:space="preserve">Mit „Übertragungsweg“ </w:t>
      </w:r>
      <w:r w:rsidRPr="00162BD7">
        <w:rPr>
          <w:sz w:val="18"/>
          <w:szCs w:val="18"/>
        </w:rPr>
        <w:t>wird in</w:t>
      </w:r>
      <w:r w:rsidRPr="006B38D3">
        <w:rPr>
          <w:sz w:val="18"/>
          <w:szCs w:val="18"/>
        </w:rPr>
        <w:t xml:space="preserve"> diesem </w:t>
      </w:r>
      <w:proofErr w:type="gramStart"/>
      <w:r w:rsidRPr="006B38D3">
        <w:rPr>
          <w:sz w:val="18"/>
          <w:szCs w:val="18"/>
        </w:rPr>
        <w:t>Dokument</w:t>
      </w:r>
      <w:proofErr w:type="gramEnd"/>
      <w:r w:rsidRPr="006B38D3">
        <w:rPr>
          <w:sz w:val="18"/>
          <w:szCs w:val="18"/>
        </w:rPr>
        <w:t xml:space="preserve"> das bezeichnet, was auch als „Kommunikationskanal“, „Kommunikationsweg“ „Transportprotokoll“ oder „Übertragungsprotokoll“ bezeichnet wird.</w:t>
      </w:r>
    </w:p>
  </w:footnote>
  <w:footnote w:id="3">
    <w:p w14:paraId="0D3A9D1F" w14:textId="77777777" w:rsidR="008B7F76" w:rsidRPr="006B38D3" w:rsidRDefault="008B7F76" w:rsidP="008B7F76">
      <w:pPr>
        <w:pStyle w:val="Funotentext"/>
        <w:tabs>
          <w:tab w:val="left" w:pos="224"/>
        </w:tabs>
        <w:spacing w:after="120" w:line="240" w:lineRule="auto"/>
        <w:ind w:left="238" w:hanging="249"/>
        <w:rPr>
          <w:sz w:val="18"/>
          <w:szCs w:val="18"/>
        </w:rPr>
      </w:pPr>
      <w:r w:rsidRPr="006B38D3">
        <w:rPr>
          <w:rStyle w:val="Funotenzeichen"/>
          <w:sz w:val="18"/>
          <w:szCs w:val="18"/>
        </w:rPr>
        <w:footnoteRef/>
      </w:r>
      <w:r w:rsidRPr="006B38D3">
        <w:rPr>
          <w:sz w:val="18"/>
          <w:szCs w:val="18"/>
        </w:rPr>
        <w:tab/>
        <w:t xml:space="preserve">Vgl. </w:t>
      </w:r>
      <w:r w:rsidRPr="00843915">
        <w:rPr>
          <w:sz w:val="18"/>
          <w:szCs w:val="18"/>
        </w:rPr>
        <w:t>[BK6-21-282]</w:t>
      </w:r>
      <w:r>
        <w:rPr>
          <w:sz w:val="18"/>
          <w:szCs w:val="18"/>
        </w:rPr>
        <w:t xml:space="preserve"> und Fortentwicklung mit </w:t>
      </w:r>
      <w:r w:rsidRPr="00843915">
        <w:rPr>
          <w:sz w:val="18"/>
          <w:szCs w:val="18"/>
        </w:rPr>
        <w:t>[BK6-22-128]</w:t>
      </w:r>
      <w:r>
        <w:rPr>
          <w:sz w:val="18"/>
          <w:szCs w:val="18"/>
        </w:rPr>
        <w:t xml:space="preserve"> und </w:t>
      </w:r>
      <w:r w:rsidRPr="00843915">
        <w:rPr>
          <w:sz w:val="18"/>
          <w:szCs w:val="18"/>
        </w:rPr>
        <w:t>[BK6-22-024]</w:t>
      </w:r>
      <w:r>
        <w:rPr>
          <w:sz w:val="18"/>
          <w:szCs w:val="18"/>
        </w:rPr>
        <w:t>.</w:t>
      </w:r>
    </w:p>
  </w:footnote>
  <w:footnote w:id="4">
    <w:p w14:paraId="2EC40EEA" w14:textId="77777777" w:rsidR="000B656E" w:rsidDel="004878EC" w:rsidRDefault="000B656E" w:rsidP="000B656E">
      <w:pPr>
        <w:pStyle w:val="Funotentext"/>
        <w:tabs>
          <w:tab w:val="left" w:pos="284"/>
        </w:tabs>
        <w:spacing w:after="120" w:line="240" w:lineRule="auto"/>
        <w:ind w:left="249" w:hanging="249"/>
        <w:rPr>
          <w:del w:id="307" w:author="Edgar Jung" w:date="2026-06-21T14:22:00Z" w16du:dateUtc="2026-06-21T12:22:00Z"/>
        </w:rPr>
      </w:pPr>
      <w:del w:id="308" w:author="Edgar Jung" w:date="2026-06-21T14:22:00Z" w16du:dateUtc="2026-06-21T12:22:00Z">
        <w:r w:rsidRPr="00BC76E2" w:rsidDel="004878EC">
          <w:rPr>
            <w:rStyle w:val="Funotenzeichen"/>
            <w:sz w:val="18"/>
            <w:szCs w:val="18"/>
          </w:rPr>
          <w:footnoteRef/>
        </w:r>
        <w:r w:rsidRPr="00BC76E2" w:rsidDel="004878EC">
          <w:rPr>
            <w:rStyle w:val="Funotenzeichen"/>
            <w:sz w:val="18"/>
            <w:szCs w:val="18"/>
          </w:rPr>
          <w:delText xml:space="preserve"> </w:delText>
        </w:r>
        <w:r w:rsidRPr="00DB1E4D" w:rsidDel="004878EC">
          <w:rPr>
            <w:rStyle w:val="Funotenzeichen"/>
            <w:sz w:val="18"/>
            <w:szCs w:val="18"/>
            <w:vertAlign w:val="baseline"/>
          </w:rPr>
          <w:tab/>
          <w:delText>Alle für die fachliche Verarbeitung eines Requests erforderlichen Parameter müssen in der Signatur enthalten sein. Insbesondere bedeutet dies, dass alle weiteren http-Header rein informatorischen Charakter haben und keinen Einfluss auf die fachliche Verarbeitung eines Requests haben dürfen.</w:delText>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F8ABE" w14:textId="1A8325DD" w:rsidR="00617123" w:rsidRDefault="00000000" w:rsidP="00C36A6F">
    <w:pPr>
      <w:pStyle w:val="Kopfzeile"/>
      <w:spacing w:line="240" w:lineRule="auto"/>
    </w:pPr>
    <w:sdt>
      <w:sdtPr>
        <w:alias w:val="Dokumenttitel"/>
        <w:tag w:val=""/>
        <w:id w:val="720173153"/>
        <w:placeholder>
          <w:docPart w:val="751941D76F604A85BA90A0DFD2BC81C9"/>
        </w:placeholder>
        <w:dataBinding w:prefixMappings="xmlns:ns0='http://purl.org/dc/elements/1.1/' xmlns:ns1='http://schemas.openxmlformats.org/package/2006/metadata/core-properties' " w:xpath="/ns1:coreProperties[1]/ns0:title[1]" w:storeItemID="{6C3C8BC8-F283-45AE-878A-BAB7291924A1}"/>
        <w15:appearance w15:val="hidden"/>
        <w:text/>
      </w:sdtPr>
      <w:sdtContent>
        <w:r w:rsidR="005D3AF5">
          <w:t>Regelungen zum Übertragungsweg für API-Webdienste</w:t>
        </w:r>
      </w:sdtContent>
    </w:sdt>
    <w:r w:rsidR="00617123" w:rsidRPr="00217841">
      <w:rPr>
        <w:rStyle w:val="KopfzeileZchn"/>
        <w:noProof/>
      </w:rPr>
      <mc:AlternateContent>
        <mc:Choice Requires="wps">
          <w:drawing>
            <wp:anchor distT="0" distB="0" distL="114300" distR="114300" simplePos="0" relativeHeight="251658256" behindDoc="1" locked="1" layoutInCell="1" allowOverlap="1" wp14:anchorId="4DFD7D31" wp14:editId="2BB71165">
              <wp:simplePos x="0" y="0"/>
              <wp:positionH relativeFrom="page">
                <wp:posOffset>-3637915</wp:posOffset>
              </wp:positionH>
              <wp:positionV relativeFrom="page">
                <wp:posOffset>737235</wp:posOffset>
              </wp:positionV>
              <wp:extent cx="15120000" cy="0"/>
              <wp:effectExtent l="0" t="0" r="0" b="0"/>
              <wp:wrapNone/>
              <wp:docPr id="4" name="Gerader Verbinder 4"/>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80B5814" id="Gerader Verbinder 4" o:spid="_x0000_s1026" style="position:absolute;z-index:-25165822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6.45pt,58.05pt" to="904.1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" strokecolor="#c20000 [3204]" strokeweight="1pt">
              <w10:wrap anchorx="page" anchory="page"/>
              <w10:anchorlock/>
            </v:line>
          </w:pict>
        </mc:Fallback>
      </mc:AlternateContent>
    </w:r>
    <w:r w:rsidR="00617123" w:rsidRPr="00217841">
      <w:rPr>
        <w:rStyle w:val="KopfzeileZchn"/>
        <w:noProof/>
      </w:rPr>
      <mc:AlternateContent>
        <mc:Choice Requires="wpg">
          <w:drawing>
            <wp:anchor distT="0" distB="0" distL="114300" distR="114300" simplePos="0" relativeHeight="251658258" behindDoc="0" locked="1" layoutInCell="1" allowOverlap="1" wp14:anchorId="167E66D4" wp14:editId="2923190C">
              <wp:simplePos x="0" y="0"/>
              <wp:positionH relativeFrom="rightMargin">
                <wp:posOffset>-2218055</wp:posOffset>
              </wp:positionH>
              <wp:positionV relativeFrom="page">
                <wp:posOffset>269875</wp:posOffset>
              </wp:positionV>
              <wp:extent cx="2404800" cy="576000"/>
              <wp:effectExtent l="0" t="0" r="0" b="0"/>
              <wp:wrapNone/>
              <wp:docPr id="5" name="Gruppieren 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6" name="Rechteck 6"/>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 name="Grafik 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0C8260F" id="Gruppieren 5" o:spid="_x0000_s1026" style="position:absolute;margin-left:-174.65pt;margin-top:21.25pt;width:189.35pt;height:45.35pt;z-index:251658258;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">
              <o:lock v:ext="edit" aspectratio="t"/>
              <v:rect id="Rechteck 6"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7"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">
                <v:imagedata r:id="rId2" o:title=""/>
              </v:shape>
              <w10:wrap anchorx="margin" anchory="page"/>
              <w10:anchorlock/>
            </v:group>
          </w:pict>
        </mc:Fallback>
      </mc:AlternateContent>
    </w:r>
    <w:r w:rsidR="00617123">
      <w:rPr>
        <w:noProof/>
      </w:rPr>
      <mc:AlternateContent>
        <mc:Choice Requires="wps">
          <w:drawing>
            <wp:anchor distT="0" distB="0" distL="114300" distR="114300" simplePos="0" relativeHeight="251658241" behindDoc="1" locked="1" layoutInCell="1" allowOverlap="1" wp14:anchorId="2AA02A8E" wp14:editId="4284B488">
              <wp:simplePos x="0" y="0"/>
              <wp:positionH relativeFrom="margin">
                <wp:align>center</wp:align>
              </wp:positionH>
              <wp:positionV relativeFrom="page">
                <wp:posOffset>1800225</wp:posOffset>
              </wp:positionV>
              <wp:extent cx="2664000" cy="1627200"/>
              <wp:effectExtent l="0" t="0" r="0" b="0"/>
              <wp:wrapNone/>
              <wp:docPr id="9" name="Freihandform: Form 9"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CCAAAC" id="Freihandform: Form 9" o:spid="_x0000_s1026" style="position:absolute;margin-left:0;margin-top:141.75pt;width:209.75pt;height:128.15pt;z-index:-251658239;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387D4" w14:textId="66FD0E7C" w:rsidR="00617123" w:rsidRDefault="00D5657C">
    <w:pPr>
      <w:pStyle w:val="Kopfzeile"/>
    </w:pPr>
    <w:ins w:id="370" w:author="Hoffmann, Rene" w:date="2026-06-30T18:03:00Z" w16du:dateUtc="2026-06-30T16:03:00Z">
      <w:r w:rsidRPr="007072EE">
        <w:rPr>
          <w:b/>
          <w:noProof/>
          <w:color w:val="C20000"/>
          <w:w w:val="95"/>
        </w:rPr>
        <mc:AlternateContent>
          <mc:Choice Requires="wps">
            <w:drawing>
              <wp:anchor distT="45720" distB="45720" distL="114300" distR="114300" simplePos="0" relativeHeight="251660307" behindDoc="0" locked="0" layoutInCell="1" allowOverlap="1" wp14:anchorId="15219DD7" wp14:editId="58CEEDD7">
                <wp:simplePos x="0" y="0"/>
                <wp:positionH relativeFrom="margin">
                  <wp:posOffset>641350</wp:posOffset>
                </wp:positionH>
                <wp:positionV relativeFrom="paragraph">
                  <wp:posOffset>-138430</wp:posOffset>
                </wp:positionV>
                <wp:extent cx="2571115" cy="584835"/>
                <wp:effectExtent l="38100" t="133350" r="38735" b="120015"/>
                <wp:wrapSquare wrapText="bothSides"/>
                <wp:docPr id="71331544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315279">
                          <a:off x="0" y="0"/>
                          <a:ext cx="2571115" cy="584835"/>
                        </a:xfrm>
                        <a:prstGeom prst="rect">
                          <a:avLst/>
                        </a:prstGeom>
                        <a:solidFill>
                          <a:srgbClr val="FFFFFF"/>
                        </a:solidFill>
                        <a:ln w="9525">
                          <a:solidFill>
                            <a:srgbClr val="000000"/>
                          </a:solidFill>
                          <a:miter lim="800000"/>
                          <a:headEnd/>
                          <a:tailEnd/>
                        </a:ln>
                      </wps:spPr>
                      <wps:txbx>
                        <w:txbxContent>
                          <w:p w14:paraId="20E3D3BD" w14:textId="0B05C651" w:rsidR="00D5657C" w:rsidRPr="00D5657C" w:rsidRDefault="00D5657C" w:rsidP="00D5657C">
                            <w:pPr>
                              <w:rPr>
                                <w:lang w:val="en-US"/>
                              </w:rPr>
                            </w:pPr>
                            <w:proofErr w:type="spellStart"/>
                            <w:r>
                              <w:rPr>
                                <w:b/>
                                <w:bCs/>
                                <w:lang w:val="en-US"/>
                              </w:rPr>
                              <w:t>Entwurf</w:t>
                            </w:r>
                            <w:proofErr w:type="spellEnd"/>
                            <w:r>
                              <w:rPr>
                                <w:b/>
                                <w:bCs/>
                                <w:lang w:val="en-US"/>
                              </w:rPr>
                              <w:t xml:space="preserve"> </w:t>
                            </w:r>
                            <w:r w:rsidRPr="00D5657C">
                              <w:rPr>
                                <w:b/>
                                <w:bCs/>
                                <w:lang w:val="en-US"/>
                              </w:rPr>
                              <w:t>API-</w:t>
                            </w:r>
                            <w:proofErr w:type="spellStart"/>
                            <w:r w:rsidRPr="00D5657C">
                              <w:rPr>
                                <w:b/>
                                <w:bCs/>
                                <w:lang w:val="en-US"/>
                              </w:rPr>
                              <w:t>Signatur</w:t>
                            </w:r>
                            <w:proofErr w:type="spellEnd"/>
                            <w:r w:rsidRPr="00D5657C">
                              <w:rPr>
                                <w:b/>
                                <w:bCs/>
                                <w:lang w:val="en-US"/>
                              </w:rPr>
                              <w:t xml:space="preserve"> </w:t>
                            </w:r>
                            <w:proofErr w:type="spellStart"/>
                            <w:r w:rsidRPr="00D5657C">
                              <w:rPr>
                                <w:b/>
                                <w:bCs/>
                                <w:lang w:val="en-US"/>
                              </w:rPr>
                              <w:t>mit</w:t>
                            </w:r>
                            <w:proofErr w:type="spellEnd"/>
                            <w:r w:rsidRPr="00D5657C">
                              <w:rPr>
                                <w:b/>
                                <w:bCs/>
                                <w:lang w:val="en-US"/>
                              </w:rPr>
                              <w:t xml:space="preserve"> </w:t>
                            </w:r>
                            <w:r w:rsidRPr="00D5657C">
                              <w:rPr>
                                <w:b/>
                                <w:bCs/>
                                <w:lang w:val="en-US"/>
                              </w:rPr>
                              <w:br/>
                              <w:t>HTTP Header Signature (RFC 9421)</w:t>
                            </w:r>
                          </w:p>
                          <w:p w14:paraId="5F3EBC1F" w14:textId="77777777" w:rsidR="00D5657C" w:rsidRPr="00D5657C" w:rsidRDefault="00D5657C" w:rsidP="00D5657C">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219DD7" id="_x0000_t202" coordsize="21600,21600" o:spt="202" path="m,l,21600r21600,l21600,xe">
                <v:stroke joinstyle="miter"/>
                <v:path gradientshapeok="t" o:connecttype="rect"/>
              </v:shapetype>
              <v:shape id="Textfeld 2" o:spid="_x0000_s1028" type="#_x0000_t202" style="position:absolute;margin-left:50.5pt;margin-top:-10.9pt;width:202.45pt;height:46.05pt;rotation:-310991fd;z-index:25166030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">
                <v:textbox>
                  <w:txbxContent>
                    <w:p w14:paraId="20E3D3BD" w14:textId="0B05C651" w:rsidR="00D5657C" w:rsidRPr="00D5657C" w:rsidRDefault="00D5657C" w:rsidP="00D5657C">
                      <w:pPr>
                        <w:rPr>
                          <w:lang w:val="en-US"/>
                        </w:rPr>
                      </w:pPr>
                      <w:proofErr w:type="spellStart"/>
                      <w:r>
                        <w:rPr>
                          <w:b/>
                          <w:bCs/>
                          <w:lang w:val="en-US"/>
                        </w:rPr>
                        <w:t>Entwurf</w:t>
                      </w:r>
                      <w:proofErr w:type="spellEnd"/>
                      <w:r>
                        <w:rPr>
                          <w:b/>
                          <w:bCs/>
                          <w:lang w:val="en-US"/>
                        </w:rPr>
                        <w:t xml:space="preserve"> </w:t>
                      </w:r>
                      <w:r w:rsidRPr="00D5657C">
                        <w:rPr>
                          <w:b/>
                          <w:bCs/>
                          <w:lang w:val="en-US"/>
                        </w:rPr>
                        <w:t>API-</w:t>
                      </w:r>
                      <w:proofErr w:type="spellStart"/>
                      <w:r w:rsidRPr="00D5657C">
                        <w:rPr>
                          <w:b/>
                          <w:bCs/>
                          <w:lang w:val="en-US"/>
                        </w:rPr>
                        <w:t>Signatur</w:t>
                      </w:r>
                      <w:proofErr w:type="spellEnd"/>
                      <w:r w:rsidRPr="00D5657C">
                        <w:rPr>
                          <w:b/>
                          <w:bCs/>
                          <w:lang w:val="en-US"/>
                        </w:rPr>
                        <w:t xml:space="preserve"> </w:t>
                      </w:r>
                      <w:proofErr w:type="spellStart"/>
                      <w:r w:rsidRPr="00D5657C">
                        <w:rPr>
                          <w:b/>
                          <w:bCs/>
                          <w:lang w:val="en-US"/>
                        </w:rPr>
                        <w:t>mit</w:t>
                      </w:r>
                      <w:proofErr w:type="spellEnd"/>
                      <w:r w:rsidRPr="00D5657C">
                        <w:rPr>
                          <w:b/>
                          <w:bCs/>
                          <w:lang w:val="en-US"/>
                        </w:rPr>
                        <w:t xml:space="preserve"> </w:t>
                      </w:r>
                      <w:r w:rsidRPr="00D5657C">
                        <w:rPr>
                          <w:b/>
                          <w:bCs/>
                          <w:lang w:val="en-US"/>
                        </w:rPr>
                        <w:br/>
                        <w:t>HTTP Header Signature (RFC 9421)</w:t>
                      </w:r>
                    </w:p>
                    <w:p w14:paraId="5F3EBC1F" w14:textId="77777777" w:rsidR="00D5657C" w:rsidRPr="00D5657C" w:rsidRDefault="00D5657C" w:rsidP="00D5657C">
                      <w:pPr>
                        <w:rPr>
                          <w:lang w:val="en-US"/>
                        </w:rPr>
                      </w:pPr>
                    </w:p>
                  </w:txbxContent>
                </v:textbox>
                <w10:wrap type="square" anchorx="margin"/>
              </v:shape>
            </w:pict>
          </mc:Fallback>
        </mc:AlternateContent>
      </w:r>
    </w:ins>
    <w:r w:rsidR="00617123">
      <w:rPr>
        <w:noProof/>
      </w:rPr>
      <mc:AlternateContent>
        <mc:Choice Requires="wps">
          <w:drawing>
            <wp:anchor distT="0" distB="0" distL="114300" distR="114300" simplePos="0" relativeHeight="251658240" behindDoc="1" locked="1" layoutInCell="1" allowOverlap="1" wp14:anchorId="19791697" wp14:editId="580AE7E8">
              <wp:simplePos x="0" y="0"/>
              <wp:positionH relativeFrom="margin">
                <wp:align>center</wp:align>
              </wp:positionH>
              <wp:positionV relativeFrom="page">
                <wp:posOffset>1800225</wp:posOffset>
              </wp:positionV>
              <wp:extent cx="2664000" cy="1627200"/>
              <wp:effectExtent l="0" t="0" r="0" b="0"/>
              <wp:wrapNone/>
              <wp:docPr id="14" name="Freihandform: Form 14"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860220" id="Freihandform: Form 14" o:spid="_x0000_s1026" style="position:absolute;margin-left:0;margin-top:141.75pt;width:209.75pt;height:128.15pt;z-index:-251658240;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r w:rsidR="00617123" w:rsidRPr="00D608BB">
      <w:rPr>
        <w:noProof/>
        <w:szCs w:val="40"/>
      </w:rPr>
      <w:drawing>
        <wp:anchor distT="0" distB="0" distL="114300" distR="114300" simplePos="0" relativeHeight="251658259" behindDoc="0" locked="1" layoutInCell="1" allowOverlap="1" wp14:anchorId="08EA6830" wp14:editId="1E2AF27B">
          <wp:simplePos x="0" y="0"/>
          <wp:positionH relativeFrom="rightMargin">
            <wp:posOffset>-2088515</wp:posOffset>
          </wp:positionH>
          <wp:positionV relativeFrom="topMargin">
            <wp:posOffset>360045</wp:posOffset>
          </wp:positionV>
          <wp:extent cx="2023200" cy="360000"/>
          <wp:effectExtent l="0" t="0" r="0" b="2540"/>
          <wp:wrapNone/>
          <wp:docPr id="2467" name="Grafik 2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edi@engergy"/>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23200" cy="360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74290" w14:textId="0940006F" w:rsidR="00617123" w:rsidRDefault="00000000" w:rsidP="009728D1">
    <w:pPr>
      <w:pStyle w:val="Kopfzeile"/>
      <w:tabs>
        <w:tab w:val="left" w:pos="9561"/>
        <w:tab w:val="left" w:pos="9953"/>
      </w:tabs>
      <w:spacing w:line="240" w:lineRule="auto"/>
    </w:pPr>
    <w:sdt>
      <w:sdtPr>
        <w:alias w:val="Dokumenttitel"/>
        <w:tag w:val=""/>
        <w:id w:val="-1497951835"/>
        <w:dataBinding w:prefixMappings="xmlns:ns0='http://purl.org/dc/elements/1.1/' xmlns:ns1='http://schemas.openxmlformats.org/package/2006/metadata/core-properties' " w:xpath="/ns1:coreProperties[1]/ns0:title[1]" w:storeItemID="{6C3C8BC8-F283-45AE-878A-BAB7291924A1}"/>
        <w15:appearance w15:val="hidden"/>
        <w:text/>
      </w:sdtPr>
      <w:sdtContent>
        <w:r w:rsidR="005D3AF5">
          <w:t>Regelungen zum Übertragungsweg für API-Webdienste</w:t>
        </w:r>
      </w:sdtContent>
    </w:sdt>
    <w:r w:rsidR="00617123" w:rsidRPr="00217841">
      <w:rPr>
        <w:rStyle w:val="KopfzeileZchn"/>
        <w:noProof/>
      </w:rPr>
      <mc:AlternateContent>
        <mc:Choice Requires="wps">
          <w:drawing>
            <wp:anchor distT="0" distB="0" distL="114300" distR="114300" simplePos="0" relativeHeight="251658250" behindDoc="1" locked="1" layoutInCell="1" allowOverlap="1" wp14:anchorId="5050C2BB" wp14:editId="4D1AEE6A">
              <wp:simplePos x="0" y="0"/>
              <wp:positionH relativeFrom="page">
                <wp:posOffset>-3637915</wp:posOffset>
              </wp:positionH>
              <wp:positionV relativeFrom="page">
                <wp:posOffset>737235</wp:posOffset>
              </wp:positionV>
              <wp:extent cx="15120000" cy="0"/>
              <wp:effectExtent l="0" t="0" r="0" b="0"/>
              <wp:wrapNone/>
              <wp:docPr id="65" name="Gerader Verbinder 65"/>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711D13F" id="Gerader Verbinder 65" o:spid="_x0000_s1026" style="position:absolute;z-index:-25165823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6.45pt,58.05pt" to="904.1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" strokecolor="#c20000 [3204]" strokeweight="1pt">
              <w10:wrap anchorx="page" anchory="page"/>
              <w10:anchorlock/>
            </v:line>
          </w:pict>
        </mc:Fallback>
      </mc:AlternateContent>
    </w:r>
    <w:r w:rsidR="00617123" w:rsidRPr="00217841">
      <w:rPr>
        <w:rStyle w:val="KopfzeileZchn"/>
        <w:noProof/>
      </w:rPr>
      <mc:AlternateContent>
        <mc:Choice Requires="wpg">
          <w:drawing>
            <wp:anchor distT="0" distB="0" distL="114300" distR="114300" simplePos="0" relativeHeight="251658253" behindDoc="0" locked="1" layoutInCell="1" allowOverlap="1" wp14:anchorId="78945D85" wp14:editId="1D3949F4">
              <wp:simplePos x="0" y="0"/>
              <wp:positionH relativeFrom="rightMargin">
                <wp:posOffset>-2101215</wp:posOffset>
              </wp:positionH>
              <wp:positionV relativeFrom="page">
                <wp:posOffset>269875</wp:posOffset>
              </wp:positionV>
              <wp:extent cx="2404745" cy="575945"/>
              <wp:effectExtent l="0" t="0" r="0" b="0"/>
              <wp:wrapNone/>
              <wp:docPr id="2472" name="Gruppieren 247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745" cy="575945"/>
                        <a:chOff x="0" y="0"/>
                        <a:chExt cx="2404745" cy="575945"/>
                      </a:xfrm>
                    </wpg:grpSpPr>
                    <wps:wsp>
                      <wps:cNvPr id="2471" name="Rechteck 2471"/>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422" name="Grafik 242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1A6A0BD" id="Gruppieren 2472" o:spid="_x0000_s1026" style="position:absolute;margin-left:-165.45pt;margin-top:21.25pt;width:189.35pt;height:45.35pt;z-index:251658253;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">
              <o:lock v:ext="edit" aspectratio="t"/>
              <v:rect id="Rechteck 2471"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422"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">
                <v:imagedata r:id="rId2" o:title=""/>
              </v:shape>
              <w10:wrap anchorx="margin" anchory="page"/>
              <w10:anchorlock/>
            </v:group>
          </w:pict>
        </mc:Fallback>
      </mc:AlternateContent>
    </w:r>
    <w:r w:rsidR="00617123">
      <w:rPr>
        <w:noProof/>
      </w:rPr>
      <mc:AlternateContent>
        <mc:Choice Requires="wps">
          <w:drawing>
            <wp:anchor distT="0" distB="0" distL="114300" distR="114300" simplePos="0" relativeHeight="251658248" behindDoc="1" locked="1" layoutInCell="1" allowOverlap="1" wp14:anchorId="6E91BD84" wp14:editId="39D6C944">
              <wp:simplePos x="0" y="0"/>
              <wp:positionH relativeFrom="margin">
                <wp:align>center</wp:align>
              </wp:positionH>
              <wp:positionV relativeFrom="page">
                <wp:posOffset>1800225</wp:posOffset>
              </wp:positionV>
              <wp:extent cx="2664000" cy="1627200"/>
              <wp:effectExtent l="0" t="0" r="0" b="0"/>
              <wp:wrapNone/>
              <wp:docPr id="193" name="Freihandform: Form 193"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4C85EF" id="Freihandform: Form 193" o:spid="_x0000_s1026" style="position:absolute;margin-left:0;margin-top:141.75pt;width:209.75pt;height:128.15pt;z-index:-251658232;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r w:rsidR="00617123">
      <w:tab/>
    </w:r>
    <w:r w:rsidR="00617123">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A983D" w14:textId="77777777" w:rsidR="00617123" w:rsidRDefault="00617123">
    <w:pPr>
      <w:pStyle w:val="Kopfzeile"/>
    </w:pPr>
    <w:r>
      <w:rPr>
        <w:noProof/>
      </w:rPr>
      <mc:AlternateContent>
        <mc:Choice Requires="wps">
          <w:drawing>
            <wp:anchor distT="0" distB="0" distL="114300" distR="114300" simplePos="0" relativeHeight="251658244" behindDoc="1" locked="1" layoutInCell="1" allowOverlap="1" wp14:anchorId="7BFC0B22" wp14:editId="745D1DA1">
              <wp:simplePos x="0" y="0"/>
              <wp:positionH relativeFrom="margin">
                <wp:align>center</wp:align>
              </wp:positionH>
              <wp:positionV relativeFrom="page">
                <wp:posOffset>1800225</wp:posOffset>
              </wp:positionV>
              <wp:extent cx="2664000" cy="1627200"/>
              <wp:effectExtent l="0" t="0" r="0" b="0"/>
              <wp:wrapNone/>
              <wp:docPr id="2" name="Freihandform: Form 2"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092E25" id="Freihandform: Form 2" o:spid="_x0000_s1026" style="position:absolute;margin-left:0;margin-top:141.75pt;width:209.75pt;height:128.15pt;z-index:-251658236;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r w:rsidRPr="00D608BB">
      <w:rPr>
        <w:noProof/>
        <w:szCs w:val="40"/>
      </w:rPr>
      <w:drawing>
        <wp:anchor distT="0" distB="0" distL="114300" distR="114300" simplePos="0" relativeHeight="251658254" behindDoc="0" locked="1" layoutInCell="1" allowOverlap="1" wp14:anchorId="411AA1FD" wp14:editId="33469C6E">
          <wp:simplePos x="0" y="0"/>
          <wp:positionH relativeFrom="rightMargin">
            <wp:posOffset>-2088515</wp:posOffset>
          </wp:positionH>
          <wp:positionV relativeFrom="topMargin">
            <wp:posOffset>360045</wp:posOffset>
          </wp:positionV>
          <wp:extent cx="2023200" cy="360000"/>
          <wp:effectExtent l="0" t="0" r="0" b="2540"/>
          <wp:wrapNone/>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edi@engergy"/>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23200" cy="360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B1E497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AC0A31C"/>
    <w:lvl w:ilvl="0">
      <w:start w:val="1"/>
      <w:numFmt w:val="decimal"/>
      <w:pStyle w:val="Listennummer4"/>
      <w:lvlText w:val="%1.)"/>
      <w:lvlJc w:val="left"/>
      <w:pPr>
        <w:tabs>
          <w:tab w:val="num" w:pos="431"/>
        </w:tabs>
        <w:ind w:left="431" w:hanging="431"/>
      </w:pPr>
      <w:rPr>
        <w:rFonts w:hint="default"/>
      </w:rPr>
    </w:lvl>
  </w:abstractNum>
  <w:abstractNum w:abstractNumId="2" w15:restartNumberingAfterBreak="0">
    <w:nsid w:val="FFFFFF7E"/>
    <w:multiLevelType w:val="singleLevel"/>
    <w:tmpl w:val="E04E9852"/>
    <w:lvl w:ilvl="0">
      <w:start w:val="1"/>
      <w:numFmt w:val="lowerLetter"/>
      <w:pStyle w:val="Listennummer3"/>
      <w:lvlText w:val="%1)"/>
      <w:lvlJc w:val="left"/>
      <w:pPr>
        <w:tabs>
          <w:tab w:val="num" w:pos="431"/>
        </w:tabs>
        <w:ind w:left="431" w:hanging="431"/>
      </w:pPr>
      <w:rPr>
        <w:rFonts w:hint="default"/>
      </w:rPr>
    </w:lvl>
  </w:abstractNum>
  <w:abstractNum w:abstractNumId="3" w15:restartNumberingAfterBreak="0">
    <w:nsid w:val="FFFFFF7F"/>
    <w:multiLevelType w:val="singleLevel"/>
    <w:tmpl w:val="339A1B8A"/>
    <w:lvl w:ilvl="0">
      <w:start w:val="1"/>
      <w:numFmt w:val="upperRoman"/>
      <w:pStyle w:val="Listennummer2"/>
      <w:lvlText w:val="%1."/>
      <w:lvlJc w:val="left"/>
      <w:pPr>
        <w:tabs>
          <w:tab w:val="num" w:pos="431"/>
        </w:tabs>
        <w:ind w:left="431" w:hanging="431"/>
      </w:pPr>
      <w:rPr>
        <w:rFonts w:hint="default"/>
      </w:rPr>
    </w:lvl>
  </w:abstractNum>
  <w:abstractNum w:abstractNumId="4" w15:restartNumberingAfterBreak="0">
    <w:nsid w:val="FFFFFF88"/>
    <w:multiLevelType w:val="singleLevel"/>
    <w:tmpl w:val="CD9EBA1A"/>
    <w:lvl w:ilvl="0">
      <w:start w:val="1"/>
      <w:numFmt w:val="decimal"/>
      <w:pStyle w:val="Listennummer"/>
      <w:lvlText w:val="%1."/>
      <w:lvlJc w:val="left"/>
      <w:pPr>
        <w:tabs>
          <w:tab w:val="num" w:pos="360"/>
        </w:tabs>
        <w:ind w:left="360" w:hanging="360"/>
      </w:pPr>
    </w:lvl>
  </w:abstractNum>
  <w:abstractNum w:abstractNumId="5" w15:restartNumberingAfterBreak="0">
    <w:nsid w:val="FFFFFF89"/>
    <w:multiLevelType w:val="singleLevel"/>
    <w:tmpl w:val="77D4784A"/>
    <w:lvl w:ilvl="0">
      <w:start w:val="1"/>
      <w:numFmt w:val="bullet"/>
      <w:pStyle w:val="Aufzhlungszeichen"/>
      <w:lvlText w:val=""/>
      <w:lvlJc w:val="left"/>
      <w:pPr>
        <w:tabs>
          <w:tab w:val="num" w:pos="360"/>
        </w:tabs>
        <w:ind w:left="360" w:hanging="360"/>
      </w:pPr>
      <w:rPr>
        <w:rFonts w:ascii="Symbol" w:hAnsi="Symbol" w:hint="default"/>
      </w:rPr>
    </w:lvl>
  </w:abstractNum>
  <w:abstractNum w:abstractNumId="6" w15:restartNumberingAfterBreak="0">
    <w:nsid w:val="003A70EE"/>
    <w:multiLevelType w:val="hybridMultilevel"/>
    <w:tmpl w:val="64C0720A"/>
    <w:lvl w:ilvl="0" w:tplc="6618426E">
      <w:numFmt w:val="bullet"/>
      <w:lvlText w:val=""/>
      <w:lvlJc w:val="left"/>
      <w:pPr>
        <w:ind w:left="138" w:hanging="360"/>
      </w:pPr>
      <w:rPr>
        <w:rFonts w:ascii="Symbol" w:eastAsia="Symbol" w:hAnsi="Symbol" w:cs="Symbol" w:hint="default"/>
        <w:b w:val="0"/>
        <w:bCs w:val="0"/>
        <w:i w:val="0"/>
        <w:iCs w:val="0"/>
        <w:w w:val="99"/>
        <w:sz w:val="24"/>
        <w:szCs w:val="24"/>
        <w:lang w:val="de-DE" w:eastAsia="en-US" w:bidi="ar-SA"/>
      </w:rPr>
    </w:lvl>
    <w:lvl w:ilvl="1" w:tplc="F0326D34">
      <w:numFmt w:val="bullet"/>
      <w:lvlText w:val="•"/>
      <w:lvlJc w:val="left"/>
      <w:pPr>
        <w:ind w:left="1114" w:hanging="360"/>
      </w:pPr>
      <w:rPr>
        <w:rFonts w:hint="default"/>
        <w:lang w:val="de-DE" w:eastAsia="en-US" w:bidi="ar-SA"/>
      </w:rPr>
    </w:lvl>
    <w:lvl w:ilvl="2" w:tplc="D3B0C89A">
      <w:numFmt w:val="bullet"/>
      <w:lvlText w:val="•"/>
      <w:lvlJc w:val="left"/>
      <w:pPr>
        <w:ind w:left="2088" w:hanging="360"/>
      </w:pPr>
      <w:rPr>
        <w:rFonts w:hint="default"/>
        <w:lang w:val="de-DE" w:eastAsia="en-US" w:bidi="ar-SA"/>
      </w:rPr>
    </w:lvl>
    <w:lvl w:ilvl="3" w:tplc="51C6A790">
      <w:numFmt w:val="bullet"/>
      <w:lvlText w:val="•"/>
      <w:lvlJc w:val="left"/>
      <w:pPr>
        <w:ind w:left="3062" w:hanging="360"/>
      </w:pPr>
      <w:rPr>
        <w:rFonts w:hint="default"/>
        <w:lang w:val="de-DE" w:eastAsia="en-US" w:bidi="ar-SA"/>
      </w:rPr>
    </w:lvl>
    <w:lvl w:ilvl="4" w:tplc="C22CBDA0">
      <w:numFmt w:val="bullet"/>
      <w:lvlText w:val="•"/>
      <w:lvlJc w:val="left"/>
      <w:pPr>
        <w:ind w:left="4036" w:hanging="360"/>
      </w:pPr>
      <w:rPr>
        <w:rFonts w:hint="default"/>
        <w:lang w:val="de-DE" w:eastAsia="en-US" w:bidi="ar-SA"/>
      </w:rPr>
    </w:lvl>
    <w:lvl w:ilvl="5" w:tplc="17BABC06">
      <w:numFmt w:val="bullet"/>
      <w:lvlText w:val="•"/>
      <w:lvlJc w:val="left"/>
      <w:pPr>
        <w:ind w:left="5010" w:hanging="360"/>
      </w:pPr>
      <w:rPr>
        <w:rFonts w:hint="default"/>
        <w:lang w:val="de-DE" w:eastAsia="en-US" w:bidi="ar-SA"/>
      </w:rPr>
    </w:lvl>
    <w:lvl w:ilvl="6" w:tplc="D7EAAEF4">
      <w:numFmt w:val="bullet"/>
      <w:lvlText w:val="•"/>
      <w:lvlJc w:val="left"/>
      <w:pPr>
        <w:ind w:left="5984" w:hanging="360"/>
      </w:pPr>
      <w:rPr>
        <w:rFonts w:hint="default"/>
        <w:lang w:val="de-DE" w:eastAsia="en-US" w:bidi="ar-SA"/>
      </w:rPr>
    </w:lvl>
    <w:lvl w:ilvl="7" w:tplc="6726AF48">
      <w:numFmt w:val="bullet"/>
      <w:lvlText w:val="•"/>
      <w:lvlJc w:val="left"/>
      <w:pPr>
        <w:ind w:left="6958" w:hanging="360"/>
      </w:pPr>
      <w:rPr>
        <w:rFonts w:hint="default"/>
        <w:lang w:val="de-DE" w:eastAsia="en-US" w:bidi="ar-SA"/>
      </w:rPr>
    </w:lvl>
    <w:lvl w:ilvl="8" w:tplc="04B031BE">
      <w:numFmt w:val="bullet"/>
      <w:lvlText w:val="•"/>
      <w:lvlJc w:val="left"/>
      <w:pPr>
        <w:ind w:left="7932" w:hanging="360"/>
      </w:pPr>
      <w:rPr>
        <w:rFonts w:hint="default"/>
        <w:lang w:val="de-DE" w:eastAsia="en-US" w:bidi="ar-SA"/>
      </w:rPr>
    </w:lvl>
  </w:abstractNum>
  <w:abstractNum w:abstractNumId="7" w15:restartNumberingAfterBreak="0">
    <w:nsid w:val="01124A11"/>
    <w:multiLevelType w:val="singleLevel"/>
    <w:tmpl w:val="6B5C0274"/>
    <w:lvl w:ilvl="0">
      <w:start w:val="1"/>
      <w:numFmt w:val="bullet"/>
      <w:pStyle w:val="Aufzhlungszeichen5"/>
      <w:lvlText w:val="-"/>
      <w:lvlJc w:val="left"/>
      <w:pPr>
        <w:tabs>
          <w:tab w:val="num" w:pos="431"/>
        </w:tabs>
        <w:ind w:left="431" w:hanging="431"/>
      </w:pPr>
      <w:rPr>
        <w:rFonts w:ascii="Arial" w:hAnsi="Arial" w:hint="default"/>
      </w:rPr>
    </w:lvl>
  </w:abstractNum>
  <w:abstractNum w:abstractNumId="8" w15:restartNumberingAfterBreak="0">
    <w:nsid w:val="0A230BA7"/>
    <w:multiLevelType w:val="hybridMultilevel"/>
    <w:tmpl w:val="ECB441AC"/>
    <w:lvl w:ilvl="0" w:tplc="5D2E1AF0">
      <w:start w:val="1"/>
      <w:numFmt w:val="bullet"/>
      <w:pStyle w:val="Aufzhlungszeichen"/>
      <w:lvlText w:val="›"/>
      <w:lvlJc w:val="left"/>
      <w:pPr>
        <w:ind w:left="786" w:hanging="360"/>
      </w:pPr>
      <w:rPr>
        <w:rFonts w:ascii="Calibri" w:hAnsi="Calibri" w:cs="Calibri" w:hint="default"/>
        <w:color w:val="C20000" w:themeColor="background2"/>
        <w:sz w:val="24"/>
      </w:rPr>
    </w:lvl>
    <w:lvl w:ilvl="1" w:tplc="04070003">
      <w:start w:val="1"/>
      <w:numFmt w:val="bullet"/>
      <w:lvlText w:val="o"/>
      <w:lvlJc w:val="left"/>
      <w:pPr>
        <w:tabs>
          <w:tab w:val="num" w:pos="3595"/>
        </w:tabs>
        <w:ind w:left="3595" w:hanging="360"/>
      </w:pPr>
      <w:rPr>
        <w:rFonts w:ascii="Courier New" w:hAnsi="Courier New" w:cs="Courier New" w:hint="default"/>
      </w:rPr>
    </w:lvl>
    <w:lvl w:ilvl="2" w:tplc="04070005" w:tentative="1">
      <w:start w:val="1"/>
      <w:numFmt w:val="bullet"/>
      <w:lvlText w:val=""/>
      <w:lvlJc w:val="left"/>
      <w:pPr>
        <w:tabs>
          <w:tab w:val="num" w:pos="4315"/>
        </w:tabs>
        <w:ind w:left="4315" w:hanging="360"/>
      </w:pPr>
      <w:rPr>
        <w:rFonts w:ascii="Wingdings" w:hAnsi="Wingdings" w:hint="default"/>
      </w:rPr>
    </w:lvl>
    <w:lvl w:ilvl="3" w:tplc="04070001" w:tentative="1">
      <w:start w:val="1"/>
      <w:numFmt w:val="bullet"/>
      <w:lvlText w:val=""/>
      <w:lvlJc w:val="left"/>
      <w:pPr>
        <w:tabs>
          <w:tab w:val="num" w:pos="5035"/>
        </w:tabs>
        <w:ind w:left="5035" w:hanging="360"/>
      </w:pPr>
      <w:rPr>
        <w:rFonts w:ascii="Symbol" w:hAnsi="Symbol" w:hint="default"/>
      </w:rPr>
    </w:lvl>
    <w:lvl w:ilvl="4" w:tplc="04070003" w:tentative="1">
      <w:start w:val="1"/>
      <w:numFmt w:val="bullet"/>
      <w:lvlText w:val="o"/>
      <w:lvlJc w:val="left"/>
      <w:pPr>
        <w:tabs>
          <w:tab w:val="num" w:pos="5755"/>
        </w:tabs>
        <w:ind w:left="5755" w:hanging="360"/>
      </w:pPr>
      <w:rPr>
        <w:rFonts w:ascii="Courier New" w:hAnsi="Courier New" w:cs="Courier New" w:hint="default"/>
      </w:rPr>
    </w:lvl>
    <w:lvl w:ilvl="5" w:tplc="04070005" w:tentative="1">
      <w:start w:val="1"/>
      <w:numFmt w:val="bullet"/>
      <w:lvlText w:val=""/>
      <w:lvlJc w:val="left"/>
      <w:pPr>
        <w:tabs>
          <w:tab w:val="num" w:pos="6475"/>
        </w:tabs>
        <w:ind w:left="6475" w:hanging="360"/>
      </w:pPr>
      <w:rPr>
        <w:rFonts w:ascii="Wingdings" w:hAnsi="Wingdings" w:hint="default"/>
      </w:rPr>
    </w:lvl>
    <w:lvl w:ilvl="6" w:tplc="04070001" w:tentative="1">
      <w:start w:val="1"/>
      <w:numFmt w:val="bullet"/>
      <w:lvlText w:val=""/>
      <w:lvlJc w:val="left"/>
      <w:pPr>
        <w:tabs>
          <w:tab w:val="num" w:pos="7195"/>
        </w:tabs>
        <w:ind w:left="7195" w:hanging="360"/>
      </w:pPr>
      <w:rPr>
        <w:rFonts w:ascii="Symbol" w:hAnsi="Symbol" w:hint="default"/>
      </w:rPr>
    </w:lvl>
    <w:lvl w:ilvl="7" w:tplc="04070003" w:tentative="1">
      <w:start w:val="1"/>
      <w:numFmt w:val="bullet"/>
      <w:lvlText w:val="o"/>
      <w:lvlJc w:val="left"/>
      <w:pPr>
        <w:tabs>
          <w:tab w:val="num" w:pos="7915"/>
        </w:tabs>
        <w:ind w:left="7915" w:hanging="360"/>
      </w:pPr>
      <w:rPr>
        <w:rFonts w:ascii="Courier New" w:hAnsi="Courier New" w:cs="Courier New" w:hint="default"/>
      </w:rPr>
    </w:lvl>
    <w:lvl w:ilvl="8" w:tplc="04070005" w:tentative="1">
      <w:start w:val="1"/>
      <w:numFmt w:val="bullet"/>
      <w:lvlText w:val=""/>
      <w:lvlJc w:val="left"/>
      <w:pPr>
        <w:tabs>
          <w:tab w:val="num" w:pos="8635"/>
        </w:tabs>
        <w:ind w:left="8635" w:hanging="360"/>
      </w:pPr>
      <w:rPr>
        <w:rFonts w:ascii="Wingdings" w:hAnsi="Wingdings" w:hint="default"/>
      </w:rPr>
    </w:lvl>
  </w:abstractNum>
  <w:abstractNum w:abstractNumId="9" w15:restartNumberingAfterBreak="0">
    <w:nsid w:val="18B91BCF"/>
    <w:multiLevelType w:val="hybridMultilevel"/>
    <w:tmpl w:val="EAAC466A"/>
    <w:lvl w:ilvl="0" w:tplc="26E819E0">
      <w:start w:val="1"/>
      <w:numFmt w:val="bullet"/>
      <w:pStyle w:val="Aufzhlungszeichen2"/>
      <w:lvlText w:val=""/>
      <w:lvlJc w:val="left"/>
      <w:pPr>
        <w:ind w:left="927" w:hanging="360"/>
      </w:pPr>
      <w:rPr>
        <w:rFonts w:ascii="Wingdings" w:hAnsi="Wingdings" w:cs="Wingdings" w:hint="default"/>
        <w:b w:val="0"/>
        <w:bCs w:val="0"/>
        <w:i w:val="0"/>
        <w:iCs w:val="0"/>
        <w:color w:val="C20000" w:themeColor="background2"/>
        <w:sz w:val="24"/>
        <w:szCs w:val="24"/>
        <w:u w:color="C20000" w:themeColor="background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AE94E29"/>
    <w:multiLevelType w:val="multilevel"/>
    <w:tmpl w:val="04070023"/>
    <w:styleLink w:val="ArtikelAbschnitt"/>
    <w:lvl w:ilvl="0">
      <w:start w:val="1"/>
      <w:numFmt w:val="upperRoman"/>
      <w:lvlText w:val="Artikel %1."/>
      <w:lvlJc w:val="left"/>
      <w:pPr>
        <w:tabs>
          <w:tab w:val="num" w:pos="2880"/>
        </w:tabs>
        <w:ind w:left="0" w:firstLine="0"/>
      </w:pPr>
    </w:lvl>
    <w:lvl w:ilvl="1">
      <w:start w:val="1"/>
      <w:numFmt w:val="decimalZero"/>
      <w:isLgl/>
      <w:lvlText w:val="Abschnitt %1.%2"/>
      <w:lvlJc w:val="left"/>
      <w:pPr>
        <w:tabs>
          <w:tab w:val="num" w:pos="360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44A830ED"/>
    <w:multiLevelType w:val="hybridMultilevel"/>
    <w:tmpl w:val="E06C28B0"/>
    <w:lvl w:ilvl="0" w:tplc="9086FB8C">
      <w:start w:val="1"/>
      <w:numFmt w:val="bullet"/>
      <w:pStyle w:val="Aufzhlungszeichen4"/>
      <w:lvlText w:val="+"/>
      <w:lvlJc w:val="left"/>
      <w:pPr>
        <w:tabs>
          <w:tab w:val="num" w:pos="431"/>
        </w:tabs>
        <w:ind w:left="431" w:hanging="431"/>
      </w:pPr>
      <w:rPr>
        <w:rFonts w:ascii="Arial"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C2E3D7D"/>
    <w:multiLevelType w:val="hybridMultilevel"/>
    <w:tmpl w:val="3AD69E9C"/>
    <w:lvl w:ilvl="0" w:tplc="68C6D7DE">
      <w:numFmt w:val="bullet"/>
      <w:lvlText w:val=""/>
      <w:lvlJc w:val="left"/>
      <w:pPr>
        <w:ind w:left="824" w:hanging="322"/>
      </w:pPr>
      <w:rPr>
        <w:rFonts w:ascii="Wingdings" w:eastAsia="Wingdings" w:hAnsi="Wingdings" w:cs="Wingdings" w:hint="default"/>
        <w:b w:val="0"/>
        <w:bCs w:val="0"/>
        <w:i w:val="0"/>
        <w:iCs w:val="0"/>
        <w:color w:val="C20000"/>
        <w:w w:val="99"/>
        <w:sz w:val="24"/>
        <w:szCs w:val="24"/>
        <w:lang w:val="de-DE" w:eastAsia="en-US" w:bidi="ar-SA"/>
      </w:rPr>
    </w:lvl>
    <w:lvl w:ilvl="1" w:tplc="EFB0DFF2">
      <w:numFmt w:val="bullet"/>
      <w:lvlText w:val="•"/>
      <w:lvlJc w:val="left"/>
      <w:pPr>
        <w:ind w:left="1726" w:hanging="322"/>
      </w:pPr>
      <w:rPr>
        <w:rFonts w:hint="default"/>
        <w:lang w:val="de-DE" w:eastAsia="en-US" w:bidi="ar-SA"/>
      </w:rPr>
    </w:lvl>
    <w:lvl w:ilvl="2" w:tplc="05947952">
      <w:numFmt w:val="bullet"/>
      <w:lvlText w:val="•"/>
      <w:lvlJc w:val="left"/>
      <w:pPr>
        <w:ind w:left="2632" w:hanging="322"/>
      </w:pPr>
      <w:rPr>
        <w:rFonts w:hint="default"/>
        <w:lang w:val="de-DE" w:eastAsia="en-US" w:bidi="ar-SA"/>
      </w:rPr>
    </w:lvl>
    <w:lvl w:ilvl="3" w:tplc="CF08087E">
      <w:numFmt w:val="bullet"/>
      <w:lvlText w:val="•"/>
      <w:lvlJc w:val="left"/>
      <w:pPr>
        <w:ind w:left="3538" w:hanging="322"/>
      </w:pPr>
      <w:rPr>
        <w:rFonts w:hint="default"/>
        <w:lang w:val="de-DE" w:eastAsia="en-US" w:bidi="ar-SA"/>
      </w:rPr>
    </w:lvl>
    <w:lvl w:ilvl="4" w:tplc="1AFC7B88">
      <w:numFmt w:val="bullet"/>
      <w:lvlText w:val="•"/>
      <w:lvlJc w:val="left"/>
      <w:pPr>
        <w:ind w:left="4444" w:hanging="322"/>
      </w:pPr>
      <w:rPr>
        <w:rFonts w:hint="default"/>
        <w:lang w:val="de-DE" w:eastAsia="en-US" w:bidi="ar-SA"/>
      </w:rPr>
    </w:lvl>
    <w:lvl w:ilvl="5" w:tplc="70D63810">
      <w:numFmt w:val="bullet"/>
      <w:lvlText w:val="•"/>
      <w:lvlJc w:val="left"/>
      <w:pPr>
        <w:ind w:left="5350" w:hanging="322"/>
      </w:pPr>
      <w:rPr>
        <w:rFonts w:hint="default"/>
        <w:lang w:val="de-DE" w:eastAsia="en-US" w:bidi="ar-SA"/>
      </w:rPr>
    </w:lvl>
    <w:lvl w:ilvl="6" w:tplc="3EC0D7FC">
      <w:numFmt w:val="bullet"/>
      <w:lvlText w:val="•"/>
      <w:lvlJc w:val="left"/>
      <w:pPr>
        <w:ind w:left="6256" w:hanging="322"/>
      </w:pPr>
      <w:rPr>
        <w:rFonts w:hint="default"/>
        <w:lang w:val="de-DE" w:eastAsia="en-US" w:bidi="ar-SA"/>
      </w:rPr>
    </w:lvl>
    <w:lvl w:ilvl="7" w:tplc="7D72F080">
      <w:numFmt w:val="bullet"/>
      <w:lvlText w:val="•"/>
      <w:lvlJc w:val="left"/>
      <w:pPr>
        <w:ind w:left="7162" w:hanging="322"/>
      </w:pPr>
      <w:rPr>
        <w:rFonts w:hint="default"/>
        <w:lang w:val="de-DE" w:eastAsia="en-US" w:bidi="ar-SA"/>
      </w:rPr>
    </w:lvl>
    <w:lvl w:ilvl="8" w:tplc="08A4B650">
      <w:numFmt w:val="bullet"/>
      <w:lvlText w:val="•"/>
      <w:lvlJc w:val="left"/>
      <w:pPr>
        <w:ind w:left="8068" w:hanging="322"/>
      </w:pPr>
      <w:rPr>
        <w:rFonts w:hint="default"/>
        <w:lang w:val="de-DE" w:eastAsia="en-US" w:bidi="ar-SA"/>
      </w:rPr>
    </w:lvl>
  </w:abstractNum>
  <w:abstractNum w:abstractNumId="13" w15:restartNumberingAfterBreak="0">
    <w:nsid w:val="4FD61464"/>
    <w:multiLevelType w:val="multilevel"/>
    <w:tmpl w:val="F800DA20"/>
    <w:name w:val="BDEW Gliederung alphanumerisch-Liste"/>
    <w:styleLink w:val="BDEWGliederungalphanumerisch"/>
    <w:lvl w:ilvl="0">
      <w:start w:val="1"/>
      <w:numFmt w:val="upperLetter"/>
      <w:lvlRestart w:val="0"/>
      <w:lvlText w:val="%1."/>
      <w:lvlJc w:val="left"/>
      <w:pPr>
        <w:tabs>
          <w:tab w:val="num" w:pos="425"/>
        </w:tabs>
        <w:ind w:left="425" w:hanging="425"/>
      </w:pPr>
    </w:lvl>
    <w:lvl w:ilvl="1">
      <w:start w:val="1"/>
      <w:numFmt w:val="upperRoman"/>
      <w:lvlText w:val="%2."/>
      <w:lvlJc w:val="left"/>
      <w:pPr>
        <w:tabs>
          <w:tab w:val="num" w:pos="425"/>
        </w:tabs>
        <w:ind w:left="425" w:hanging="425"/>
      </w:pPr>
    </w:lvl>
    <w:lvl w:ilvl="2">
      <w:start w:val="1"/>
      <w:numFmt w:val="decimal"/>
      <w:lvlText w:val="%3."/>
      <w:lvlJc w:val="left"/>
      <w:pPr>
        <w:tabs>
          <w:tab w:val="num" w:pos="425"/>
        </w:tabs>
        <w:ind w:left="425" w:hanging="425"/>
      </w:pPr>
    </w:lvl>
    <w:lvl w:ilvl="3">
      <w:start w:val="1"/>
      <w:numFmt w:val="lowerLetter"/>
      <w:lvlText w:val="%4)"/>
      <w:lvlJc w:val="left"/>
      <w:pPr>
        <w:tabs>
          <w:tab w:val="num" w:pos="425"/>
        </w:tabs>
        <w:ind w:left="425" w:hanging="425"/>
      </w:pPr>
    </w:lvl>
    <w:lvl w:ilvl="4">
      <w:start w:val="1"/>
      <w:numFmt w:val="lowerLetter"/>
      <w:lvlText w:val="%5%5)"/>
      <w:lvlJc w:val="left"/>
      <w:pPr>
        <w:tabs>
          <w:tab w:val="num" w:pos="425"/>
        </w:tabs>
        <w:ind w:left="425" w:hanging="425"/>
      </w:pPr>
    </w:lvl>
    <w:lvl w:ilvl="5">
      <w:start w:val="1"/>
      <w:numFmt w:val="decimal"/>
      <w:lvlText w:val="(%6)"/>
      <w:lvlJc w:val="left"/>
      <w:pPr>
        <w:tabs>
          <w:tab w:val="num" w:pos="425"/>
        </w:tabs>
        <w:ind w:left="425" w:hanging="425"/>
      </w:pPr>
    </w:lvl>
    <w:lvl w:ilvl="6">
      <w:start w:val="1"/>
      <w:numFmt w:val="lowerRoman"/>
      <w:lvlText w:val="(%7)"/>
      <w:lvlJc w:val="left"/>
      <w:pPr>
        <w:tabs>
          <w:tab w:val="num" w:pos="425"/>
        </w:tabs>
        <w:ind w:left="425" w:hanging="425"/>
      </w:pPr>
    </w:lvl>
    <w:lvl w:ilvl="7">
      <w:start w:val="1"/>
      <w:numFmt w:val="decimal"/>
      <w:lvlText w:val="(%7%8)"/>
      <w:lvlJc w:val="left"/>
      <w:pPr>
        <w:tabs>
          <w:tab w:val="num" w:pos="425"/>
        </w:tabs>
        <w:ind w:left="425" w:hanging="425"/>
      </w:pPr>
    </w:lvl>
    <w:lvl w:ilvl="8">
      <w:start w:val="1"/>
      <w:numFmt w:val="lowerLetter"/>
      <w:lvlText w:val="(%7%8%9)"/>
      <w:lvlJc w:val="left"/>
      <w:pPr>
        <w:tabs>
          <w:tab w:val="num" w:pos="425"/>
        </w:tabs>
        <w:ind w:left="425" w:hanging="425"/>
      </w:pPr>
    </w:lvl>
  </w:abstractNum>
  <w:abstractNum w:abstractNumId="14" w15:restartNumberingAfterBreak="0">
    <w:nsid w:val="501C097C"/>
    <w:multiLevelType w:val="multilevel"/>
    <w:tmpl w:val="C73E2390"/>
    <w:styleLink w:val="BDEWGliederungnumerisch"/>
    <w:lvl w:ilvl="0">
      <w:start w:val="1"/>
      <w:numFmt w:val="decimal"/>
      <w:lvlRestart w:val="0"/>
      <w:pStyle w:val="berschrift1"/>
      <w:lvlText w:val="%1"/>
      <w:lvlJc w:val="left"/>
      <w:pPr>
        <w:ind w:left="425" w:hanging="425"/>
      </w:pPr>
      <w:rPr>
        <w:rFonts w:hint="default"/>
      </w:rPr>
    </w:lvl>
    <w:lvl w:ilvl="1">
      <w:start w:val="1"/>
      <w:numFmt w:val="decimal"/>
      <w:pStyle w:val="berschrift2"/>
      <w:lvlText w:val="%1.%2"/>
      <w:lvlJc w:val="left"/>
      <w:pPr>
        <w:ind w:left="425" w:hanging="425"/>
      </w:pPr>
      <w:rPr>
        <w:rFonts w:hint="default"/>
      </w:rPr>
    </w:lvl>
    <w:lvl w:ilvl="2">
      <w:start w:val="1"/>
      <w:numFmt w:val="decimal"/>
      <w:pStyle w:val="berschrift3"/>
      <w:lvlText w:val="%1.%2.%3"/>
      <w:lvlJc w:val="left"/>
      <w:pPr>
        <w:tabs>
          <w:tab w:val="num" w:pos="850"/>
        </w:tabs>
        <w:ind w:left="850" w:hanging="850"/>
      </w:pPr>
      <w:rPr>
        <w:rFonts w:hint="default"/>
      </w:rPr>
    </w:lvl>
    <w:lvl w:ilvl="3">
      <w:start w:val="1"/>
      <w:numFmt w:val="decimal"/>
      <w:pStyle w:val="berschrift4"/>
      <w:lvlText w:val="%1.%2.%3.%4"/>
      <w:lvlJc w:val="left"/>
      <w:pPr>
        <w:tabs>
          <w:tab w:val="num" w:pos="850"/>
        </w:tabs>
        <w:ind w:left="850" w:hanging="850"/>
      </w:pPr>
      <w:rPr>
        <w:rFonts w:hint="default"/>
      </w:rPr>
    </w:lvl>
    <w:lvl w:ilvl="4">
      <w:start w:val="1"/>
      <w:numFmt w:val="decimal"/>
      <w:pStyle w:val="berschrift5"/>
      <w:lvlText w:val="%1.%2.%3.%4.%5"/>
      <w:lvlJc w:val="left"/>
      <w:pPr>
        <w:tabs>
          <w:tab w:val="num" w:pos="1276"/>
        </w:tabs>
        <w:ind w:left="1276" w:hanging="1276"/>
      </w:pPr>
      <w:rPr>
        <w:rFonts w:hint="default"/>
      </w:rPr>
    </w:lvl>
    <w:lvl w:ilvl="5">
      <w:start w:val="1"/>
      <w:numFmt w:val="decimal"/>
      <w:pStyle w:val="berschrift6"/>
      <w:lvlText w:val="%1.%2.%3.%4.%5.%6"/>
      <w:lvlJc w:val="left"/>
      <w:pPr>
        <w:tabs>
          <w:tab w:val="num" w:pos="1276"/>
        </w:tabs>
        <w:ind w:left="1276" w:hanging="1276"/>
      </w:pPr>
      <w:rPr>
        <w:rFonts w:hint="default"/>
      </w:rPr>
    </w:lvl>
    <w:lvl w:ilvl="6">
      <w:start w:val="1"/>
      <w:numFmt w:val="decimal"/>
      <w:pStyle w:val="berschrift7"/>
      <w:lvlText w:val="%1.%2.%3.%4.%5.%6.%7"/>
      <w:lvlJc w:val="left"/>
      <w:pPr>
        <w:tabs>
          <w:tab w:val="num" w:pos="1701"/>
        </w:tabs>
        <w:ind w:left="1701" w:hanging="1701"/>
      </w:pPr>
      <w:rPr>
        <w:rFonts w:hint="default"/>
      </w:rPr>
    </w:lvl>
    <w:lvl w:ilvl="7">
      <w:start w:val="1"/>
      <w:numFmt w:val="decimal"/>
      <w:pStyle w:val="berschrift8"/>
      <w:lvlText w:val="%1.%2.%3.%4.%5.%6.%7.%8"/>
      <w:lvlJc w:val="left"/>
      <w:pPr>
        <w:tabs>
          <w:tab w:val="num" w:pos="1701"/>
        </w:tabs>
        <w:ind w:left="1701" w:hanging="1701"/>
      </w:pPr>
      <w:rPr>
        <w:rFonts w:hint="default"/>
      </w:rPr>
    </w:lvl>
    <w:lvl w:ilvl="8">
      <w:start w:val="1"/>
      <w:numFmt w:val="decimal"/>
      <w:pStyle w:val="berschrift9"/>
      <w:lvlText w:val="%1.%2.%3.%4.%5.%6.%7.%8.%9"/>
      <w:lvlJc w:val="left"/>
      <w:pPr>
        <w:tabs>
          <w:tab w:val="num" w:pos="1701"/>
        </w:tabs>
        <w:ind w:left="1701" w:hanging="1701"/>
      </w:pPr>
      <w:rPr>
        <w:rFonts w:hint="default"/>
      </w:rPr>
    </w:lvl>
  </w:abstractNum>
  <w:abstractNum w:abstractNumId="15" w15:restartNumberingAfterBreak="0">
    <w:nsid w:val="59280F3F"/>
    <w:multiLevelType w:val="multilevel"/>
    <w:tmpl w:val="0407001F"/>
    <w:styleLink w:val="111111"/>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96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6" w15:restartNumberingAfterBreak="0">
    <w:nsid w:val="62F93D22"/>
    <w:multiLevelType w:val="hybridMultilevel"/>
    <w:tmpl w:val="0930F024"/>
    <w:lvl w:ilvl="0" w:tplc="27566AE0">
      <w:start w:val="1"/>
      <w:numFmt w:val="decimal"/>
      <w:lvlText w:val="[%1]"/>
      <w:lvlJc w:val="left"/>
      <w:pPr>
        <w:ind w:left="7797" w:hanging="567"/>
      </w:pPr>
      <w:rPr>
        <w:rFonts w:ascii="Calibri" w:eastAsia="Calibri" w:hAnsi="Calibri" w:cs="Calibri" w:hint="default"/>
        <w:b w:val="0"/>
        <w:bCs w:val="0"/>
        <w:i w:val="0"/>
        <w:iCs w:val="0"/>
        <w:w w:val="99"/>
        <w:sz w:val="24"/>
        <w:szCs w:val="24"/>
        <w:lang w:val="de-DE" w:eastAsia="en-US" w:bidi="ar-SA"/>
      </w:rPr>
    </w:lvl>
    <w:lvl w:ilvl="1" w:tplc="72349814">
      <w:numFmt w:val="bullet"/>
      <w:lvlText w:val="•"/>
      <w:lvlJc w:val="left"/>
      <w:pPr>
        <w:ind w:left="1618" w:hanging="567"/>
      </w:pPr>
      <w:rPr>
        <w:rFonts w:hint="default"/>
        <w:lang w:val="de-DE" w:eastAsia="en-US" w:bidi="ar-SA"/>
      </w:rPr>
    </w:lvl>
    <w:lvl w:ilvl="2" w:tplc="C284D648">
      <w:numFmt w:val="bullet"/>
      <w:lvlText w:val="•"/>
      <w:lvlJc w:val="left"/>
      <w:pPr>
        <w:ind w:left="2536" w:hanging="567"/>
      </w:pPr>
      <w:rPr>
        <w:rFonts w:hint="default"/>
        <w:lang w:val="de-DE" w:eastAsia="en-US" w:bidi="ar-SA"/>
      </w:rPr>
    </w:lvl>
    <w:lvl w:ilvl="3" w:tplc="44246BAE">
      <w:numFmt w:val="bullet"/>
      <w:lvlText w:val="•"/>
      <w:lvlJc w:val="left"/>
      <w:pPr>
        <w:ind w:left="3454" w:hanging="567"/>
      </w:pPr>
      <w:rPr>
        <w:rFonts w:hint="default"/>
        <w:lang w:val="de-DE" w:eastAsia="en-US" w:bidi="ar-SA"/>
      </w:rPr>
    </w:lvl>
    <w:lvl w:ilvl="4" w:tplc="8590483A">
      <w:numFmt w:val="bullet"/>
      <w:lvlText w:val="•"/>
      <w:lvlJc w:val="left"/>
      <w:pPr>
        <w:ind w:left="4372" w:hanging="567"/>
      </w:pPr>
      <w:rPr>
        <w:rFonts w:hint="default"/>
        <w:lang w:val="de-DE" w:eastAsia="en-US" w:bidi="ar-SA"/>
      </w:rPr>
    </w:lvl>
    <w:lvl w:ilvl="5" w:tplc="6F082732">
      <w:numFmt w:val="bullet"/>
      <w:lvlText w:val="•"/>
      <w:lvlJc w:val="left"/>
      <w:pPr>
        <w:ind w:left="5290" w:hanging="567"/>
      </w:pPr>
      <w:rPr>
        <w:rFonts w:hint="default"/>
        <w:lang w:val="de-DE" w:eastAsia="en-US" w:bidi="ar-SA"/>
      </w:rPr>
    </w:lvl>
    <w:lvl w:ilvl="6" w:tplc="34BA490A">
      <w:numFmt w:val="bullet"/>
      <w:lvlText w:val="•"/>
      <w:lvlJc w:val="left"/>
      <w:pPr>
        <w:ind w:left="6208" w:hanging="567"/>
      </w:pPr>
      <w:rPr>
        <w:rFonts w:hint="default"/>
        <w:lang w:val="de-DE" w:eastAsia="en-US" w:bidi="ar-SA"/>
      </w:rPr>
    </w:lvl>
    <w:lvl w:ilvl="7" w:tplc="77509D3C">
      <w:numFmt w:val="bullet"/>
      <w:lvlText w:val="•"/>
      <w:lvlJc w:val="left"/>
      <w:pPr>
        <w:ind w:left="7126" w:hanging="567"/>
      </w:pPr>
      <w:rPr>
        <w:rFonts w:hint="default"/>
        <w:lang w:val="de-DE" w:eastAsia="en-US" w:bidi="ar-SA"/>
      </w:rPr>
    </w:lvl>
    <w:lvl w:ilvl="8" w:tplc="B4AA7758">
      <w:numFmt w:val="bullet"/>
      <w:lvlText w:val="•"/>
      <w:lvlJc w:val="left"/>
      <w:pPr>
        <w:ind w:left="8044" w:hanging="567"/>
      </w:pPr>
      <w:rPr>
        <w:rFonts w:hint="default"/>
        <w:lang w:val="de-DE" w:eastAsia="en-US" w:bidi="ar-SA"/>
      </w:rPr>
    </w:lvl>
  </w:abstractNum>
  <w:abstractNum w:abstractNumId="17" w15:restartNumberingAfterBreak="0">
    <w:nsid w:val="65E25C5A"/>
    <w:multiLevelType w:val="hybridMultilevel"/>
    <w:tmpl w:val="A65CA46E"/>
    <w:lvl w:ilvl="0" w:tplc="8A8A4386">
      <w:start w:val="1"/>
      <w:numFmt w:val="bullet"/>
      <w:pStyle w:val="BDEW-Pfeil"/>
      <w:lvlText w:val=""/>
      <w:lvlJc w:val="left"/>
      <w:pPr>
        <w:tabs>
          <w:tab w:val="num" w:pos="431"/>
        </w:tabs>
        <w:ind w:left="431" w:hanging="431"/>
      </w:pPr>
      <w:rPr>
        <w:rFonts w:ascii="Wingdings" w:hAnsi="Wingdings" w:hint="default"/>
      </w:rPr>
    </w:lvl>
    <w:lvl w:ilvl="1" w:tplc="CC022384" w:tentative="1">
      <w:start w:val="1"/>
      <w:numFmt w:val="bullet"/>
      <w:lvlText w:val="o"/>
      <w:lvlJc w:val="left"/>
      <w:pPr>
        <w:tabs>
          <w:tab w:val="num" w:pos="1440"/>
        </w:tabs>
        <w:ind w:left="1440" w:hanging="360"/>
      </w:pPr>
      <w:rPr>
        <w:rFonts w:ascii="Courier New" w:hAnsi="Courier New" w:cs="Courier New" w:hint="default"/>
      </w:rPr>
    </w:lvl>
    <w:lvl w:ilvl="2" w:tplc="EE746F72" w:tentative="1">
      <w:start w:val="1"/>
      <w:numFmt w:val="bullet"/>
      <w:lvlText w:val=""/>
      <w:lvlJc w:val="left"/>
      <w:pPr>
        <w:tabs>
          <w:tab w:val="num" w:pos="2160"/>
        </w:tabs>
        <w:ind w:left="2160" w:hanging="360"/>
      </w:pPr>
      <w:rPr>
        <w:rFonts w:ascii="Wingdings" w:hAnsi="Wingdings" w:hint="default"/>
      </w:rPr>
    </w:lvl>
    <w:lvl w:ilvl="3" w:tplc="0AF6CF8A" w:tentative="1">
      <w:start w:val="1"/>
      <w:numFmt w:val="bullet"/>
      <w:lvlText w:val=""/>
      <w:lvlJc w:val="left"/>
      <w:pPr>
        <w:tabs>
          <w:tab w:val="num" w:pos="2880"/>
        </w:tabs>
        <w:ind w:left="2880" w:hanging="360"/>
      </w:pPr>
      <w:rPr>
        <w:rFonts w:ascii="Symbol" w:hAnsi="Symbol" w:hint="default"/>
      </w:rPr>
    </w:lvl>
    <w:lvl w:ilvl="4" w:tplc="62D4B31A" w:tentative="1">
      <w:start w:val="1"/>
      <w:numFmt w:val="bullet"/>
      <w:lvlText w:val="o"/>
      <w:lvlJc w:val="left"/>
      <w:pPr>
        <w:tabs>
          <w:tab w:val="num" w:pos="3600"/>
        </w:tabs>
        <w:ind w:left="3600" w:hanging="360"/>
      </w:pPr>
      <w:rPr>
        <w:rFonts w:ascii="Courier New" w:hAnsi="Courier New" w:cs="Courier New" w:hint="default"/>
      </w:rPr>
    </w:lvl>
    <w:lvl w:ilvl="5" w:tplc="925E8474" w:tentative="1">
      <w:start w:val="1"/>
      <w:numFmt w:val="bullet"/>
      <w:lvlText w:val=""/>
      <w:lvlJc w:val="left"/>
      <w:pPr>
        <w:tabs>
          <w:tab w:val="num" w:pos="4320"/>
        </w:tabs>
        <w:ind w:left="4320" w:hanging="360"/>
      </w:pPr>
      <w:rPr>
        <w:rFonts w:ascii="Wingdings" w:hAnsi="Wingdings" w:hint="default"/>
      </w:rPr>
    </w:lvl>
    <w:lvl w:ilvl="6" w:tplc="F7D4186A" w:tentative="1">
      <w:start w:val="1"/>
      <w:numFmt w:val="bullet"/>
      <w:lvlText w:val=""/>
      <w:lvlJc w:val="left"/>
      <w:pPr>
        <w:tabs>
          <w:tab w:val="num" w:pos="5040"/>
        </w:tabs>
        <w:ind w:left="5040" w:hanging="360"/>
      </w:pPr>
      <w:rPr>
        <w:rFonts w:ascii="Symbol" w:hAnsi="Symbol" w:hint="default"/>
      </w:rPr>
    </w:lvl>
    <w:lvl w:ilvl="7" w:tplc="F4AAD68C" w:tentative="1">
      <w:start w:val="1"/>
      <w:numFmt w:val="bullet"/>
      <w:lvlText w:val="o"/>
      <w:lvlJc w:val="left"/>
      <w:pPr>
        <w:tabs>
          <w:tab w:val="num" w:pos="5760"/>
        </w:tabs>
        <w:ind w:left="5760" w:hanging="360"/>
      </w:pPr>
      <w:rPr>
        <w:rFonts w:ascii="Courier New" w:hAnsi="Courier New" w:cs="Courier New" w:hint="default"/>
      </w:rPr>
    </w:lvl>
    <w:lvl w:ilvl="8" w:tplc="71B83D4E"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7D6561A"/>
    <w:multiLevelType w:val="multilevel"/>
    <w:tmpl w:val="04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E853484"/>
    <w:multiLevelType w:val="hybridMultilevel"/>
    <w:tmpl w:val="83E0D1A6"/>
    <w:lvl w:ilvl="0" w:tplc="FC6C7F84">
      <w:start w:val="1"/>
      <w:numFmt w:val="bullet"/>
      <w:pStyle w:val="Aufzhlungszeichen3"/>
      <w:lvlText w:val=""/>
      <w:lvlJc w:val="left"/>
      <w:pPr>
        <w:ind w:left="360" w:hanging="360"/>
      </w:pPr>
      <w:rPr>
        <w:rFonts w:ascii="Wingdings" w:hAnsi="Wingdings" w:cs="Wingdings" w:hint="default"/>
        <w:b w:val="0"/>
        <w:i w:val="0"/>
        <w:color w:val="auto"/>
        <w:sz w:val="24"/>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2ED307E"/>
    <w:multiLevelType w:val="multilevel"/>
    <w:tmpl w:val="3ED86ED6"/>
    <w:lvl w:ilvl="0">
      <w:start w:val="1"/>
      <w:numFmt w:val="decimal"/>
      <w:lvlText w:val="%1"/>
      <w:lvlJc w:val="left"/>
      <w:pPr>
        <w:ind w:left="570" w:hanging="432"/>
      </w:pPr>
      <w:rPr>
        <w:rFonts w:ascii="Calibri" w:eastAsia="Calibri" w:hAnsi="Calibri" w:cs="Calibri" w:hint="default"/>
        <w:b/>
        <w:bCs/>
        <w:i w:val="0"/>
        <w:iCs w:val="0"/>
        <w:w w:val="99"/>
        <w:sz w:val="24"/>
        <w:szCs w:val="24"/>
        <w:lang w:val="de-DE" w:eastAsia="en-US" w:bidi="ar-SA"/>
      </w:rPr>
    </w:lvl>
    <w:lvl w:ilvl="1">
      <w:start w:val="1"/>
      <w:numFmt w:val="decimal"/>
      <w:lvlText w:val="%1.%2"/>
      <w:lvlJc w:val="left"/>
      <w:pPr>
        <w:ind w:left="570" w:hanging="433"/>
      </w:pPr>
      <w:rPr>
        <w:rFonts w:ascii="Calibri" w:eastAsia="Calibri" w:hAnsi="Calibri" w:cs="Calibri" w:hint="default"/>
        <w:b/>
        <w:bCs/>
        <w:i w:val="0"/>
        <w:iCs w:val="0"/>
        <w:w w:val="99"/>
        <w:sz w:val="24"/>
        <w:szCs w:val="24"/>
        <w:lang w:val="de-DE" w:eastAsia="en-US" w:bidi="ar-SA"/>
      </w:rPr>
    </w:lvl>
    <w:lvl w:ilvl="2">
      <w:numFmt w:val="bullet"/>
      <w:lvlText w:val=""/>
      <w:lvlJc w:val="left"/>
      <w:pPr>
        <w:ind w:left="824" w:hanging="322"/>
      </w:pPr>
      <w:rPr>
        <w:rFonts w:ascii="Wingdings" w:eastAsia="Wingdings" w:hAnsi="Wingdings" w:cs="Wingdings" w:hint="default"/>
        <w:b w:val="0"/>
        <w:bCs w:val="0"/>
        <w:i w:val="0"/>
        <w:iCs w:val="0"/>
        <w:color w:val="C20000"/>
        <w:w w:val="99"/>
        <w:sz w:val="24"/>
        <w:szCs w:val="24"/>
        <w:lang w:val="de-DE" w:eastAsia="en-US" w:bidi="ar-SA"/>
      </w:rPr>
    </w:lvl>
    <w:lvl w:ilvl="3">
      <w:numFmt w:val="bullet"/>
      <w:lvlText w:val="•"/>
      <w:lvlJc w:val="left"/>
      <w:pPr>
        <w:ind w:left="2833" w:hanging="322"/>
      </w:pPr>
      <w:rPr>
        <w:rFonts w:hint="default"/>
        <w:lang w:val="de-DE" w:eastAsia="en-US" w:bidi="ar-SA"/>
      </w:rPr>
    </w:lvl>
    <w:lvl w:ilvl="4">
      <w:numFmt w:val="bullet"/>
      <w:lvlText w:val="•"/>
      <w:lvlJc w:val="left"/>
      <w:pPr>
        <w:ind w:left="3840" w:hanging="322"/>
      </w:pPr>
      <w:rPr>
        <w:rFonts w:hint="default"/>
        <w:lang w:val="de-DE" w:eastAsia="en-US" w:bidi="ar-SA"/>
      </w:rPr>
    </w:lvl>
    <w:lvl w:ilvl="5">
      <w:numFmt w:val="bullet"/>
      <w:lvlText w:val="•"/>
      <w:lvlJc w:val="left"/>
      <w:pPr>
        <w:ind w:left="4846" w:hanging="322"/>
      </w:pPr>
      <w:rPr>
        <w:rFonts w:hint="default"/>
        <w:lang w:val="de-DE" w:eastAsia="en-US" w:bidi="ar-SA"/>
      </w:rPr>
    </w:lvl>
    <w:lvl w:ilvl="6">
      <w:numFmt w:val="bullet"/>
      <w:lvlText w:val="•"/>
      <w:lvlJc w:val="left"/>
      <w:pPr>
        <w:ind w:left="5853" w:hanging="322"/>
      </w:pPr>
      <w:rPr>
        <w:rFonts w:hint="default"/>
        <w:lang w:val="de-DE" w:eastAsia="en-US" w:bidi="ar-SA"/>
      </w:rPr>
    </w:lvl>
    <w:lvl w:ilvl="7">
      <w:numFmt w:val="bullet"/>
      <w:lvlText w:val="•"/>
      <w:lvlJc w:val="left"/>
      <w:pPr>
        <w:ind w:left="6860" w:hanging="322"/>
      </w:pPr>
      <w:rPr>
        <w:rFonts w:hint="default"/>
        <w:lang w:val="de-DE" w:eastAsia="en-US" w:bidi="ar-SA"/>
      </w:rPr>
    </w:lvl>
    <w:lvl w:ilvl="8">
      <w:numFmt w:val="bullet"/>
      <w:lvlText w:val="•"/>
      <w:lvlJc w:val="left"/>
      <w:pPr>
        <w:ind w:left="7866" w:hanging="322"/>
      </w:pPr>
      <w:rPr>
        <w:rFonts w:hint="default"/>
        <w:lang w:val="de-DE" w:eastAsia="en-US" w:bidi="ar-SA"/>
      </w:rPr>
    </w:lvl>
  </w:abstractNum>
  <w:abstractNum w:abstractNumId="21" w15:restartNumberingAfterBreak="0">
    <w:nsid w:val="76781A76"/>
    <w:multiLevelType w:val="hybridMultilevel"/>
    <w:tmpl w:val="227EA5EE"/>
    <w:lvl w:ilvl="0" w:tplc="04070001">
      <w:start w:val="1"/>
      <w:numFmt w:val="bullet"/>
      <w:lvlText w:val=""/>
      <w:lvlJc w:val="left"/>
      <w:pPr>
        <w:ind w:left="36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76920D00"/>
    <w:multiLevelType w:val="hybridMultilevel"/>
    <w:tmpl w:val="B5FAD9A0"/>
    <w:lvl w:ilvl="0" w:tplc="6AAA75B6">
      <w:numFmt w:val="bullet"/>
      <w:lvlText w:val=""/>
      <w:lvlJc w:val="left"/>
      <w:pPr>
        <w:ind w:left="824" w:hanging="322"/>
      </w:pPr>
      <w:rPr>
        <w:rFonts w:ascii="Wingdings" w:eastAsia="Wingdings" w:hAnsi="Wingdings" w:cs="Wingdings" w:hint="default"/>
        <w:b w:val="0"/>
        <w:bCs w:val="0"/>
        <w:i w:val="0"/>
        <w:iCs w:val="0"/>
        <w:color w:val="C20000"/>
        <w:w w:val="99"/>
        <w:sz w:val="24"/>
        <w:szCs w:val="24"/>
        <w:lang w:val="de-DE" w:eastAsia="en-US" w:bidi="ar-SA"/>
      </w:rPr>
    </w:lvl>
    <w:lvl w:ilvl="1" w:tplc="4AFAA954">
      <w:numFmt w:val="bullet"/>
      <w:lvlText w:val="•"/>
      <w:lvlJc w:val="left"/>
      <w:pPr>
        <w:ind w:left="1726" w:hanging="322"/>
      </w:pPr>
      <w:rPr>
        <w:rFonts w:hint="default"/>
        <w:lang w:val="de-DE" w:eastAsia="en-US" w:bidi="ar-SA"/>
      </w:rPr>
    </w:lvl>
    <w:lvl w:ilvl="2" w:tplc="A9780DCC">
      <w:numFmt w:val="bullet"/>
      <w:lvlText w:val="•"/>
      <w:lvlJc w:val="left"/>
      <w:pPr>
        <w:ind w:left="2632" w:hanging="322"/>
      </w:pPr>
      <w:rPr>
        <w:rFonts w:hint="default"/>
        <w:lang w:val="de-DE" w:eastAsia="en-US" w:bidi="ar-SA"/>
      </w:rPr>
    </w:lvl>
    <w:lvl w:ilvl="3" w:tplc="AC8280F6">
      <w:numFmt w:val="bullet"/>
      <w:lvlText w:val="•"/>
      <w:lvlJc w:val="left"/>
      <w:pPr>
        <w:ind w:left="3538" w:hanging="322"/>
      </w:pPr>
      <w:rPr>
        <w:rFonts w:hint="default"/>
        <w:lang w:val="de-DE" w:eastAsia="en-US" w:bidi="ar-SA"/>
      </w:rPr>
    </w:lvl>
    <w:lvl w:ilvl="4" w:tplc="EAF20B1A">
      <w:numFmt w:val="bullet"/>
      <w:lvlText w:val="•"/>
      <w:lvlJc w:val="left"/>
      <w:pPr>
        <w:ind w:left="4444" w:hanging="322"/>
      </w:pPr>
      <w:rPr>
        <w:rFonts w:hint="default"/>
        <w:lang w:val="de-DE" w:eastAsia="en-US" w:bidi="ar-SA"/>
      </w:rPr>
    </w:lvl>
    <w:lvl w:ilvl="5" w:tplc="1E587FBC">
      <w:numFmt w:val="bullet"/>
      <w:lvlText w:val="•"/>
      <w:lvlJc w:val="left"/>
      <w:pPr>
        <w:ind w:left="5350" w:hanging="322"/>
      </w:pPr>
      <w:rPr>
        <w:rFonts w:hint="default"/>
        <w:lang w:val="de-DE" w:eastAsia="en-US" w:bidi="ar-SA"/>
      </w:rPr>
    </w:lvl>
    <w:lvl w:ilvl="6" w:tplc="C7E64434">
      <w:numFmt w:val="bullet"/>
      <w:lvlText w:val="•"/>
      <w:lvlJc w:val="left"/>
      <w:pPr>
        <w:ind w:left="6256" w:hanging="322"/>
      </w:pPr>
      <w:rPr>
        <w:rFonts w:hint="default"/>
        <w:lang w:val="de-DE" w:eastAsia="en-US" w:bidi="ar-SA"/>
      </w:rPr>
    </w:lvl>
    <w:lvl w:ilvl="7" w:tplc="1436C908">
      <w:numFmt w:val="bullet"/>
      <w:lvlText w:val="•"/>
      <w:lvlJc w:val="left"/>
      <w:pPr>
        <w:ind w:left="7162" w:hanging="322"/>
      </w:pPr>
      <w:rPr>
        <w:rFonts w:hint="default"/>
        <w:lang w:val="de-DE" w:eastAsia="en-US" w:bidi="ar-SA"/>
      </w:rPr>
    </w:lvl>
    <w:lvl w:ilvl="8" w:tplc="EF78539C">
      <w:numFmt w:val="bullet"/>
      <w:lvlText w:val="•"/>
      <w:lvlJc w:val="left"/>
      <w:pPr>
        <w:ind w:left="8068" w:hanging="322"/>
      </w:pPr>
      <w:rPr>
        <w:rFonts w:hint="default"/>
        <w:lang w:val="de-DE" w:eastAsia="en-US" w:bidi="ar-SA"/>
      </w:rPr>
    </w:lvl>
  </w:abstractNum>
  <w:num w:numId="1" w16cid:durableId="1386950572">
    <w:abstractNumId w:val="15"/>
  </w:num>
  <w:num w:numId="2" w16cid:durableId="618487343">
    <w:abstractNumId w:val="18"/>
  </w:num>
  <w:num w:numId="3" w16cid:durableId="602954070">
    <w:abstractNumId w:val="10"/>
  </w:num>
  <w:num w:numId="4" w16cid:durableId="1523394037">
    <w:abstractNumId w:val="8"/>
  </w:num>
  <w:num w:numId="5" w16cid:durableId="700588163">
    <w:abstractNumId w:val="9"/>
  </w:num>
  <w:num w:numId="6" w16cid:durableId="677538010">
    <w:abstractNumId w:val="19"/>
  </w:num>
  <w:num w:numId="7" w16cid:durableId="265693081">
    <w:abstractNumId w:val="11"/>
  </w:num>
  <w:num w:numId="8" w16cid:durableId="1284384982">
    <w:abstractNumId w:val="7"/>
  </w:num>
  <w:num w:numId="9" w16cid:durableId="1763139652">
    <w:abstractNumId w:val="4"/>
  </w:num>
  <w:num w:numId="10" w16cid:durableId="1771583108">
    <w:abstractNumId w:val="3"/>
  </w:num>
  <w:num w:numId="11" w16cid:durableId="389038171">
    <w:abstractNumId w:val="2"/>
  </w:num>
  <w:num w:numId="12" w16cid:durableId="1849827039">
    <w:abstractNumId w:val="1"/>
  </w:num>
  <w:num w:numId="13" w16cid:durableId="1492672981">
    <w:abstractNumId w:val="0"/>
  </w:num>
  <w:num w:numId="14" w16cid:durableId="715352654">
    <w:abstractNumId w:val="13"/>
  </w:num>
  <w:num w:numId="15" w16cid:durableId="70545821">
    <w:abstractNumId w:val="14"/>
  </w:num>
  <w:num w:numId="16" w16cid:durableId="1843351176">
    <w:abstractNumId w:val="17"/>
  </w:num>
  <w:num w:numId="17" w16cid:durableId="1327589835">
    <w:abstractNumId w:val="14"/>
  </w:num>
  <w:num w:numId="18" w16cid:durableId="1771899486">
    <w:abstractNumId w:val="12"/>
  </w:num>
  <w:num w:numId="19" w16cid:durableId="651451311">
    <w:abstractNumId w:val="20"/>
  </w:num>
  <w:num w:numId="20" w16cid:durableId="1786266118">
    <w:abstractNumId w:val="6"/>
  </w:num>
  <w:num w:numId="21" w16cid:durableId="1341470700">
    <w:abstractNumId w:val="8"/>
  </w:num>
  <w:num w:numId="22" w16cid:durableId="582179947">
    <w:abstractNumId w:val="9"/>
  </w:num>
  <w:num w:numId="23" w16cid:durableId="247008471">
    <w:abstractNumId w:val="9"/>
  </w:num>
  <w:num w:numId="24" w16cid:durableId="2114276070">
    <w:abstractNumId w:val="8"/>
  </w:num>
  <w:num w:numId="25" w16cid:durableId="1742950327">
    <w:abstractNumId w:val="22"/>
  </w:num>
  <w:num w:numId="26" w16cid:durableId="1753382359">
    <w:abstractNumId w:val="8"/>
  </w:num>
  <w:num w:numId="27" w16cid:durableId="1905987389">
    <w:abstractNumId w:val="8"/>
  </w:num>
  <w:num w:numId="28" w16cid:durableId="90854329">
    <w:abstractNumId w:val="8"/>
  </w:num>
  <w:num w:numId="29" w16cid:durableId="1634216118">
    <w:abstractNumId w:val="8"/>
  </w:num>
  <w:num w:numId="30" w16cid:durableId="433282361">
    <w:abstractNumId w:val="16"/>
  </w:num>
  <w:num w:numId="31" w16cid:durableId="2135515523">
    <w:abstractNumId w:val="21"/>
  </w:num>
  <w:num w:numId="32" w16cid:durableId="457408358">
    <w:abstractNumId w:val="5"/>
  </w:num>
  <w:num w:numId="33" w16cid:durableId="1456295121">
    <w:abstractNumId w:val="14"/>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offmann, Rene">
    <w15:presenceInfo w15:providerId="AD" w15:userId="S::R32941@eon.com::e8c6717d-9025-4927-8167-03bebbe2b253"/>
  </w15:person>
  <w15:person w15:author="Edgar Jung">
    <w15:presenceInfo w15:providerId="AD" w15:userId="S::edgar.jung@elropro.de::1fb93df9-c0ee-429e-bacd-d1abdb865e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0"/>
  <w:trackRevisions/>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CD8"/>
    <w:rsid w:val="00000E5E"/>
    <w:rsid w:val="0000181C"/>
    <w:rsid w:val="00001C9B"/>
    <w:rsid w:val="00001CAE"/>
    <w:rsid w:val="00001D62"/>
    <w:rsid w:val="00001DF6"/>
    <w:rsid w:val="00002036"/>
    <w:rsid w:val="0000375C"/>
    <w:rsid w:val="00003BC2"/>
    <w:rsid w:val="0000402F"/>
    <w:rsid w:val="00004AD2"/>
    <w:rsid w:val="00006C1E"/>
    <w:rsid w:val="000101DD"/>
    <w:rsid w:val="000103E4"/>
    <w:rsid w:val="0001138A"/>
    <w:rsid w:val="000120EE"/>
    <w:rsid w:val="000129FC"/>
    <w:rsid w:val="00012F55"/>
    <w:rsid w:val="0002193E"/>
    <w:rsid w:val="00021B8E"/>
    <w:rsid w:val="00022BD5"/>
    <w:rsid w:val="00023E6D"/>
    <w:rsid w:val="00024DD6"/>
    <w:rsid w:val="00025B0A"/>
    <w:rsid w:val="00027D97"/>
    <w:rsid w:val="00030009"/>
    <w:rsid w:val="00031DE9"/>
    <w:rsid w:val="00034501"/>
    <w:rsid w:val="000350E0"/>
    <w:rsid w:val="0003624A"/>
    <w:rsid w:val="00037A22"/>
    <w:rsid w:val="00040B69"/>
    <w:rsid w:val="00041494"/>
    <w:rsid w:val="00042C1A"/>
    <w:rsid w:val="000434A0"/>
    <w:rsid w:val="0004380B"/>
    <w:rsid w:val="000438A7"/>
    <w:rsid w:val="00046982"/>
    <w:rsid w:val="00050911"/>
    <w:rsid w:val="00051847"/>
    <w:rsid w:val="0005206A"/>
    <w:rsid w:val="00052ACA"/>
    <w:rsid w:val="00053138"/>
    <w:rsid w:val="00056634"/>
    <w:rsid w:val="00056D85"/>
    <w:rsid w:val="00056D9B"/>
    <w:rsid w:val="00057D04"/>
    <w:rsid w:val="0006115D"/>
    <w:rsid w:val="0006172A"/>
    <w:rsid w:val="000622CF"/>
    <w:rsid w:val="00062930"/>
    <w:rsid w:val="000633B1"/>
    <w:rsid w:val="00067334"/>
    <w:rsid w:val="00067EBE"/>
    <w:rsid w:val="00070C3E"/>
    <w:rsid w:val="0007221A"/>
    <w:rsid w:val="000724A8"/>
    <w:rsid w:val="000737D5"/>
    <w:rsid w:val="00075534"/>
    <w:rsid w:val="00075B4F"/>
    <w:rsid w:val="00076047"/>
    <w:rsid w:val="0007685B"/>
    <w:rsid w:val="00077584"/>
    <w:rsid w:val="00081470"/>
    <w:rsid w:val="00084B63"/>
    <w:rsid w:val="00084DE5"/>
    <w:rsid w:val="00084E02"/>
    <w:rsid w:val="000854DC"/>
    <w:rsid w:val="00085D53"/>
    <w:rsid w:val="0008627B"/>
    <w:rsid w:val="00087B44"/>
    <w:rsid w:val="00087E55"/>
    <w:rsid w:val="00092463"/>
    <w:rsid w:val="00092787"/>
    <w:rsid w:val="00094A15"/>
    <w:rsid w:val="00095406"/>
    <w:rsid w:val="00095FAA"/>
    <w:rsid w:val="000960F8"/>
    <w:rsid w:val="00097C87"/>
    <w:rsid w:val="00097E73"/>
    <w:rsid w:val="000A32DA"/>
    <w:rsid w:val="000A370D"/>
    <w:rsid w:val="000A7894"/>
    <w:rsid w:val="000B01E4"/>
    <w:rsid w:val="000B6187"/>
    <w:rsid w:val="000B656E"/>
    <w:rsid w:val="000C1525"/>
    <w:rsid w:val="000C45CE"/>
    <w:rsid w:val="000C526A"/>
    <w:rsid w:val="000C6174"/>
    <w:rsid w:val="000C6F55"/>
    <w:rsid w:val="000D07D1"/>
    <w:rsid w:val="000D08AE"/>
    <w:rsid w:val="000D1B02"/>
    <w:rsid w:val="000D33BE"/>
    <w:rsid w:val="000D55C8"/>
    <w:rsid w:val="000D5937"/>
    <w:rsid w:val="000D67D3"/>
    <w:rsid w:val="000D7A05"/>
    <w:rsid w:val="000D7C16"/>
    <w:rsid w:val="000E0D90"/>
    <w:rsid w:val="000E1EB0"/>
    <w:rsid w:val="000E2070"/>
    <w:rsid w:val="000E3C16"/>
    <w:rsid w:val="000E472D"/>
    <w:rsid w:val="000E5BE5"/>
    <w:rsid w:val="000E5DCA"/>
    <w:rsid w:val="000E6909"/>
    <w:rsid w:val="000E79BA"/>
    <w:rsid w:val="000F0AC2"/>
    <w:rsid w:val="000F2B9A"/>
    <w:rsid w:val="000F4C3A"/>
    <w:rsid w:val="000F4C53"/>
    <w:rsid w:val="000F6119"/>
    <w:rsid w:val="000F638E"/>
    <w:rsid w:val="000F6FA9"/>
    <w:rsid w:val="000F76ED"/>
    <w:rsid w:val="0010135B"/>
    <w:rsid w:val="001013D4"/>
    <w:rsid w:val="00101813"/>
    <w:rsid w:val="00102051"/>
    <w:rsid w:val="00102745"/>
    <w:rsid w:val="001028CF"/>
    <w:rsid w:val="00104648"/>
    <w:rsid w:val="001053A5"/>
    <w:rsid w:val="00107459"/>
    <w:rsid w:val="00107B9D"/>
    <w:rsid w:val="00110BAA"/>
    <w:rsid w:val="00110C47"/>
    <w:rsid w:val="00113C1B"/>
    <w:rsid w:val="00113C45"/>
    <w:rsid w:val="00114411"/>
    <w:rsid w:val="001158D2"/>
    <w:rsid w:val="00121D46"/>
    <w:rsid w:val="00123298"/>
    <w:rsid w:val="00123B67"/>
    <w:rsid w:val="001248F1"/>
    <w:rsid w:val="001262F9"/>
    <w:rsid w:val="0013552D"/>
    <w:rsid w:val="00141029"/>
    <w:rsid w:val="00142DC2"/>
    <w:rsid w:val="001434DE"/>
    <w:rsid w:val="00143548"/>
    <w:rsid w:val="00145F10"/>
    <w:rsid w:val="001461DA"/>
    <w:rsid w:val="001467BC"/>
    <w:rsid w:val="00147260"/>
    <w:rsid w:val="00154693"/>
    <w:rsid w:val="00154850"/>
    <w:rsid w:val="0015493F"/>
    <w:rsid w:val="001550E5"/>
    <w:rsid w:val="00155320"/>
    <w:rsid w:val="001563F5"/>
    <w:rsid w:val="00156A27"/>
    <w:rsid w:val="001576EF"/>
    <w:rsid w:val="00157A5C"/>
    <w:rsid w:val="001602E4"/>
    <w:rsid w:val="001612BD"/>
    <w:rsid w:val="001620E9"/>
    <w:rsid w:val="00162257"/>
    <w:rsid w:val="00167663"/>
    <w:rsid w:val="00167886"/>
    <w:rsid w:val="00167D9A"/>
    <w:rsid w:val="00170204"/>
    <w:rsid w:val="0017047A"/>
    <w:rsid w:val="00173479"/>
    <w:rsid w:val="00173D36"/>
    <w:rsid w:val="00174894"/>
    <w:rsid w:val="00180A24"/>
    <w:rsid w:val="00180C65"/>
    <w:rsid w:val="00183695"/>
    <w:rsid w:val="00184650"/>
    <w:rsid w:val="00185216"/>
    <w:rsid w:val="001868A0"/>
    <w:rsid w:val="001909DF"/>
    <w:rsid w:val="00191891"/>
    <w:rsid w:val="00191950"/>
    <w:rsid w:val="001934C5"/>
    <w:rsid w:val="00193939"/>
    <w:rsid w:val="00193CD7"/>
    <w:rsid w:val="0019638E"/>
    <w:rsid w:val="001A0F15"/>
    <w:rsid w:val="001A3360"/>
    <w:rsid w:val="001A401D"/>
    <w:rsid w:val="001A4655"/>
    <w:rsid w:val="001A6806"/>
    <w:rsid w:val="001A6F55"/>
    <w:rsid w:val="001B3401"/>
    <w:rsid w:val="001B3C7A"/>
    <w:rsid w:val="001B717E"/>
    <w:rsid w:val="001B790D"/>
    <w:rsid w:val="001C1240"/>
    <w:rsid w:val="001C3E26"/>
    <w:rsid w:val="001C4ACB"/>
    <w:rsid w:val="001C5122"/>
    <w:rsid w:val="001D197A"/>
    <w:rsid w:val="001D2EE9"/>
    <w:rsid w:val="001D330E"/>
    <w:rsid w:val="001D3BAA"/>
    <w:rsid w:val="001E1446"/>
    <w:rsid w:val="001E2C07"/>
    <w:rsid w:val="001E3177"/>
    <w:rsid w:val="001E4CBA"/>
    <w:rsid w:val="001E5195"/>
    <w:rsid w:val="001E5A52"/>
    <w:rsid w:val="001E645B"/>
    <w:rsid w:val="001E66A4"/>
    <w:rsid w:val="001E7688"/>
    <w:rsid w:val="001E793C"/>
    <w:rsid w:val="001F0350"/>
    <w:rsid w:val="001F058B"/>
    <w:rsid w:val="001F05D9"/>
    <w:rsid w:val="001F0649"/>
    <w:rsid w:val="001F291F"/>
    <w:rsid w:val="001F43AE"/>
    <w:rsid w:val="001F59D6"/>
    <w:rsid w:val="001F7111"/>
    <w:rsid w:val="002031A9"/>
    <w:rsid w:val="00203367"/>
    <w:rsid w:val="0020566B"/>
    <w:rsid w:val="00206683"/>
    <w:rsid w:val="0021164B"/>
    <w:rsid w:val="002127C0"/>
    <w:rsid w:val="00216967"/>
    <w:rsid w:val="002175CA"/>
    <w:rsid w:val="00217841"/>
    <w:rsid w:val="00217E2D"/>
    <w:rsid w:val="002222C3"/>
    <w:rsid w:val="002231B0"/>
    <w:rsid w:val="00224B2D"/>
    <w:rsid w:val="002258A9"/>
    <w:rsid w:val="00226243"/>
    <w:rsid w:val="0023025B"/>
    <w:rsid w:val="0023305E"/>
    <w:rsid w:val="0023380F"/>
    <w:rsid w:val="002340CA"/>
    <w:rsid w:val="002344FC"/>
    <w:rsid w:val="00235251"/>
    <w:rsid w:val="00235A63"/>
    <w:rsid w:val="00235EF0"/>
    <w:rsid w:val="00236E44"/>
    <w:rsid w:val="00237017"/>
    <w:rsid w:val="00243241"/>
    <w:rsid w:val="00244B70"/>
    <w:rsid w:val="00246474"/>
    <w:rsid w:val="00246E43"/>
    <w:rsid w:val="00250437"/>
    <w:rsid w:val="0025056C"/>
    <w:rsid w:val="00254466"/>
    <w:rsid w:val="0025482A"/>
    <w:rsid w:val="002554B9"/>
    <w:rsid w:val="0025585C"/>
    <w:rsid w:val="00255B24"/>
    <w:rsid w:val="00256A32"/>
    <w:rsid w:val="00257C35"/>
    <w:rsid w:val="0026082A"/>
    <w:rsid w:val="002612A3"/>
    <w:rsid w:val="00263067"/>
    <w:rsid w:val="00264D95"/>
    <w:rsid w:val="00265E56"/>
    <w:rsid w:val="0026699D"/>
    <w:rsid w:val="0026709A"/>
    <w:rsid w:val="0027163C"/>
    <w:rsid w:val="00275658"/>
    <w:rsid w:val="00276129"/>
    <w:rsid w:val="002763D3"/>
    <w:rsid w:val="0028347F"/>
    <w:rsid w:val="0028354D"/>
    <w:rsid w:val="00283579"/>
    <w:rsid w:val="00283E7B"/>
    <w:rsid w:val="00285267"/>
    <w:rsid w:val="002858CE"/>
    <w:rsid w:val="002861A4"/>
    <w:rsid w:val="00287CB3"/>
    <w:rsid w:val="00290BE3"/>
    <w:rsid w:val="00290D0D"/>
    <w:rsid w:val="00291293"/>
    <w:rsid w:val="00292331"/>
    <w:rsid w:val="002928D9"/>
    <w:rsid w:val="002934E4"/>
    <w:rsid w:val="00293500"/>
    <w:rsid w:val="00293773"/>
    <w:rsid w:val="0029462C"/>
    <w:rsid w:val="00294BC0"/>
    <w:rsid w:val="00295960"/>
    <w:rsid w:val="00295F13"/>
    <w:rsid w:val="002A2433"/>
    <w:rsid w:val="002A2B04"/>
    <w:rsid w:val="002A410C"/>
    <w:rsid w:val="002A47D9"/>
    <w:rsid w:val="002A70E7"/>
    <w:rsid w:val="002A7854"/>
    <w:rsid w:val="002B1AF4"/>
    <w:rsid w:val="002B3F98"/>
    <w:rsid w:val="002B46A7"/>
    <w:rsid w:val="002C02E5"/>
    <w:rsid w:val="002C12A2"/>
    <w:rsid w:val="002C323F"/>
    <w:rsid w:val="002C3845"/>
    <w:rsid w:val="002C3A54"/>
    <w:rsid w:val="002C3CF7"/>
    <w:rsid w:val="002C4822"/>
    <w:rsid w:val="002C573D"/>
    <w:rsid w:val="002C5B7A"/>
    <w:rsid w:val="002C75C7"/>
    <w:rsid w:val="002C7854"/>
    <w:rsid w:val="002D0557"/>
    <w:rsid w:val="002D0EB0"/>
    <w:rsid w:val="002D4555"/>
    <w:rsid w:val="002D5275"/>
    <w:rsid w:val="002D5AF3"/>
    <w:rsid w:val="002D726F"/>
    <w:rsid w:val="002D778E"/>
    <w:rsid w:val="002E191B"/>
    <w:rsid w:val="002E2978"/>
    <w:rsid w:val="002E3759"/>
    <w:rsid w:val="002E4684"/>
    <w:rsid w:val="002E4D39"/>
    <w:rsid w:val="002E52A8"/>
    <w:rsid w:val="002E60B4"/>
    <w:rsid w:val="002F0A77"/>
    <w:rsid w:val="002F0F24"/>
    <w:rsid w:val="002F1411"/>
    <w:rsid w:val="002F1EFA"/>
    <w:rsid w:val="002F37C8"/>
    <w:rsid w:val="002F49D9"/>
    <w:rsid w:val="002F4EA0"/>
    <w:rsid w:val="002F609D"/>
    <w:rsid w:val="002F65F0"/>
    <w:rsid w:val="002F6926"/>
    <w:rsid w:val="002F6A5A"/>
    <w:rsid w:val="002F7152"/>
    <w:rsid w:val="002F7300"/>
    <w:rsid w:val="002F79F6"/>
    <w:rsid w:val="0030222F"/>
    <w:rsid w:val="00302982"/>
    <w:rsid w:val="0030327E"/>
    <w:rsid w:val="003037D3"/>
    <w:rsid w:val="00303E61"/>
    <w:rsid w:val="00304171"/>
    <w:rsid w:val="00304277"/>
    <w:rsid w:val="00313D38"/>
    <w:rsid w:val="00315D0E"/>
    <w:rsid w:val="0031608B"/>
    <w:rsid w:val="0031644C"/>
    <w:rsid w:val="003172D9"/>
    <w:rsid w:val="003215AA"/>
    <w:rsid w:val="003224A2"/>
    <w:rsid w:val="0032526F"/>
    <w:rsid w:val="00325CBE"/>
    <w:rsid w:val="00325DB5"/>
    <w:rsid w:val="00326771"/>
    <w:rsid w:val="0033180C"/>
    <w:rsid w:val="00332E2B"/>
    <w:rsid w:val="00335EE6"/>
    <w:rsid w:val="0034091D"/>
    <w:rsid w:val="003416E1"/>
    <w:rsid w:val="0034171F"/>
    <w:rsid w:val="00342DA6"/>
    <w:rsid w:val="0034345A"/>
    <w:rsid w:val="00343A9C"/>
    <w:rsid w:val="003445B5"/>
    <w:rsid w:val="003457DA"/>
    <w:rsid w:val="00345A01"/>
    <w:rsid w:val="00346377"/>
    <w:rsid w:val="00346DC7"/>
    <w:rsid w:val="00347712"/>
    <w:rsid w:val="00347C34"/>
    <w:rsid w:val="003519A4"/>
    <w:rsid w:val="0035446B"/>
    <w:rsid w:val="0035614E"/>
    <w:rsid w:val="00356815"/>
    <w:rsid w:val="00357A18"/>
    <w:rsid w:val="00360776"/>
    <w:rsid w:val="00363B34"/>
    <w:rsid w:val="00363BA7"/>
    <w:rsid w:val="0036690B"/>
    <w:rsid w:val="00370936"/>
    <w:rsid w:val="003725A4"/>
    <w:rsid w:val="00372E73"/>
    <w:rsid w:val="00373095"/>
    <w:rsid w:val="00374AA8"/>
    <w:rsid w:val="00374F8E"/>
    <w:rsid w:val="003777D5"/>
    <w:rsid w:val="00381483"/>
    <w:rsid w:val="00381ADE"/>
    <w:rsid w:val="00382C34"/>
    <w:rsid w:val="00383693"/>
    <w:rsid w:val="00384139"/>
    <w:rsid w:val="0038482B"/>
    <w:rsid w:val="00385744"/>
    <w:rsid w:val="00386F7D"/>
    <w:rsid w:val="00387E5E"/>
    <w:rsid w:val="00387FE1"/>
    <w:rsid w:val="00390FF0"/>
    <w:rsid w:val="00391054"/>
    <w:rsid w:val="003917E5"/>
    <w:rsid w:val="00393514"/>
    <w:rsid w:val="00393EA7"/>
    <w:rsid w:val="00394ACD"/>
    <w:rsid w:val="00395283"/>
    <w:rsid w:val="00395FAF"/>
    <w:rsid w:val="003979AF"/>
    <w:rsid w:val="00397D00"/>
    <w:rsid w:val="003A03D8"/>
    <w:rsid w:val="003A2D7E"/>
    <w:rsid w:val="003A4145"/>
    <w:rsid w:val="003A47E0"/>
    <w:rsid w:val="003A5425"/>
    <w:rsid w:val="003A57E1"/>
    <w:rsid w:val="003A5F88"/>
    <w:rsid w:val="003A648F"/>
    <w:rsid w:val="003B0A13"/>
    <w:rsid w:val="003B10E3"/>
    <w:rsid w:val="003B2039"/>
    <w:rsid w:val="003B489B"/>
    <w:rsid w:val="003B4C29"/>
    <w:rsid w:val="003B5000"/>
    <w:rsid w:val="003C11D0"/>
    <w:rsid w:val="003C16C9"/>
    <w:rsid w:val="003C3BBD"/>
    <w:rsid w:val="003C4B0E"/>
    <w:rsid w:val="003C5081"/>
    <w:rsid w:val="003C51EF"/>
    <w:rsid w:val="003C5962"/>
    <w:rsid w:val="003C70C3"/>
    <w:rsid w:val="003C73C0"/>
    <w:rsid w:val="003D0B90"/>
    <w:rsid w:val="003D3F39"/>
    <w:rsid w:val="003D7ED3"/>
    <w:rsid w:val="003D7FBB"/>
    <w:rsid w:val="003E1205"/>
    <w:rsid w:val="003E1361"/>
    <w:rsid w:val="003E1ECC"/>
    <w:rsid w:val="003E2417"/>
    <w:rsid w:val="003E378F"/>
    <w:rsid w:val="003E43E7"/>
    <w:rsid w:val="003E4C85"/>
    <w:rsid w:val="003E5AA6"/>
    <w:rsid w:val="003E5ADF"/>
    <w:rsid w:val="003E6915"/>
    <w:rsid w:val="003E7509"/>
    <w:rsid w:val="003E7EDE"/>
    <w:rsid w:val="003F03D9"/>
    <w:rsid w:val="003F0A2F"/>
    <w:rsid w:val="003F18BB"/>
    <w:rsid w:val="003F3A0C"/>
    <w:rsid w:val="003F3DBD"/>
    <w:rsid w:val="003F417A"/>
    <w:rsid w:val="003F6BED"/>
    <w:rsid w:val="003F6E26"/>
    <w:rsid w:val="004001D7"/>
    <w:rsid w:val="0040247F"/>
    <w:rsid w:val="00403AF5"/>
    <w:rsid w:val="0040517C"/>
    <w:rsid w:val="0041092A"/>
    <w:rsid w:val="00412686"/>
    <w:rsid w:val="00415DD1"/>
    <w:rsid w:val="00416623"/>
    <w:rsid w:val="00417B37"/>
    <w:rsid w:val="004208CA"/>
    <w:rsid w:val="0042282B"/>
    <w:rsid w:val="00422AA8"/>
    <w:rsid w:val="00422CDF"/>
    <w:rsid w:val="0042606F"/>
    <w:rsid w:val="00426277"/>
    <w:rsid w:val="004266A3"/>
    <w:rsid w:val="00426C8F"/>
    <w:rsid w:val="00426E53"/>
    <w:rsid w:val="00427335"/>
    <w:rsid w:val="00433401"/>
    <w:rsid w:val="00434AE7"/>
    <w:rsid w:val="004403E1"/>
    <w:rsid w:val="00441492"/>
    <w:rsid w:val="00441A3A"/>
    <w:rsid w:val="004424B2"/>
    <w:rsid w:val="0044267E"/>
    <w:rsid w:val="00442C4E"/>
    <w:rsid w:val="004431A5"/>
    <w:rsid w:val="00444F1C"/>
    <w:rsid w:val="004452AC"/>
    <w:rsid w:val="004456C8"/>
    <w:rsid w:val="00445BC6"/>
    <w:rsid w:val="004467D9"/>
    <w:rsid w:val="00447AAC"/>
    <w:rsid w:val="00450C8E"/>
    <w:rsid w:val="00451102"/>
    <w:rsid w:val="004522EE"/>
    <w:rsid w:val="004533AC"/>
    <w:rsid w:val="004533D5"/>
    <w:rsid w:val="00453C3A"/>
    <w:rsid w:val="00456226"/>
    <w:rsid w:val="00456CD7"/>
    <w:rsid w:val="00460AE6"/>
    <w:rsid w:val="004610E2"/>
    <w:rsid w:val="00461EAE"/>
    <w:rsid w:val="00462117"/>
    <w:rsid w:val="00462B4B"/>
    <w:rsid w:val="00466765"/>
    <w:rsid w:val="00470098"/>
    <w:rsid w:val="0047124E"/>
    <w:rsid w:val="00472879"/>
    <w:rsid w:val="00474328"/>
    <w:rsid w:val="004752F5"/>
    <w:rsid w:val="00476EB4"/>
    <w:rsid w:val="00481563"/>
    <w:rsid w:val="00481F1F"/>
    <w:rsid w:val="00483A89"/>
    <w:rsid w:val="00484808"/>
    <w:rsid w:val="0048496B"/>
    <w:rsid w:val="00486703"/>
    <w:rsid w:val="00486969"/>
    <w:rsid w:val="004878EC"/>
    <w:rsid w:val="00487FE8"/>
    <w:rsid w:val="004903D3"/>
    <w:rsid w:val="00490752"/>
    <w:rsid w:val="00490B37"/>
    <w:rsid w:val="00492952"/>
    <w:rsid w:val="00497ACE"/>
    <w:rsid w:val="004A1614"/>
    <w:rsid w:val="004A1975"/>
    <w:rsid w:val="004A257E"/>
    <w:rsid w:val="004A2772"/>
    <w:rsid w:val="004A439E"/>
    <w:rsid w:val="004A710B"/>
    <w:rsid w:val="004B0968"/>
    <w:rsid w:val="004B229C"/>
    <w:rsid w:val="004B2883"/>
    <w:rsid w:val="004B32D3"/>
    <w:rsid w:val="004B3463"/>
    <w:rsid w:val="004B51D8"/>
    <w:rsid w:val="004B6275"/>
    <w:rsid w:val="004B6F52"/>
    <w:rsid w:val="004B6F80"/>
    <w:rsid w:val="004B7020"/>
    <w:rsid w:val="004C0062"/>
    <w:rsid w:val="004C03CB"/>
    <w:rsid w:val="004C1162"/>
    <w:rsid w:val="004C4A28"/>
    <w:rsid w:val="004C541D"/>
    <w:rsid w:val="004C5A59"/>
    <w:rsid w:val="004C5DEC"/>
    <w:rsid w:val="004D4BF7"/>
    <w:rsid w:val="004D5BB3"/>
    <w:rsid w:val="004D6495"/>
    <w:rsid w:val="004D6F51"/>
    <w:rsid w:val="004D7185"/>
    <w:rsid w:val="004E1161"/>
    <w:rsid w:val="004E1FCE"/>
    <w:rsid w:val="004E2A14"/>
    <w:rsid w:val="004E2E91"/>
    <w:rsid w:val="004E2FA6"/>
    <w:rsid w:val="004E3942"/>
    <w:rsid w:val="004E4492"/>
    <w:rsid w:val="004E49F3"/>
    <w:rsid w:val="004E5075"/>
    <w:rsid w:val="004E6679"/>
    <w:rsid w:val="004E69AE"/>
    <w:rsid w:val="004E6A7C"/>
    <w:rsid w:val="004E6C71"/>
    <w:rsid w:val="004F0B42"/>
    <w:rsid w:val="004F0F0C"/>
    <w:rsid w:val="004F1B96"/>
    <w:rsid w:val="004F25ED"/>
    <w:rsid w:val="004F5714"/>
    <w:rsid w:val="004F7303"/>
    <w:rsid w:val="00501E1F"/>
    <w:rsid w:val="00503520"/>
    <w:rsid w:val="00503728"/>
    <w:rsid w:val="00503A55"/>
    <w:rsid w:val="00504FB1"/>
    <w:rsid w:val="0050695A"/>
    <w:rsid w:val="00510123"/>
    <w:rsid w:val="005104C5"/>
    <w:rsid w:val="005104D5"/>
    <w:rsid w:val="005128C9"/>
    <w:rsid w:val="0051298B"/>
    <w:rsid w:val="00515374"/>
    <w:rsid w:val="00515AC4"/>
    <w:rsid w:val="005206A7"/>
    <w:rsid w:val="005235B9"/>
    <w:rsid w:val="005272AE"/>
    <w:rsid w:val="0052747B"/>
    <w:rsid w:val="0052783A"/>
    <w:rsid w:val="00530095"/>
    <w:rsid w:val="00531998"/>
    <w:rsid w:val="005320DC"/>
    <w:rsid w:val="00534816"/>
    <w:rsid w:val="00535BFD"/>
    <w:rsid w:val="0053638B"/>
    <w:rsid w:val="0054115F"/>
    <w:rsid w:val="0054156D"/>
    <w:rsid w:val="005415E3"/>
    <w:rsid w:val="00541B26"/>
    <w:rsid w:val="00541B3C"/>
    <w:rsid w:val="00541CE2"/>
    <w:rsid w:val="00542704"/>
    <w:rsid w:val="00542C93"/>
    <w:rsid w:val="0054637E"/>
    <w:rsid w:val="0055153E"/>
    <w:rsid w:val="00551E1F"/>
    <w:rsid w:val="00553B48"/>
    <w:rsid w:val="00554C88"/>
    <w:rsid w:val="00555845"/>
    <w:rsid w:val="00555F10"/>
    <w:rsid w:val="00556223"/>
    <w:rsid w:val="00556B60"/>
    <w:rsid w:val="00557300"/>
    <w:rsid w:val="00557F53"/>
    <w:rsid w:val="0056302E"/>
    <w:rsid w:val="00563D75"/>
    <w:rsid w:val="00563E5D"/>
    <w:rsid w:val="005645EF"/>
    <w:rsid w:val="00565D7B"/>
    <w:rsid w:val="00566072"/>
    <w:rsid w:val="0056689B"/>
    <w:rsid w:val="005711A3"/>
    <w:rsid w:val="005715E7"/>
    <w:rsid w:val="0057406F"/>
    <w:rsid w:val="00575F25"/>
    <w:rsid w:val="00575FBA"/>
    <w:rsid w:val="005763A8"/>
    <w:rsid w:val="0057659C"/>
    <w:rsid w:val="0057756F"/>
    <w:rsid w:val="0058012A"/>
    <w:rsid w:val="00581CD4"/>
    <w:rsid w:val="005828CD"/>
    <w:rsid w:val="00582968"/>
    <w:rsid w:val="005832CF"/>
    <w:rsid w:val="00583319"/>
    <w:rsid w:val="00583420"/>
    <w:rsid w:val="0058468D"/>
    <w:rsid w:val="00584E4D"/>
    <w:rsid w:val="00586081"/>
    <w:rsid w:val="005876FF"/>
    <w:rsid w:val="00590309"/>
    <w:rsid w:val="0059246B"/>
    <w:rsid w:val="00592839"/>
    <w:rsid w:val="005965DC"/>
    <w:rsid w:val="005A05EB"/>
    <w:rsid w:val="005A1A5C"/>
    <w:rsid w:val="005A213F"/>
    <w:rsid w:val="005B070E"/>
    <w:rsid w:val="005B11A4"/>
    <w:rsid w:val="005B2184"/>
    <w:rsid w:val="005B2241"/>
    <w:rsid w:val="005B3C1C"/>
    <w:rsid w:val="005B58B2"/>
    <w:rsid w:val="005B5ED0"/>
    <w:rsid w:val="005B6107"/>
    <w:rsid w:val="005C1965"/>
    <w:rsid w:val="005C22CF"/>
    <w:rsid w:val="005C23EE"/>
    <w:rsid w:val="005C3527"/>
    <w:rsid w:val="005C361D"/>
    <w:rsid w:val="005C51F1"/>
    <w:rsid w:val="005C7349"/>
    <w:rsid w:val="005D0255"/>
    <w:rsid w:val="005D03C5"/>
    <w:rsid w:val="005D0593"/>
    <w:rsid w:val="005D2339"/>
    <w:rsid w:val="005D2982"/>
    <w:rsid w:val="005D3AF5"/>
    <w:rsid w:val="005D466B"/>
    <w:rsid w:val="005D4967"/>
    <w:rsid w:val="005D522E"/>
    <w:rsid w:val="005D7B53"/>
    <w:rsid w:val="005D7E4A"/>
    <w:rsid w:val="005E051F"/>
    <w:rsid w:val="005E3764"/>
    <w:rsid w:val="005E403C"/>
    <w:rsid w:val="005E4CD9"/>
    <w:rsid w:val="005E5068"/>
    <w:rsid w:val="005E78DA"/>
    <w:rsid w:val="005E7A79"/>
    <w:rsid w:val="005F1B5B"/>
    <w:rsid w:val="005F1D0C"/>
    <w:rsid w:val="005F30FC"/>
    <w:rsid w:val="005F3190"/>
    <w:rsid w:val="005F3733"/>
    <w:rsid w:val="005F392E"/>
    <w:rsid w:val="005F4662"/>
    <w:rsid w:val="005F5136"/>
    <w:rsid w:val="005F5C46"/>
    <w:rsid w:val="006020A1"/>
    <w:rsid w:val="006033FE"/>
    <w:rsid w:val="006036A0"/>
    <w:rsid w:val="00603FBE"/>
    <w:rsid w:val="006040D9"/>
    <w:rsid w:val="00606A70"/>
    <w:rsid w:val="006077A3"/>
    <w:rsid w:val="00607E67"/>
    <w:rsid w:val="00610B4C"/>
    <w:rsid w:val="006115E3"/>
    <w:rsid w:val="006118A8"/>
    <w:rsid w:val="00612007"/>
    <w:rsid w:val="00612443"/>
    <w:rsid w:val="0061247A"/>
    <w:rsid w:val="006124C1"/>
    <w:rsid w:val="00617123"/>
    <w:rsid w:val="006171F8"/>
    <w:rsid w:val="00621225"/>
    <w:rsid w:val="00623BE4"/>
    <w:rsid w:val="006241D4"/>
    <w:rsid w:val="0062420B"/>
    <w:rsid w:val="00625B6E"/>
    <w:rsid w:val="00625E33"/>
    <w:rsid w:val="0062643B"/>
    <w:rsid w:val="00626469"/>
    <w:rsid w:val="006272A3"/>
    <w:rsid w:val="00632129"/>
    <w:rsid w:val="00633658"/>
    <w:rsid w:val="00633A22"/>
    <w:rsid w:val="00635A93"/>
    <w:rsid w:val="00637AF5"/>
    <w:rsid w:val="00640819"/>
    <w:rsid w:val="006412FF"/>
    <w:rsid w:val="00641310"/>
    <w:rsid w:val="00642592"/>
    <w:rsid w:val="00643750"/>
    <w:rsid w:val="00643A7E"/>
    <w:rsid w:val="006446BE"/>
    <w:rsid w:val="006459CA"/>
    <w:rsid w:val="00646B4B"/>
    <w:rsid w:val="00647097"/>
    <w:rsid w:val="0065172F"/>
    <w:rsid w:val="0065293D"/>
    <w:rsid w:val="006579B9"/>
    <w:rsid w:val="00657BCF"/>
    <w:rsid w:val="00661095"/>
    <w:rsid w:val="00661C93"/>
    <w:rsid w:val="00663563"/>
    <w:rsid w:val="00665EF2"/>
    <w:rsid w:val="00666318"/>
    <w:rsid w:val="0066650C"/>
    <w:rsid w:val="006666A3"/>
    <w:rsid w:val="00667B56"/>
    <w:rsid w:val="0067138D"/>
    <w:rsid w:val="00671B30"/>
    <w:rsid w:val="006734B1"/>
    <w:rsid w:val="00674518"/>
    <w:rsid w:val="00675EA0"/>
    <w:rsid w:val="00676E87"/>
    <w:rsid w:val="006804E0"/>
    <w:rsid w:val="0068061B"/>
    <w:rsid w:val="00682031"/>
    <w:rsid w:val="006831EE"/>
    <w:rsid w:val="006854EC"/>
    <w:rsid w:val="0068588B"/>
    <w:rsid w:val="00687641"/>
    <w:rsid w:val="00693CEA"/>
    <w:rsid w:val="006952EC"/>
    <w:rsid w:val="0069643C"/>
    <w:rsid w:val="006A0AB8"/>
    <w:rsid w:val="006A1246"/>
    <w:rsid w:val="006A319B"/>
    <w:rsid w:val="006A3B2A"/>
    <w:rsid w:val="006A4B27"/>
    <w:rsid w:val="006A59B1"/>
    <w:rsid w:val="006B06E9"/>
    <w:rsid w:val="006B2687"/>
    <w:rsid w:val="006B2CC2"/>
    <w:rsid w:val="006B34CE"/>
    <w:rsid w:val="006B38D3"/>
    <w:rsid w:val="006B3BBB"/>
    <w:rsid w:val="006B3F3D"/>
    <w:rsid w:val="006B7459"/>
    <w:rsid w:val="006C0993"/>
    <w:rsid w:val="006C1E0B"/>
    <w:rsid w:val="006C2919"/>
    <w:rsid w:val="006C336F"/>
    <w:rsid w:val="006C36A4"/>
    <w:rsid w:val="006C42E4"/>
    <w:rsid w:val="006C50DE"/>
    <w:rsid w:val="006D03B5"/>
    <w:rsid w:val="006D0F30"/>
    <w:rsid w:val="006D280E"/>
    <w:rsid w:val="006D3321"/>
    <w:rsid w:val="006D3DC3"/>
    <w:rsid w:val="006D4E2E"/>
    <w:rsid w:val="006D6418"/>
    <w:rsid w:val="006D7379"/>
    <w:rsid w:val="006E023F"/>
    <w:rsid w:val="006E0789"/>
    <w:rsid w:val="006E0B6D"/>
    <w:rsid w:val="006E186A"/>
    <w:rsid w:val="006E1ECC"/>
    <w:rsid w:val="006E5CBC"/>
    <w:rsid w:val="006E5F27"/>
    <w:rsid w:val="006F1708"/>
    <w:rsid w:val="006F3404"/>
    <w:rsid w:val="00700514"/>
    <w:rsid w:val="00700B6C"/>
    <w:rsid w:val="00703B99"/>
    <w:rsid w:val="007043A2"/>
    <w:rsid w:val="00704CA2"/>
    <w:rsid w:val="00705AB7"/>
    <w:rsid w:val="007072EE"/>
    <w:rsid w:val="00707467"/>
    <w:rsid w:val="00707B80"/>
    <w:rsid w:val="00711E1B"/>
    <w:rsid w:val="00711F63"/>
    <w:rsid w:val="0071212F"/>
    <w:rsid w:val="0071215D"/>
    <w:rsid w:val="0071363B"/>
    <w:rsid w:val="007171B9"/>
    <w:rsid w:val="00720AB7"/>
    <w:rsid w:val="00720ECC"/>
    <w:rsid w:val="00721486"/>
    <w:rsid w:val="00722424"/>
    <w:rsid w:val="00722840"/>
    <w:rsid w:val="00723EAA"/>
    <w:rsid w:val="0072460B"/>
    <w:rsid w:val="00724904"/>
    <w:rsid w:val="0072531A"/>
    <w:rsid w:val="0073122D"/>
    <w:rsid w:val="00731F32"/>
    <w:rsid w:val="00732CCB"/>
    <w:rsid w:val="007339C3"/>
    <w:rsid w:val="00733EE5"/>
    <w:rsid w:val="00733FB1"/>
    <w:rsid w:val="00734B3A"/>
    <w:rsid w:val="00735B23"/>
    <w:rsid w:val="00735CD8"/>
    <w:rsid w:val="00740D47"/>
    <w:rsid w:val="007416FE"/>
    <w:rsid w:val="00742ABA"/>
    <w:rsid w:val="007430BC"/>
    <w:rsid w:val="00743118"/>
    <w:rsid w:val="00743C8E"/>
    <w:rsid w:val="007447D6"/>
    <w:rsid w:val="00745EF5"/>
    <w:rsid w:val="00746E59"/>
    <w:rsid w:val="007503D2"/>
    <w:rsid w:val="00750B09"/>
    <w:rsid w:val="00750F55"/>
    <w:rsid w:val="0075233C"/>
    <w:rsid w:val="0075550C"/>
    <w:rsid w:val="0076012D"/>
    <w:rsid w:val="00763D0D"/>
    <w:rsid w:val="00764B9A"/>
    <w:rsid w:val="0076558F"/>
    <w:rsid w:val="00765732"/>
    <w:rsid w:val="00766B12"/>
    <w:rsid w:val="00767A27"/>
    <w:rsid w:val="007717BB"/>
    <w:rsid w:val="00771A75"/>
    <w:rsid w:val="007721DD"/>
    <w:rsid w:val="00772694"/>
    <w:rsid w:val="00772B9B"/>
    <w:rsid w:val="007740E0"/>
    <w:rsid w:val="00774DA0"/>
    <w:rsid w:val="00776CE5"/>
    <w:rsid w:val="0077767C"/>
    <w:rsid w:val="00777D2E"/>
    <w:rsid w:val="007804A4"/>
    <w:rsid w:val="0078105F"/>
    <w:rsid w:val="00781148"/>
    <w:rsid w:val="0078348D"/>
    <w:rsid w:val="0078362F"/>
    <w:rsid w:val="0078470A"/>
    <w:rsid w:val="00785CB8"/>
    <w:rsid w:val="00790836"/>
    <w:rsid w:val="007918C5"/>
    <w:rsid w:val="007920C0"/>
    <w:rsid w:val="00792438"/>
    <w:rsid w:val="00792633"/>
    <w:rsid w:val="00792864"/>
    <w:rsid w:val="00793796"/>
    <w:rsid w:val="00793B37"/>
    <w:rsid w:val="007953EA"/>
    <w:rsid w:val="00795A58"/>
    <w:rsid w:val="007964C1"/>
    <w:rsid w:val="00796D3F"/>
    <w:rsid w:val="007A0774"/>
    <w:rsid w:val="007A0CBF"/>
    <w:rsid w:val="007A0EFF"/>
    <w:rsid w:val="007A0FFF"/>
    <w:rsid w:val="007A23C3"/>
    <w:rsid w:val="007A323F"/>
    <w:rsid w:val="007A44B8"/>
    <w:rsid w:val="007A50CF"/>
    <w:rsid w:val="007A5F69"/>
    <w:rsid w:val="007A681D"/>
    <w:rsid w:val="007A7DAF"/>
    <w:rsid w:val="007B077F"/>
    <w:rsid w:val="007B636A"/>
    <w:rsid w:val="007B7528"/>
    <w:rsid w:val="007B75BD"/>
    <w:rsid w:val="007B7A98"/>
    <w:rsid w:val="007C1DC5"/>
    <w:rsid w:val="007C2644"/>
    <w:rsid w:val="007C6F00"/>
    <w:rsid w:val="007C78E3"/>
    <w:rsid w:val="007D1113"/>
    <w:rsid w:val="007D2E5F"/>
    <w:rsid w:val="007D5777"/>
    <w:rsid w:val="007D57AA"/>
    <w:rsid w:val="007E0065"/>
    <w:rsid w:val="007E0D54"/>
    <w:rsid w:val="007E0FCA"/>
    <w:rsid w:val="007E1F92"/>
    <w:rsid w:val="007E5AD5"/>
    <w:rsid w:val="007E6015"/>
    <w:rsid w:val="007E63C4"/>
    <w:rsid w:val="007F05EF"/>
    <w:rsid w:val="007F1065"/>
    <w:rsid w:val="007F10AB"/>
    <w:rsid w:val="007F22E3"/>
    <w:rsid w:val="007F2948"/>
    <w:rsid w:val="007F2C1C"/>
    <w:rsid w:val="007F4DC3"/>
    <w:rsid w:val="007F523B"/>
    <w:rsid w:val="007F528A"/>
    <w:rsid w:val="007F5471"/>
    <w:rsid w:val="007F7102"/>
    <w:rsid w:val="007F74F8"/>
    <w:rsid w:val="007F7533"/>
    <w:rsid w:val="007F7B0C"/>
    <w:rsid w:val="0080049D"/>
    <w:rsid w:val="00801238"/>
    <w:rsid w:val="008020F9"/>
    <w:rsid w:val="00803D5B"/>
    <w:rsid w:val="0080526D"/>
    <w:rsid w:val="00805F80"/>
    <w:rsid w:val="00810A04"/>
    <w:rsid w:val="00810DA5"/>
    <w:rsid w:val="00811D20"/>
    <w:rsid w:val="0081292A"/>
    <w:rsid w:val="00813475"/>
    <w:rsid w:val="00814040"/>
    <w:rsid w:val="00814C95"/>
    <w:rsid w:val="00815A26"/>
    <w:rsid w:val="008166EF"/>
    <w:rsid w:val="00820154"/>
    <w:rsid w:val="008203D0"/>
    <w:rsid w:val="008207D3"/>
    <w:rsid w:val="008244AC"/>
    <w:rsid w:val="00825F04"/>
    <w:rsid w:val="008263AC"/>
    <w:rsid w:val="0082717E"/>
    <w:rsid w:val="00830CB6"/>
    <w:rsid w:val="00832E63"/>
    <w:rsid w:val="0083337C"/>
    <w:rsid w:val="008343ED"/>
    <w:rsid w:val="0083507D"/>
    <w:rsid w:val="00836111"/>
    <w:rsid w:val="00837A33"/>
    <w:rsid w:val="00840E5B"/>
    <w:rsid w:val="00844D2C"/>
    <w:rsid w:val="00844F7C"/>
    <w:rsid w:val="0084537B"/>
    <w:rsid w:val="00845990"/>
    <w:rsid w:val="00847DC5"/>
    <w:rsid w:val="008502A8"/>
    <w:rsid w:val="008506C2"/>
    <w:rsid w:val="0085162D"/>
    <w:rsid w:val="00851CFF"/>
    <w:rsid w:val="00854124"/>
    <w:rsid w:val="0085561C"/>
    <w:rsid w:val="00856F33"/>
    <w:rsid w:val="00861013"/>
    <w:rsid w:val="0086114E"/>
    <w:rsid w:val="00861F8F"/>
    <w:rsid w:val="00864E6E"/>
    <w:rsid w:val="00865531"/>
    <w:rsid w:val="00865D88"/>
    <w:rsid w:val="00866E1E"/>
    <w:rsid w:val="0087125D"/>
    <w:rsid w:val="00871486"/>
    <w:rsid w:val="00872353"/>
    <w:rsid w:val="0087276B"/>
    <w:rsid w:val="00872AFD"/>
    <w:rsid w:val="00873D38"/>
    <w:rsid w:val="008745EA"/>
    <w:rsid w:val="00876D8A"/>
    <w:rsid w:val="00877E89"/>
    <w:rsid w:val="008812B3"/>
    <w:rsid w:val="00881C2F"/>
    <w:rsid w:val="008838F2"/>
    <w:rsid w:val="0088450B"/>
    <w:rsid w:val="00884A77"/>
    <w:rsid w:val="00884ABE"/>
    <w:rsid w:val="0088505F"/>
    <w:rsid w:val="008855EC"/>
    <w:rsid w:val="00885606"/>
    <w:rsid w:val="008859DD"/>
    <w:rsid w:val="00887383"/>
    <w:rsid w:val="008873EF"/>
    <w:rsid w:val="00887BD5"/>
    <w:rsid w:val="00890042"/>
    <w:rsid w:val="00890B2A"/>
    <w:rsid w:val="00891815"/>
    <w:rsid w:val="00891DB3"/>
    <w:rsid w:val="0089332C"/>
    <w:rsid w:val="00894080"/>
    <w:rsid w:val="008941AD"/>
    <w:rsid w:val="00894785"/>
    <w:rsid w:val="008948E6"/>
    <w:rsid w:val="0089535B"/>
    <w:rsid w:val="00895E8F"/>
    <w:rsid w:val="008968EF"/>
    <w:rsid w:val="00896C45"/>
    <w:rsid w:val="008A01BA"/>
    <w:rsid w:val="008A02FC"/>
    <w:rsid w:val="008A1667"/>
    <w:rsid w:val="008A75D3"/>
    <w:rsid w:val="008A7E30"/>
    <w:rsid w:val="008B3354"/>
    <w:rsid w:val="008B5DCE"/>
    <w:rsid w:val="008B5EA9"/>
    <w:rsid w:val="008B6771"/>
    <w:rsid w:val="008B7364"/>
    <w:rsid w:val="008B7D65"/>
    <w:rsid w:val="008B7F76"/>
    <w:rsid w:val="008C16BB"/>
    <w:rsid w:val="008C19D3"/>
    <w:rsid w:val="008C1DE6"/>
    <w:rsid w:val="008C30D6"/>
    <w:rsid w:val="008C367F"/>
    <w:rsid w:val="008C56EA"/>
    <w:rsid w:val="008C6D16"/>
    <w:rsid w:val="008C72C7"/>
    <w:rsid w:val="008C7C00"/>
    <w:rsid w:val="008D1548"/>
    <w:rsid w:val="008D2E36"/>
    <w:rsid w:val="008D3627"/>
    <w:rsid w:val="008D3A41"/>
    <w:rsid w:val="008D4336"/>
    <w:rsid w:val="008D62D3"/>
    <w:rsid w:val="008D6362"/>
    <w:rsid w:val="008D63FB"/>
    <w:rsid w:val="008D78A5"/>
    <w:rsid w:val="008E0358"/>
    <w:rsid w:val="008E19A3"/>
    <w:rsid w:val="008E20A1"/>
    <w:rsid w:val="008E255A"/>
    <w:rsid w:val="008E454D"/>
    <w:rsid w:val="008E7CC9"/>
    <w:rsid w:val="008F0250"/>
    <w:rsid w:val="008F2040"/>
    <w:rsid w:val="008F2662"/>
    <w:rsid w:val="008F4461"/>
    <w:rsid w:val="008F703C"/>
    <w:rsid w:val="00900AE5"/>
    <w:rsid w:val="00902EDE"/>
    <w:rsid w:val="00903E29"/>
    <w:rsid w:val="009044D0"/>
    <w:rsid w:val="00904B4A"/>
    <w:rsid w:val="009052BC"/>
    <w:rsid w:val="00905BD1"/>
    <w:rsid w:val="00906865"/>
    <w:rsid w:val="009103D0"/>
    <w:rsid w:val="00911935"/>
    <w:rsid w:val="00912579"/>
    <w:rsid w:val="0091385E"/>
    <w:rsid w:val="00915FDB"/>
    <w:rsid w:val="00916063"/>
    <w:rsid w:val="0091640F"/>
    <w:rsid w:val="00917691"/>
    <w:rsid w:val="00920B14"/>
    <w:rsid w:val="0092182C"/>
    <w:rsid w:val="00923075"/>
    <w:rsid w:val="00923F0C"/>
    <w:rsid w:val="00923F68"/>
    <w:rsid w:val="0092503C"/>
    <w:rsid w:val="00925F22"/>
    <w:rsid w:val="009273BD"/>
    <w:rsid w:val="0092755D"/>
    <w:rsid w:val="00931C62"/>
    <w:rsid w:val="00931EEB"/>
    <w:rsid w:val="009328F7"/>
    <w:rsid w:val="00933A88"/>
    <w:rsid w:val="0093473F"/>
    <w:rsid w:val="00935AA8"/>
    <w:rsid w:val="00935F86"/>
    <w:rsid w:val="0093665D"/>
    <w:rsid w:val="0093746A"/>
    <w:rsid w:val="00937E0D"/>
    <w:rsid w:val="00937FB3"/>
    <w:rsid w:val="00941372"/>
    <w:rsid w:val="00941D07"/>
    <w:rsid w:val="009426C7"/>
    <w:rsid w:val="00943635"/>
    <w:rsid w:val="00943B8F"/>
    <w:rsid w:val="00943CB6"/>
    <w:rsid w:val="00944218"/>
    <w:rsid w:val="00945124"/>
    <w:rsid w:val="009453F3"/>
    <w:rsid w:val="00945F56"/>
    <w:rsid w:val="00947C29"/>
    <w:rsid w:val="009500E1"/>
    <w:rsid w:val="009521AC"/>
    <w:rsid w:val="009529C1"/>
    <w:rsid w:val="00952F94"/>
    <w:rsid w:val="0095321D"/>
    <w:rsid w:val="00953EDF"/>
    <w:rsid w:val="009541EB"/>
    <w:rsid w:val="00954C14"/>
    <w:rsid w:val="00954D7A"/>
    <w:rsid w:val="00955524"/>
    <w:rsid w:val="009568F6"/>
    <w:rsid w:val="00957C17"/>
    <w:rsid w:val="00957DBB"/>
    <w:rsid w:val="00957E2A"/>
    <w:rsid w:val="0096002B"/>
    <w:rsid w:val="009611EA"/>
    <w:rsid w:val="009631AD"/>
    <w:rsid w:val="009638B4"/>
    <w:rsid w:val="0096435E"/>
    <w:rsid w:val="00964A85"/>
    <w:rsid w:val="00965671"/>
    <w:rsid w:val="00965EB3"/>
    <w:rsid w:val="00966F13"/>
    <w:rsid w:val="009728D1"/>
    <w:rsid w:val="00972DFB"/>
    <w:rsid w:val="00974372"/>
    <w:rsid w:val="00975F94"/>
    <w:rsid w:val="009811B9"/>
    <w:rsid w:val="00981C4E"/>
    <w:rsid w:val="00981CBA"/>
    <w:rsid w:val="009826CD"/>
    <w:rsid w:val="00983335"/>
    <w:rsid w:val="00983478"/>
    <w:rsid w:val="009835A8"/>
    <w:rsid w:val="00983E57"/>
    <w:rsid w:val="00983EC1"/>
    <w:rsid w:val="00984FD8"/>
    <w:rsid w:val="00986F8A"/>
    <w:rsid w:val="00987E68"/>
    <w:rsid w:val="00990E20"/>
    <w:rsid w:val="00991C47"/>
    <w:rsid w:val="00991C4B"/>
    <w:rsid w:val="00992441"/>
    <w:rsid w:val="0099299A"/>
    <w:rsid w:val="0099344D"/>
    <w:rsid w:val="009934A0"/>
    <w:rsid w:val="00995025"/>
    <w:rsid w:val="00995FA3"/>
    <w:rsid w:val="009A00B6"/>
    <w:rsid w:val="009A0B86"/>
    <w:rsid w:val="009A1150"/>
    <w:rsid w:val="009A18C5"/>
    <w:rsid w:val="009A1C87"/>
    <w:rsid w:val="009A55E4"/>
    <w:rsid w:val="009A626A"/>
    <w:rsid w:val="009A7F1C"/>
    <w:rsid w:val="009B0C5C"/>
    <w:rsid w:val="009B10D1"/>
    <w:rsid w:val="009B28E3"/>
    <w:rsid w:val="009B29A2"/>
    <w:rsid w:val="009B53CC"/>
    <w:rsid w:val="009B5B74"/>
    <w:rsid w:val="009B69F2"/>
    <w:rsid w:val="009B7850"/>
    <w:rsid w:val="009B7D35"/>
    <w:rsid w:val="009C1607"/>
    <w:rsid w:val="009C1A73"/>
    <w:rsid w:val="009C246B"/>
    <w:rsid w:val="009C4AC5"/>
    <w:rsid w:val="009C4BBD"/>
    <w:rsid w:val="009C5177"/>
    <w:rsid w:val="009C5408"/>
    <w:rsid w:val="009C567E"/>
    <w:rsid w:val="009C7B59"/>
    <w:rsid w:val="009D0E8B"/>
    <w:rsid w:val="009D25BE"/>
    <w:rsid w:val="009D54FB"/>
    <w:rsid w:val="009D6A15"/>
    <w:rsid w:val="009D7EE4"/>
    <w:rsid w:val="009E2C26"/>
    <w:rsid w:val="009E45B0"/>
    <w:rsid w:val="009E62EA"/>
    <w:rsid w:val="009E6CF7"/>
    <w:rsid w:val="009E6D6C"/>
    <w:rsid w:val="009F0FEA"/>
    <w:rsid w:val="009F25A4"/>
    <w:rsid w:val="009F4771"/>
    <w:rsid w:val="009F4C6D"/>
    <w:rsid w:val="009F4E17"/>
    <w:rsid w:val="009F4EED"/>
    <w:rsid w:val="009F55AD"/>
    <w:rsid w:val="009F5CF1"/>
    <w:rsid w:val="009F6D97"/>
    <w:rsid w:val="009F75E6"/>
    <w:rsid w:val="00A01134"/>
    <w:rsid w:val="00A024D3"/>
    <w:rsid w:val="00A02FEF"/>
    <w:rsid w:val="00A031B8"/>
    <w:rsid w:val="00A042A0"/>
    <w:rsid w:val="00A043A9"/>
    <w:rsid w:val="00A059CE"/>
    <w:rsid w:val="00A06FD8"/>
    <w:rsid w:val="00A07698"/>
    <w:rsid w:val="00A10DA8"/>
    <w:rsid w:val="00A11CD4"/>
    <w:rsid w:val="00A14BD9"/>
    <w:rsid w:val="00A20F5B"/>
    <w:rsid w:val="00A21501"/>
    <w:rsid w:val="00A229EC"/>
    <w:rsid w:val="00A2405F"/>
    <w:rsid w:val="00A247B9"/>
    <w:rsid w:val="00A25396"/>
    <w:rsid w:val="00A26217"/>
    <w:rsid w:val="00A26316"/>
    <w:rsid w:val="00A268BA"/>
    <w:rsid w:val="00A30A23"/>
    <w:rsid w:val="00A331A3"/>
    <w:rsid w:val="00A342CA"/>
    <w:rsid w:val="00A361D1"/>
    <w:rsid w:val="00A40153"/>
    <w:rsid w:val="00A41633"/>
    <w:rsid w:val="00A418DA"/>
    <w:rsid w:val="00A4291F"/>
    <w:rsid w:val="00A43B0A"/>
    <w:rsid w:val="00A43ED5"/>
    <w:rsid w:val="00A442DF"/>
    <w:rsid w:val="00A45B4B"/>
    <w:rsid w:val="00A50815"/>
    <w:rsid w:val="00A51812"/>
    <w:rsid w:val="00A55489"/>
    <w:rsid w:val="00A55575"/>
    <w:rsid w:val="00A555D7"/>
    <w:rsid w:val="00A563BC"/>
    <w:rsid w:val="00A57876"/>
    <w:rsid w:val="00A60BD4"/>
    <w:rsid w:val="00A60C2F"/>
    <w:rsid w:val="00A61579"/>
    <w:rsid w:val="00A62C12"/>
    <w:rsid w:val="00A62E38"/>
    <w:rsid w:val="00A630F6"/>
    <w:rsid w:val="00A65124"/>
    <w:rsid w:val="00A67033"/>
    <w:rsid w:val="00A70902"/>
    <w:rsid w:val="00A71BFE"/>
    <w:rsid w:val="00A737E1"/>
    <w:rsid w:val="00A74616"/>
    <w:rsid w:val="00A74A91"/>
    <w:rsid w:val="00A76E6B"/>
    <w:rsid w:val="00A774BF"/>
    <w:rsid w:val="00A811AE"/>
    <w:rsid w:val="00A8155C"/>
    <w:rsid w:val="00A82651"/>
    <w:rsid w:val="00A82F0D"/>
    <w:rsid w:val="00A8371D"/>
    <w:rsid w:val="00A83FA9"/>
    <w:rsid w:val="00A858F4"/>
    <w:rsid w:val="00A86653"/>
    <w:rsid w:val="00A87FDC"/>
    <w:rsid w:val="00A9035A"/>
    <w:rsid w:val="00A92203"/>
    <w:rsid w:val="00A94439"/>
    <w:rsid w:val="00AA2855"/>
    <w:rsid w:val="00AA2ABD"/>
    <w:rsid w:val="00AA366E"/>
    <w:rsid w:val="00AA74F3"/>
    <w:rsid w:val="00AA75C9"/>
    <w:rsid w:val="00AB1A66"/>
    <w:rsid w:val="00AB206A"/>
    <w:rsid w:val="00AB20F5"/>
    <w:rsid w:val="00AB3280"/>
    <w:rsid w:val="00AB3A72"/>
    <w:rsid w:val="00AB4CBC"/>
    <w:rsid w:val="00AB7396"/>
    <w:rsid w:val="00AB7CC6"/>
    <w:rsid w:val="00AC03AA"/>
    <w:rsid w:val="00AC1302"/>
    <w:rsid w:val="00AC5157"/>
    <w:rsid w:val="00AC5B99"/>
    <w:rsid w:val="00AC63ED"/>
    <w:rsid w:val="00AC6772"/>
    <w:rsid w:val="00AC6C20"/>
    <w:rsid w:val="00AD01E4"/>
    <w:rsid w:val="00AD0481"/>
    <w:rsid w:val="00AD052E"/>
    <w:rsid w:val="00AD350E"/>
    <w:rsid w:val="00AD3EB9"/>
    <w:rsid w:val="00AD531A"/>
    <w:rsid w:val="00AD6604"/>
    <w:rsid w:val="00AD6E4E"/>
    <w:rsid w:val="00AD721D"/>
    <w:rsid w:val="00AE1EA9"/>
    <w:rsid w:val="00AE2F98"/>
    <w:rsid w:val="00AE4C20"/>
    <w:rsid w:val="00AE6278"/>
    <w:rsid w:val="00AE6ABE"/>
    <w:rsid w:val="00AE7760"/>
    <w:rsid w:val="00AE79E3"/>
    <w:rsid w:val="00AF006F"/>
    <w:rsid w:val="00AF3212"/>
    <w:rsid w:val="00AF35C5"/>
    <w:rsid w:val="00AF40E1"/>
    <w:rsid w:val="00AF50EF"/>
    <w:rsid w:val="00AF7E03"/>
    <w:rsid w:val="00B00C66"/>
    <w:rsid w:val="00B01B49"/>
    <w:rsid w:val="00B04A54"/>
    <w:rsid w:val="00B05B9C"/>
    <w:rsid w:val="00B06C35"/>
    <w:rsid w:val="00B0763E"/>
    <w:rsid w:val="00B076D3"/>
    <w:rsid w:val="00B07F04"/>
    <w:rsid w:val="00B1066C"/>
    <w:rsid w:val="00B10ACA"/>
    <w:rsid w:val="00B1503E"/>
    <w:rsid w:val="00B15121"/>
    <w:rsid w:val="00B15948"/>
    <w:rsid w:val="00B15EC2"/>
    <w:rsid w:val="00B20475"/>
    <w:rsid w:val="00B204D9"/>
    <w:rsid w:val="00B20FF7"/>
    <w:rsid w:val="00B225E6"/>
    <w:rsid w:val="00B22B5B"/>
    <w:rsid w:val="00B25999"/>
    <w:rsid w:val="00B26A14"/>
    <w:rsid w:val="00B3084A"/>
    <w:rsid w:val="00B3199E"/>
    <w:rsid w:val="00B31FBC"/>
    <w:rsid w:val="00B34AD1"/>
    <w:rsid w:val="00B368CD"/>
    <w:rsid w:val="00B36E49"/>
    <w:rsid w:val="00B3702C"/>
    <w:rsid w:val="00B41728"/>
    <w:rsid w:val="00B41F3D"/>
    <w:rsid w:val="00B4253D"/>
    <w:rsid w:val="00B433A2"/>
    <w:rsid w:val="00B43D20"/>
    <w:rsid w:val="00B44958"/>
    <w:rsid w:val="00B44FBF"/>
    <w:rsid w:val="00B507CB"/>
    <w:rsid w:val="00B509AD"/>
    <w:rsid w:val="00B51649"/>
    <w:rsid w:val="00B5224A"/>
    <w:rsid w:val="00B53199"/>
    <w:rsid w:val="00B53894"/>
    <w:rsid w:val="00B5529E"/>
    <w:rsid w:val="00B562CC"/>
    <w:rsid w:val="00B575A0"/>
    <w:rsid w:val="00B57AB2"/>
    <w:rsid w:val="00B60E53"/>
    <w:rsid w:val="00B628F3"/>
    <w:rsid w:val="00B62CD8"/>
    <w:rsid w:val="00B62D09"/>
    <w:rsid w:val="00B6380B"/>
    <w:rsid w:val="00B63DC4"/>
    <w:rsid w:val="00B669C7"/>
    <w:rsid w:val="00B66DD8"/>
    <w:rsid w:val="00B67F6E"/>
    <w:rsid w:val="00B7102E"/>
    <w:rsid w:val="00B71073"/>
    <w:rsid w:val="00B71874"/>
    <w:rsid w:val="00B7208C"/>
    <w:rsid w:val="00B75EBE"/>
    <w:rsid w:val="00B7711D"/>
    <w:rsid w:val="00B809A2"/>
    <w:rsid w:val="00B80A56"/>
    <w:rsid w:val="00B80B87"/>
    <w:rsid w:val="00B80E06"/>
    <w:rsid w:val="00B80F3F"/>
    <w:rsid w:val="00B8117D"/>
    <w:rsid w:val="00B8288A"/>
    <w:rsid w:val="00B91B2B"/>
    <w:rsid w:val="00B92B54"/>
    <w:rsid w:val="00B9370F"/>
    <w:rsid w:val="00B94A98"/>
    <w:rsid w:val="00B95782"/>
    <w:rsid w:val="00B95E55"/>
    <w:rsid w:val="00B96E23"/>
    <w:rsid w:val="00BA02F0"/>
    <w:rsid w:val="00BA1FA1"/>
    <w:rsid w:val="00BA4F9D"/>
    <w:rsid w:val="00BA50FB"/>
    <w:rsid w:val="00BA5E6A"/>
    <w:rsid w:val="00BA68D4"/>
    <w:rsid w:val="00BB3191"/>
    <w:rsid w:val="00BB3CFD"/>
    <w:rsid w:val="00BB4035"/>
    <w:rsid w:val="00BB484F"/>
    <w:rsid w:val="00BB65E6"/>
    <w:rsid w:val="00BC0D44"/>
    <w:rsid w:val="00BC0F81"/>
    <w:rsid w:val="00BC1DFF"/>
    <w:rsid w:val="00BC24EA"/>
    <w:rsid w:val="00BC55B9"/>
    <w:rsid w:val="00BC6456"/>
    <w:rsid w:val="00BC7B34"/>
    <w:rsid w:val="00BC7E0B"/>
    <w:rsid w:val="00BD07EB"/>
    <w:rsid w:val="00BD0824"/>
    <w:rsid w:val="00BD0854"/>
    <w:rsid w:val="00BD141A"/>
    <w:rsid w:val="00BD1C3F"/>
    <w:rsid w:val="00BD3155"/>
    <w:rsid w:val="00BD35F8"/>
    <w:rsid w:val="00BD38A0"/>
    <w:rsid w:val="00BD3FB2"/>
    <w:rsid w:val="00BD6DEF"/>
    <w:rsid w:val="00BE0093"/>
    <w:rsid w:val="00BE07BB"/>
    <w:rsid w:val="00BE07FA"/>
    <w:rsid w:val="00BE1009"/>
    <w:rsid w:val="00BE246D"/>
    <w:rsid w:val="00BE26B2"/>
    <w:rsid w:val="00BE2D36"/>
    <w:rsid w:val="00BE32C8"/>
    <w:rsid w:val="00BE363E"/>
    <w:rsid w:val="00BE3D2D"/>
    <w:rsid w:val="00BE6437"/>
    <w:rsid w:val="00BE6F5B"/>
    <w:rsid w:val="00BF020F"/>
    <w:rsid w:val="00BF04D3"/>
    <w:rsid w:val="00BF368D"/>
    <w:rsid w:val="00BF38A3"/>
    <w:rsid w:val="00BF441C"/>
    <w:rsid w:val="00BF4BD9"/>
    <w:rsid w:val="00BF52F2"/>
    <w:rsid w:val="00BF5F8D"/>
    <w:rsid w:val="00C02240"/>
    <w:rsid w:val="00C03EB1"/>
    <w:rsid w:val="00C04BE9"/>
    <w:rsid w:val="00C057E3"/>
    <w:rsid w:val="00C05CF9"/>
    <w:rsid w:val="00C065E0"/>
    <w:rsid w:val="00C075EC"/>
    <w:rsid w:val="00C10ADC"/>
    <w:rsid w:val="00C10C0F"/>
    <w:rsid w:val="00C11A92"/>
    <w:rsid w:val="00C12E62"/>
    <w:rsid w:val="00C14399"/>
    <w:rsid w:val="00C1458E"/>
    <w:rsid w:val="00C179B3"/>
    <w:rsid w:val="00C20520"/>
    <w:rsid w:val="00C21C2F"/>
    <w:rsid w:val="00C21D8A"/>
    <w:rsid w:val="00C21DF6"/>
    <w:rsid w:val="00C23B5F"/>
    <w:rsid w:val="00C23E20"/>
    <w:rsid w:val="00C23E51"/>
    <w:rsid w:val="00C25106"/>
    <w:rsid w:val="00C2594A"/>
    <w:rsid w:val="00C25C81"/>
    <w:rsid w:val="00C26FA5"/>
    <w:rsid w:val="00C27B98"/>
    <w:rsid w:val="00C304F8"/>
    <w:rsid w:val="00C307B1"/>
    <w:rsid w:val="00C31E00"/>
    <w:rsid w:val="00C32511"/>
    <w:rsid w:val="00C34FA6"/>
    <w:rsid w:val="00C35CD9"/>
    <w:rsid w:val="00C35D29"/>
    <w:rsid w:val="00C360F8"/>
    <w:rsid w:val="00C3625B"/>
    <w:rsid w:val="00C36877"/>
    <w:rsid w:val="00C36A6F"/>
    <w:rsid w:val="00C372BC"/>
    <w:rsid w:val="00C374E2"/>
    <w:rsid w:val="00C408B6"/>
    <w:rsid w:val="00C40DE8"/>
    <w:rsid w:val="00C41307"/>
    <w:rsid w:val="00C42AC2"/>
    <w:rsid w:val="00C42EFB"/>
    <w:rsid w:val="00C43167"/>
    <w:rsid w:val="00C43C55"/>
    <w:rsid w:val="00C45098"/>
    <w:rsid w:val="00C45CFA"/>
    <w:rsid w:val="00C46B74"/>
    <w:rsid w:val="00C51296"/>
    <w:rsid w:val="00C52411"/>
    <w:rsid w:val="00C56CEF"/>
    <w:rsid w:val="00C579ED"/>
    <w:rsid w:val="00C6099E"/>
    <w:rsid w:val="00C61926"/>
    <w:rsid w:val="00C63895"/>
    <w:rsid w:val="00C63F04"/>
    <w:rsid w:val="00C648FB"/>
    <w:rsid w:val="00C64DD4"/>
    <w:rsid w:val="00C6515B"/>
    <w:rsid w:val="00C6529E"/>
    <w:rsid w:val="00C665B4"/>
    <w:rsid w:val="00C66E6F"/>
    <w:rsid w:val="00C7002E"/>
    <w:rsid w:val="00C726B9"/>
    <w:rsid w:val="00C73084"/>
    <w:rsid w:val="00C745CC"/>
    <w:rsid w:val="00C74E90"/>
    <w:rsid w:val="00C75F10"/>
    <w:rsid w:val="00C76DAA"/>
    <w:rsid w:val="00C831A5"/>
    <w:rsid w:val="00C83D95"/>
    <w:rsid w:val="00C90D49"/>
    <w:rsid w:val="00C91003"/>
    <w:rsid w:val="00C91168"/>
    <w:rsid w:val="00C94856"/>
    <w:rsid w:val="00C96DFC"/>
    <w:rsid w:val="00C96FD4"/>
    <w:rsid w:val="00C970F4"/>
    <w:rsid w:val="00CA0850"/>
    <w:rsid w:val="00CA1A05"/>
    <w:rsid w:val="00CA273D"/>
    <w:rsid w:val="00CA27C3"/>
    <w:rsid w:val="00CA466A"/>
    <w:rsid w:val="00CA68A4"/>
    <w:rsid w:val="00CA6C11"/>
    <w:rsid w:val="00CB0F6E"/>
    <w:rsid w:val="00CB161F"/>
    <w:rsid w:val="00CB34FF"/>
    <w:rsid w:val="00CB4F9A"/>
    <w:rsid w:val="00CB6322"/>
    <w:rsid w:val="00CB76A2"/>
    <w:rsid w:val="00CC1452"/>
    <w:rsid w:val="00CC5CA3"/>
    <w:rsid w:val="00CC63C9"/>
    <w:rsid w:val="00CC65B2"/>
    <w:rsid w:val="00CC71B8"/>
    <w:rsid w:val="00CC79BE"/>
    <w:rsid w:val="00CD082E"/>
    <w:rsid w:val="00CD0CA9"/>
    <w:rsid w:val="00CD29D4"/>
    <w:rsid w:val="00CD3A20"/>
    <w:rsid w:val="00CD40AE"/>
    <w:rsid w:val="00CD5D9B"/>
    <w:rsid w:val="00CD77EA"/>
    <w:rsid w:val="00CE0824"/>
    <w:rsid w:val="00CE2E13"/>
    <w:rsid w:val="00CE3489"/>
    <w:rsid w:val="00CE3AAA"/>
    <w:rsid w:val="00CE3B3B"/>
    <w:rsid w:val="00CE4FD4"/>
    <w:rsid w:val="00CE55EF"/>
    <w:rsid w:val="00CE5658"/>
    <w:rsid w:val="00CE57AC"/>
    <w:rsid w:val="00CE6E86"/>
    <w:rsid w:val="00CF0351"/>
    <w:rsid w:val="00CF0BDE"/>
    <w:rsid w:val="00CF1419"/>
    <w:rsid w:val="00CF26C1"/>
    <w:rsid w:val="00CF2919"/>
    <w:rsid w:val="00CF3AA8"/>
    <w:rsid w:val="00CF3CD8"/>
    <w:rsid w:val="00CF49ED"/>
    <w:rsid w:val="00CF614D"/>
    <w:rsid w:val="00CF6C7F"/>
    <w:rsid w:val="00CF793E"/>
    <w:rsid w:val="00D01B9A"/>
    <w:rsid w:val="00D039BC"/>
    <w:rsid w:val="00D04740"/>
    <w:rsid w:val="00D07C24"/>
    <w:rsid w:val="00D07CAC"/>
    <w:rsid w:val="00D10020"/>
    <w:rsid w:val="00D11AC9"/>
    <w:rsid w:val="00D12E2F"/>
    <w:rsid w:val="00D137A5"/>
    <w:rsid w:val="00D1533A"/>
    <w:rsid w:val="00D155C2"/>
    <w:rsid w:val="00D1588C"/>
    <w:rsid w:val="00D15F9E"/>
    <w:rsid w:val="00D17C82"/>
    <w:rsid w:val="00D200FC"/>
    <w:rsid w:val="00D21F41"/>
    <w:rsid w:val="00D22F15"/>
    <w:rsid w:val="00D237CB"/>
    <w:rsid w:val="00D24543"/>
    <w:rsid w:val="00D24710"/>
    <w:rsid w:val="00D24C66"/>
    <w:rsid w:val="00D251DB"/>
    <w:rsid w:val="00D274A8"/>
    <w:rsid w:val="00D27510"/>
    <w:rsid w:val="00D3023B"/>
    <w:rsid w:val="00D3216D"/>
    <w:rsid w:val="00D33BF1"/>
    <w:rsid w:val="00D33EEC"/>
    <w:rsid w:val="00D373E5"/>
    <w:rsid w:val="00D37BE4"/>
    <w:rsid w:val="00D401F6"/>
    <w:rsid w:val="00D425E1"/>
    <w:rsid w:val="00D42817"/>
    <w:rsid w:val="00D42D31"/>
    <w:rsid w:val="00D43492"/>
    <w:rsid w:val="00D434F0"/>
    <w:rsid w:val="00D44109"/>
    <w:rsid w:val="00D467AA"/>
    <w:rsid w:val="00D46DFB"/>
    <w:rsid w:val="00D5182B"/>
    <w:rsid w:val="00D52CDF"/>
    <w:rsid w:val="00D52E20"/>
    <w:rsid w:val="00D53324"/>
    <w:rsid w:val="00D55B59"/>
    <w:rsid w:val="00D5657C"/>
    <w:rsid w:val="00D604D5"/>
    <w:rsid w:val="00D61181"/>
    <w:rsid w:val="00D6124A"/>
    <w:rsid w:val="00D621DF"/>
    <w:rsid w:val="00D6297D"/>
    <w:rsid w:val="00D62BEE"/>
    <w:rsid w:val="00D64947"/>
    <w:rsid w:val="00D64BAB"/>
    <w:rsid w:val="00D65C18"/>
    <w:rsid w:val="00D710A4"/>
    <w:rsid w:val="00D72A1C"/>
    <w:rsid w:val="00D7320D"/>
    <w:rsid w:val="00D732AD"/>
    <w:rsid w:val="00D745F2"/>
    <w:rsid w:val="00D749B5"/>
    <w:rsid w:val="00D750B7"/>
    <w:rsid w:val="00D756BE"/>
    <w:rsid w:val="00D7571C"/>
    <w:rsid w:val="00D765A1"/>
    <w:rsid w:val="00D80C92"/>
    <w:rsid w:val="00D81572"/>
    <w:rsid w:val="00D867F8"/>
    <w:rsid w:val="00D87270"/>
    <w:rsid w:val="00D87BAE"/>
    <w:rsid w:val="00D87DA3"/>
    <w:rsid w:val="00D90310"/>
    <w:rsid w:val="00D92282"/>
    <w:rsid w:val="00D942D1"/>
    <w:rsid w:val="00D96289"/>
    <w:rsid w:val="00D962A6"/>
    <w:rsid w:val="00DA0405"/>
    <w:rsid w:val="00DA2F45"/>
    <w:rsid w:val="00DA3293"/>
    <w:rsid w:val="00DA3DEA"/>
    <w:rsid w:val="00DA4EEA"/>
    <w:rsid w:val="00DA6852"/>
    <w:rsid w:val="00DA7A1E"/>
    <w:rsid w:val="00DA7D51"/>
    <w:rsid w:val="00DB0075"/>
    <w:rsid w:val="00DB0103"/>
    <w:rsid w:val="00DB0B2F"/>
    <w:rsid w:val="00DB1935"/>
    <w:rsid w:val="00DB1CEE"/>
    <w:rsid w:val="00DB2DC4"/>
    <w:rsid w:val="00DB38BF"/>
    <w:rsid w:val="00DB57DC"/>
    <w:rsid w:val="00DB5D81"/>
    <w:rsid w:val="00DB6AA3"/>
    <w:rsid w:val="00DC0440"/>
    <w:rsid w:val="00DC0F28"/>
    <w:rsid w:val="00DC202E"/>
    <w:rsid w:val="00DC26F0"/>
    <w:rsid w:val="00DC3077"/>
    <w:rsid w:val="00DC34CC"/>
    <w:rsid w:val="00DC3E74"/>
    <w:rsid w:val="00DC46C0"/>
    <w:rsid w:val="00DC668A"/>
    <w:rsid w:val="00DC6699"/>
    <w:rsid w:val="00DC6CC2"/>
    <w:rsid w:val="00DC72E8"/>
    <w:rsid w:val="00DD071C"/>
    <w:rsid w:val="00DD089B"/>
    <w:rsid w:val="00DD0A06"/>
    <w:rsid w:val="00DD2198"/>
    <w:rsid w:val="00DD23EB"/>
    <w:rsid w:val="00DD304B"/>
    <w:rsid w:val="00DD56DA"/>
    <w:rsid w:val="00DD5714"/>
    <w:rsid w:val="00DD6541"/>
    <w:rsid w:val="00DD6F07"/>
    <w:rsid w:val="00DD79B3"/>
    <w:rsid w:val="00DE0836"/>
    <w:rsid w:val="00DE2112"/>
    <w:rsid w:val="00DE2736"/>
    <w:rsid w:val="00DE2CB8"/>
    <w:rsid w:val="00DE3B51"/>
    <w:rsid w:val="00DE3F48"/>
    <w:rsid w:val="00DE61C0"/>
    <w:rsid w:val="00DE6D89"/>
    <w:rsid w:val="00DE7762"/>
    <w:rsid w:val="00DF08E4"/>
    <w:rsid w:val="00DF1151"/>
    <w:rsid w:val="00E005F5"/>
    <w:rsid w:val="00E00BE9"/>
    <w:rsid w:val="00E010AD"/>
    <w:rsid w:val="00E01D79"/>
    <w:rsid w:val="00E01FF0"/>
    <w:rsid w:val="00E03437"/>
    <w:rsid w:val="00E06065"/>
    <w:rsid w:val="00E06D66"/>
    <w:rsid w:val="00E103DE"/>
    <w:rsid w:val="00E116F2"/>
    <w:rsid w:val="00E11A07"/>
    <w:rsid w:val="00E11A25"/>
    <w:rsid w:val="00E1377B"/>
    <w:rsid w:val="00E1390A"/>
    <w:rsid w:val="00E1432E"/>
    <w:rsid w:val="00E143CB"/>
    <w:rsid w:val="00E157AC"/>
    <w:rsid w:val="00E1593C"/>
    <w:rsid w:val="00E15ABF"/>
    <w:rsid w:val="00E15E86"/>
    <w:rsid w:val="00E177B5"/>
    <w:rsid w:val="00E17B74"/>
    <w:rsid w:val="00E17D76"/>
    <w:rsid w:val="00E211A5"/>
    <w:rsid w:val="00E2141A"/>
    <w:rsid w:val="00E21B66"/>
    <w:rsid w:val="00E21BCD"/>
    <w:rsid w:val="00E2258A"/>
    <w:rsid w:val="00E22ECD"/>
    <w:rsid w:val="00E22EE9"/>
    <w:rsid w:val="00E23A3B"/>
    <w:rsid w:val="00E2491C"/>
    <w:rsid w:val="00E25499"/>
    <w:rsid w:val="00E268F3"/>
    <w:rsid w:val="00E26B9E"/>
    <w:rsid w:val="00E26ECA"/>
    <w:rsid w:val="00E2758E"/>
    <w:rsid w:val="00E35539"/>
    <w:rsid w:val="00E37AD7"/>
    <w:rsid w:val="00E405A2"/>
    <w:rsid w:val="00E4210D"/>
    <w:rsid w:val="00E42D71"/>
    <w:rsid w:val="00E448E1"/>
    <w:rsid w:val="00E46C54"/>
    <w:rsid w:val="00E51E10"/>
    <w:rsid w:val="00E5372F"/>
    <w:rsid w:val="00E53E73"/>
    <w:rsid w:val="00E54417"/>
    <w:rsid w:val="00E55FEF"/>
    <w:rsid w:val="00E570AB"/>
    <w:rsid w:val="00E60067"/>
    <w:rsid w:val="00E601D5"/>
    <w:rsid w:val="00E6206F"/>
    <w:rsid w:val="00E64510"/>
    <w:rsid w:val="00E64697"/>
    <w:rsid w:val="00E65AD2"/>
    <w:rsid w:val="00E65D2D"/>
    <w:rsid w:val="00E676A0"/>
    <w:rsid w:val="00E70F2A"/>
    <w:rsid w:val="00E7231D"/>
    <w:rsid w:val="00E7254A"/>
    <w:rsid w:val="00E72750"/>
    <w:rsid w:val="00E72E63"/>
    <w:rsid w:val="00E7337F"/>
    <w:rsid w:val="00E73A32"/>
    <w:rsid w:val="00E73D31"/>
    <w:rsid w:val="00E756F8"/>
    <w:rsid w:val="00E7594F"/>
    <w:rsid w:val="00E77218"/>
    <w:rsid w:val="00E8169A"/>
    <w:rsid w:val="00E81755"/>
    <w:rsid w:val="00E82C5C"/>
    <w:rsid w:val="00E836DF"/>
    <w:rsid w:val="00E8459A"/>
    <w:rsid w:val="00E86B6A"/>
    <w:rsid w:val="00E873EB"/>
    <w:rsid w:val="00E8745C"/>
    <w:rsid w:val="00E90206"/>
    <w:rsid w:val="00E915CD"/>
    <w:rsid w:val="00E93ACB"/>
    <w:rsid w:val="00E95563"/>
    <w:rsid w:val="00E95BAC"/>
    <w:rsid w:val="00EA06B7"/>
    <w:rsid w:val="00EA0D28"/>
    <w:rsid w:val="00EA256A"/>
    <w:rsid w:val="00EA488E"/>
    <w:rsid w:val="00EA50B2"/>
    <w:rsid w:val="00EA6934"/>
    <w:rsid w:val="00EA70F0"/>
    <w:rsid w:val="00EB092C"/>
    <w:rsid w:val="00EB0AFD"/>
    <w:rsid w:val="00EB1B20"/>
    <w:rsid w:val="00EB1E86"/>
    <w:rsid w:val="00EB2496"/>
    <w:rsid w:val="00EB2997"/>
    <w:rsid w:val="00EB2BA2"/>
    <w:rsid w:val="00EB3454"/>
    <w:rsid w:val="00EB3F86"/>
    <w:rsid w:val="00EB6018"/>
    <w:rsid w:val="00EB6351"/>
    <w:rsid w:val="00EB7581"/>
    <w:rsid w:val="00EC04ED"/>
    <w:rsid w:val="00EC2F97"/>
    <w:rsid w:val="00EC3261"/>
    <w:rsid w:val="00EC32CE"/>
    <w:rsid w:val="00EC32E7"/>
    <w:rsid w:val="00EC517E"/>
    <w:rsid w:val="00EC66BE"/>
    <w:rsid w:val="00EC70C7"/>
    <w:rsid w:val="00ED2B36"/>
    <w:rsid w:val="00ED4C19"/>
    <w:rsid w:val="00ED6B70"/>
    <w:rsid w:val="00ED7E00"/>
    <w:rsid w:val="00EE0559"/>
    <w:rsid w:val="00EE1866"/>
    <w:rsid w:val="00EE208A"/>
    <w:rsid w:val="00EE326C"/>
    <w:rsid w:val="00EE3F9F"/>
    <w:rsid w:val="00EE46C8"/>
    <w:rsid w:val="00EE5384"/>
    <w:rsid w:val="00EE67E5"/>
    <w:rsid w:val="00EE7D4C"/>
    <w:rsid w:val="00EF032A"/>
    <w:rsid w:val="00EF6097"/>
    <w:rsid w:val="00EF692F"/>
    <w:rsid w:val="00EF77CB"/>
    <w:rsid w:val="00F00326"/>
    <w:rsid w:val="00F032D1"/>
    <w:rsid w:val="00F03FA4"/>
    <w:rsid w:val="00F041B9"/>
    <w:rsid w:val="00F04FB6"/>
    <w:rsid w:val="00F0734D"/>
    <w:rsid w:val="00F12821"/>
    <w:rsid w:val="00F15625"/>
    <w:rsid w:val="00F20522"/>
    <w:rsid w:val="00F209B5"/>
    <w:rsid w:val="00F20A54"/>
    <w:rsid w:val="00F21E01"/>
    <w:rsid w:val="00F25089"/>
    <w:rsid w:val="00F25508"/>
    <w:rsid w:val="00F2560F"/>
    <w:rsid w:val="00F25D79"/>
    <w:rsid w:val="00F278C3"/>
    <w:rsid w:val="00F27A5C"/>
    <w:rsid w:val="00F30067"/>
    <w:rsid w:val="00F30800"/>
    <w:rsid w:val="00F3186A"/>
    <w:rsid w:val="00F322E2"/>
    <w:rsid w:val="00F328CD"/>
    <w:rsid w:val="00F3295E"/>
    <w:rsid w:val="00F345E6"/>
    <w:rsid w:val="00F35198"/>
    <w:rsid w:val="00F37315"/>
    <w:rsid w:val="00F37880"/>
    <w:rsid w:val="00F40AD5"/>
    <w:rsid w:val="00F4105A"/>
    <w:rsid w:val="00F42215"/>
    <w:rsid w:val="00F427B5"/>
    <w:rsid w:val="00F43581"/>
    <w:rsid w:val="00F52BAB"/>
    <w:rsid w:val="00F53CEE"/>
    <w:rsid w:val="00F57194"/>
    <w:rsid w:val="00F613FE"/>
    <w:rsid w:val="00F619F3"/>
    <w:rsid w:val="00F62F20"/>
    <w:rsid w:val="00F6305E"/>
    <w:rsid w:val="00F638B5"/>
    <w:rsid w:val="00F65452"/>
    <w:rsid w:val="00F67CF9"/>
    <w:rsid w:val="00F71784"/>
    <w:rsid w:val="00F72378"/>
    <w:rsid w:val="00F723BB"/>
    <w:rsid w:val="00F7303A"/>
    <w:rsid w:val="00F74079"/>
    <w:rsid w:val="00F82EA5"/>
    <w:rsid w:val="00F8390A"/>
    <w:rsid w:val="00F8496B"/>
    <w:rsid w:val="00F86AF5"/>
    <w:rsid w:val="00F878EA"/>
    <w:rsid w:val="00F907C7"/>
    <w:rsid w:val="00F90B64"/>
    <w:rsid w:val="00F90C00"/>
    <w:rsid w:val="00F90F54"/>
    <w:rsid w:val="00F9124D"/>
    <w:rsid w:val="00F92D34"/>
    <w:rsid w:val="00F94021"/>
    <w:rsid w:val="00F94728"/>
    <w:rsid w:val="00F964E9"/>
    <w:rsid w:val="00FA0092"/>
    <w:rsid w:val="00FA179D"/>
    <w:rsid w:val="00FA19F6"/>
    <w:rsid w:val="00FA1D79"/>
    <w:rsid w:val="00FA21AA"/>
    <w:rsid w:val="00FA351B"/>
    <w:rsid w:val="00FA428A"/>
    <w:rsid w:val="00FA6A3A"/>
    <w:rsid w:val="00FB26F3"/>
    <w:rsid w:val="00FB383D"/>
    <w:rsid w:val="00FB4AB9"/>
    <w:rsid w:val="00FB5B3B"/>
    <w:rsid w:val="00FB5C5E"/>
    <w:rsid w:val="00FB60EB"/>
    <w:rsid w:val="00FB7290"/>
    <w:rsid w:val="00FB761F"/>
    <w:rsid w:val="00FC1381"/>
    <w:rsid w:val="00FC1724"/>
    <w:rsid w:val="00FC1EF9"/>
    <w:rsid w:val="00FC26A1"/>
    <w:rsid w:val="00FC3243"/>
    <w:rsid w:val="00FC4200"/>
    <w:rsid w:val="00FC4B7B"/>
    <w:rsid w:val="00FC546F"/>
    <w:rsid w:val="00FD0D41"/>
    <w:rsid w:val="00FD0E21"/>
    <w:rsid w:val="00FD1DB4"/>
    <w:rsid w:val="00FD5FFE"/>
    <w:rsid w:val="00FE0041"/>
    <w:rsid w:val="00FE23B0"/>
    <w:rsid w:val="00FE4F0B"/>
    <w:rsid w:val="00FE53D4"/>
    <w:rsid w:val="00FE5C82"/>
    <w:rsid w:val="00FE6F86"/>
    <w:rsid w:val="00FF0026"/>
    <w:rsid w:val="00FF1D97"/>
    <w:rsid w:val="00FF3D1A"/>
    <w:rsid w:val="00FF4F43"/>
    <w:rsid w:val="00FF5731"/>
    <w:rsid w:val="00FF5998"/>
    <w:rsid w:val="00FF7FE7"/>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DB052"/>
  <w15:docId w15:val="{8FA6F938-BBA1-4BCC-A00A-3F11C9971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2" w:themeShade="BF"/>
        <w:spacing w:val="5"/>
        <w:kern w:val="28"/>
        <w:sz w:val="24"/>
        <w:szCs w:val="24"/>
        <w:lang w:val="de-DE"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nhideWhenUsed="1"/>
    <w:lsdException w:name="envelope address" w:semiHidden="1" w:uiPriority="99"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iPriority="99" w:unhideWhenUsed="1"/>
    <w:lsdException w:name="List Bullet" w:semiHidden="1" w:unhideWhenUsed="1" w:qFormat="1"/>
    <w:lsdException w:name="List Number" w:semiHidden="1"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Document Map" w:semiHidden="1" w:unhideWhenUsed="1"/>
    <w:lsdException w:name="Plain Text" w:semiHidden="1"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7C6F00"/>
    <w:pPr>
      <w:spacing w:after="160" w:line="320" w:lineRule="atLeast"/>
    </w:pPr>
    <w:rPr>
      <w:rFonts w:eastAsia="Times New Roman"/>
      <w:color w:val="auto"/>
      <w:spacing w:val="0"/>
      <w:kern w:val="0"/>
      <w:lang w:eastAsia="de-DE"/>
    </w:rPr>
  </w:style>
  <w:style w:type="paragraph" w:styleId="berschrift1">
    <w:name w:val="heading 1"/>
    <w:basedOn w:val="Standard"/>
    <w:next w:val="Standard"/>
    <w:link w:val="berschrift1Zchn"/>
    <w:qFormat/>
    <w:rsid w:val="00023E6D"/>
    <w:pPr>
      <w:keepNext/>
      <w:numPr>
        <w:numId w:val="17"/>
      </w:numPr>
      <w:spacing w:before="320"/>
      <w:outlineLvl w:val="0"/>
    </w:pPr>
    <w:rPr>
      <w:rFonts w:eastAsiaTheme="majorEastAsia" w:cs="Arial"/>
      <w:b/>
      <w:bCs/>
      <w:spacing w:val="6"/>
      <w:kern w:val="32"/>
      <w:szCs w:val="22"/>
    </w:rPr>
  </w:style>
  <w:style w:type="paragraph" w:styleId="berschrift2">
    <w:name w:val="heading 2"/>
    <w:basedOn w:val="Standard"/>
    <w:next w:val="Standard"/>
    <w:link w:val="berschrift2Zchn"/>
    <w:qFormat/>
    <w:rsid w:val="00C40DE8"/>
    <w:pPr>
      <w:keepNext/>
      <w:numPr>
        <w:ilvl w:val="1"/>
        <w:numId w:val="17"/>
      </w:numPr>
      <w:spacing w:before="240"/>
      <w:outlineLvl w:val="1"/>
    </w:pPr>
    <w:rPr>
      <w:rFonts w:eastAsiaTheme="majorEastAsia" w:cs="Arial"/>
      <w:b/>
      <w:bCs/>
      <w:iCs/>
      <w:szCs w:val="28"/>
    </w:rPr>
  </w:style>
  <w:style w:type="paragraph" w:styleId="berschrift3">
    <w:name w:val="heading 3"/>
    <w:basedOn w:val="Standard"/>
    <w:next w:val="Standard"/>
    <w:link w:val="berschrift3Zchn"/>
    <w:qFormat/>
    <w:rsid w:val="00C40DE8"/>
    <w:pPr>
      <w:keepNext/>
      <w:numPr>
        <w:ilvl w:val="2"/>
        <w:numId w:val="17"/>
      </w:numPr>
      <w:spacing w:before="240"/>
      <w:outlineLvl w:val="2"/>
    </w:pPr>
    <w:rPr>
      <w:rFonts w:eastAsiaTheme="majorEastAsia" w:cs="Arial"/>
      <w:b/>
      <w:bCs/>
      <w:szCs w:val="26"/>
    </w:rPr>
  </w:style>
  <w:style w:type="paragraph" w:styleId="berschrift4">
    <w:name w:val="heading 4"/>
    <w:basedOn w:val="Standard"/>
    <w:next w:val="Standard"/>
    <w:link w:val="berschrift4Zchn"/>
    <w:qFormat/>
    <w:rsid w:val="00C40DE8"/>
    <w:pPr>
      <w:keepNext/>
      <w:numPr>
        <w:ilvl w:val="3"/>
        <w:numId w:val="17"/>
      </w:numPr>
      <w:spacing w:before="240" w:line="300" w:lineRule="exact"/>
      <w:outlineLvl w:val="3"/>
    </w:pPr>
    <w:rPr>
      <w:rFonts w:eastAsiaTheme="majorEastAsia" w:cstheme="majorBidi"/>
      <w:b/>
      <w:bCs/>
      <w:szCs w:val="28"/>
    </w:rPr>
  </w:style>
  <w:style w:type="paragraph" w:styleId="berschrift5">
    <w:name w:val="heading 5"/>
    <w:basedOn w:val="Standard"/>
    <w:next w:val="Standard"/>
    <w:link w:val="berschrift5Zchn"/>
    <w:rsid w:val="005A05EB"/>
    <w:pPr>
      <w:numPr>
        <w:ilvl w:val="4"/>
        <w:numId w:val="17"/>
      </w:numPr>
      <w:spacing w:before="240" w:after="120"/>
      <w:outlineLvl w:val="4"/>
    </w:pPr>
    <w:rPr>
      <w:rFonts w:eastAsiaTheme="majorEastAsia" w:cstheme="majorBidi"/>
      <w:b/>
      <w:bCs/>
      <w:iCs/>
      <w:szCs w:val="26"/>
    </w:rPr>
  </w:style>
  <w:style w:type="paragraph" w:styleId="berschrift6">
    <w:name w:val="heading 6"/>
    <w:basedOn w:val="Standard"/>
    <w:next w:val="Standard"/>
    <w:link w:val="berschrift6Zchn"/>
    <w:rsid w:val="005A05EB"/>
    <w:pPr>
      <w:numPr>
        <w:ilvl w:val="5"/>
        <w:numId w:val="17"/>
      </w:numPr>
      <w:spacing w:before="240" w:after="120"/>
      <w:outlineLvl w:val="5"/>
    </w:pPr>
    <w:rPr>
      <w:rFonts w:eastAsiaTheme="majorEastAsia" w:cstheme="majorBidi"/>
      <w:b/>
      <w:bCs/>
      <w:szCs w:val="22"/>
    </w:rPr>
  </w:style>
  <w:style w:type="paragraph" w:styleId="berschrift7">
    <w:name w:val="heading 7"/>
    <w:basedOn w:val="Standard"/>
    <w:next w:val="Standard"/>
    <w:link w:val="berschrift7Zchn"/>
    <w:semiHidden/>
    <w:rsid w:val="005A05EB"/>
    <w:pPr>
      <w:numPr>
        <w:ilvl w:val="6"/>
        <w:numId w:val="17"/>
      </w:numPr>
      <w:spacing w:before="240" w:after="120"/>
      <w:outlineLvl w:val="6"/>
    </w:pPr>
    <w:rPr>
      <w:rFonts w:eastAsiaTheme="majorEastAsia" w:cstheme="majorBidi"/>
    </w:rPr>
  </w:style>
  <w:style w:type="paragraph" w:styleId="berschrift8">
    <w:name w:val="heading 8"/>
    <w:basedOn w:val="Standard"/>
    <w:next w:val="Standard"/>
    <w:link w:val="berschrift8Zchn"/>
    <w:semiHidden/>
    <w:rsid w:val="005A05EB"/>
    <w:pPr>
      <w:numPr>
        <w:ilvl w:val="7"/>
        <w:numId w:val="17"/>
      </w:numPr>
      <w:spacing w:before="240" w:after="120"/>
      <w:outlineLvl w:val="7"/>
    </w:pPr>
    <w:rPr>
      <w:rFonts w:eastAsiaTheme="majorEastAsia" w:cstheme="majorBidi"/>
      <w:iCs/>
    </w:rPr>
  </w:style>
  <w:style w:type="paragraph" w:styleId="berschrift9">
    <w:name w:val="heading 9"/>
    <w:basedOn w:val="Standard"/>
    <w:next w:val="Standard"/>
    <w:link w:val="berschrift9Zchn"/>
    <w:semiHidden/>
    <w:rsid w:val="005A05EB"/>
    <w:pPr>
      <w:numPr>
        <w:ilvl w:val="8"/>
        <w:numId w:val="17"/>
      </w:numPr>
      <w:spacing w:before="240" w:after="120"/>
      <w:outlineLvl w:val="8"/>
    </w:pPr>
    <w:rPr>
      <w:rFonts w:eastAsiaTheme="majorEastAsia"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Funktion">
    <w:name w:val="Funktion"/>
    <w:basedOn w:val="Standard"/>
    <w:semiHidden/>
    <w:rsid w:val="004E6A7C"/>
    <w:pPr>
      <w:spacing w:line="240" w:lineRule="auto"/>
    </w:pPr>
    <w:rPr>
      <w:sz w:val="40"/>
    </w:rPr>
  </w:style>
  <w:style w:type="paragraph" w:styleId="Kopfzeile">
    <w:name w:val="header"/>
    <w:basedOn w:val="Standard"/>
    <w:link w:val="KopfzeileZchn"/>
    <w:uiPriority w:val="99"/>
    <w:rsid w:val="00217841"/>
    <w:pPr>
      <w:spacing w:before="80" w:line="210" w:lineRule="atLeast"/>
    </w:pPr>
    <w:rPr>
      <w:sz w:val="14"/>
    </w:rPr>
  </w:style>
  <w:style w:type="character" w:customStyle="1" w:styleId="KopfzeileZchn">
    <w:name w:val="Kopfzeile Zchn"/>
    <w:basedOn w:val="Absatz-Standardschriftart"/>
    <w:link w:val="Kopfzeile"/>
    <w:uiPriority w:val="99"/>
    <w:rsid w:val="00217841"/>
    <w:rPr>
      <w:rFonts w:eastAsia="Times New Roman"/>
      <w:color w:val="auto"/>
      <w:spacing w:val="0"/>
      <w:kern w:val="0"/>
      <w:sz w:val="14"/>
      <w:lang w:eastAsia="de-DE"/>
    </w:rPr>
  </w:style>
  <w:style w:type="paragraph" w:styleId="Fuzeile">
    <w:name w:val="footer"/>
    <w:basedOn w:val="Standard"/>
    <w:link w:val="FuzeileZchn"/>
    <w:uiPriority w:val="99"/>
    <w:rsid w:val="00D750B7"/>
    <w:pPr>
      <w:tabs>
        <w:tab w:val="right" w:pos="9129"/>
      </w:tabs>
      <w:spacing w:after="0" w:line="240" w:lineRule="auto"/>
    </w:pPr>
    <w:rPr>
      <w:noProof/>
      <w:sz w:val="14"/>
    </w:rPr>
  </w:style>
  <w:style w:type="character" w:customStyle="1" w:styleId="FuzeileZchn">
    <w:name w:val="Fußzeile Zchn"/>
    <w:basedOn w:val="Absatz-Standardschriftart"/>
    <w:link w:val="Fuzeile"/>
    <w:uiPriority w:val="99"/>
    <w:rsid w:val="00D750B7"/>
    <w:rPr>
      <w:rFonts w:eastAsia="Times New Roman"/>
      <w:noProof/>
      <w:color w:val="auto"/>
      <w:spacing w:val="0"/>
      <w:kern w:val="0"/>
      <w:sz w:val="14"/>
      <w:lang w:eastAsia="de-DE"/>
    </w:rPr>
  </w:style>
  <w:style w:type="paragraph" w:styleId="Sprechblasentext">
    <w:name w:val="Balloon Text"/>
    <w:basedOn w:val="Standard"/>
    <w:link w:val="SprechblasentextZchn"/>
    <w:semiHidden/>
    <w:rsid w:val="00C40DE8"/>
    <w:rPr>
      <w:rFonts w:ascii="Tahoma" w:hAnsi="Tahoma" w:cs="Tahoma"/>
      <w:sz w:val="16"/>
      <w:szCs w:val="16"/>
    </w:rPr>
  </w:style>
  <w:style w:type="character" w:customStyle="1" w:styleId="SprechblasentextZchn">
    <w:name w:val="Sprechblasentext Zchn"/>
    <w:basedOn w:val="Absatz-Standardschriftart"/>
    <w:link w:val="Sprechblasentext"/>
    <w:semiHidden/>
    <w:rsid w:val="00957DBB"/>
    <w:rPr>
      <w:rFonts w:ascii="Tahoma" w:eastAsia="Times New Roman" w:hAnsi="Tahoma" w:cs="Tahoma"/>
      <w:color w:val="auto"/>
      <w:spacing w:val="0"/>
      <w:kern w:val="0"/>
      <w:sz w:val="16"/>
      <w:szCs w:val="16"/>
      <w:lang w:eastAsia="de-DE"/>
    </w:rPr>
  </w:style>
  <w:style w:type="character" w:styleId="Platzhaltertext">
    <w:name w:val="Placeholder Text"/>
    <w:basedOn w:val="Absatz-Standardschriftart"/>
    <w:uiPriority w:val="99"/>
    <w:rsid w:val="0032526F"/>
    <w:rPr>
      <w:rFonts w:asciiTheme="minorHAnsi" w:hAnsiTheme="minorHAnsi"/>
      <w:vanish/>
      <w:color w:val="BFBFBF" w:themeColor="background1" w:themeShade="BF"/>
    </w:rPr>
  </w:style>
  <w:style w:type="character" w:customStyle="1" w:styleId="berschrift1Zchn">
    <w:name w:val="Überschrift 1 Zchn"/>
    <w:basedOn w:val="Absatz-Standardschriftart"/>
    <w:link w:val="berschrift1"/>
    <w:rsid w:val="00023E6D"/>
    <w:rPr>
      <w:rFonts w:eastAsiaTheme="majorEastAsia" w:cs="Arial"/>
      <w:b/>
      <w:bCs/>
      <w:color w:val="auto"/>
      <w:spacing w:val="6"/>
      <w:kern w:val="32"/>
      <w:szCs w:val="22"/>
      <w:lang w:eastAsia="de-DE"/>
    </w:rPr>
  </w:style>
  <w:style w:type="paragraph" w:styleId="Verzeichnis1">
    <w:name w:val="toc 1"/>
    <w:basedOn w:val="Standard"/>
    <w:next w:val="Standard"/>
    <w:autoRedefine/>
    <w:uiPriority w:val="39"/>
    <w:rsid w:val="00415DD1"/>
    <w:pPr>
      <w:tabs>
        <w:tab w:val="right" w:leader="dot" w:pos="9316"/>
      </w:tabs>
      <w:spacing w:before="160" w:after="80"/>
      <w:ind w:left="680" w:hanging="680"/>
    </w:pPr>
    <w:rPr>
      <w:b/>
      <w:noProof/>
    </w:rPr>
  </w:style>
  <w:style w:type="character" w:styleId="Hyperlink">
    <w:name w:val="Hyperlink"/>
    <w:uiPriority w:val="99"/>
    <w:rsid w:val="00C40DE8"/>
    <w:rPr>
      <w:color w:val="0068AF"/>
      <w:u w:val="single"/>
    </w:rPr>
  </w:style>
  <w:style w:type="paragraph" w:styleId="Inhaltsverzeichnisberschrift">
    <w:name w:val="TOC Heading"/>
    <w:basedOn w:val="berschrift1"/>
    <w:next w:val="Standard"/>
    <w:uiPriority w:val="39"/>
    <w:qFormat/>
    <w:rsid w:val="00C40DE8"/>
    <w:pPr>
      <w:keepLines/>
      <w:numPr>
        <w:numId w:val="0"/>
      </w:numPr>
      <w:spacing w:before="0" w:after="120"/>
      <w:outlineLvl w:val="9"/>
    </w:pPr>
    <w:rPr>
      <w:rFonts w:asciiTheme="majorHAnsi" w:hAnsiTheme="majorHAnsi" w:cstheme="majorBidi"/>
      <w:bCs w:val="0"/>
      <w:color w:val="C20000" w:themeColor="background2"/>
      <w:spacing w:val="0"/>
      <w:kern w:val="0"/>
      <w:sz w:val="32"/>
      <w:szCs w:val="32"/>
    </w:rPr>
  </w:style>
  <w:style w:type="character" w:customStyle="1" w:styleId="berschrift2Zchn">
    <w:name w:val="Überschrift 2 Zchn"/>
    <w:basedOn w:val="Absatz-Standardschriftart"/>
    <w:link w:val="berschrift2"/>
    <w:rsid w:val="00C40DE8"/>
    <w:rPr>
      <w:rFonts w:eastAsiaTheme="majorEastAsia" w:cs="Arial"/>
      <w:b/>
      <w:bCs/>
      <w:iCs/>
      <w:color w:val="auto"/>
      <w:spacing w:val="0"/>
      <w:kern w:val="0"/>
      <w:szCs w:val="28"/>
      <w:lang w:eastAsia="de-DE"/>
    </w:rPr>
  </w:style>
  <w:style w:type="character" w:customStyle="1" w:styleId="berschrift3Zchn">
    <w:name w:val="Überschrift 3 Zchn"/>
    <w:basedOn w:val="Absatz-Standardschriftart"/>
    <w:link w:val="berschrift3"/>
    <w:rsid w:val="00C40DE8"/>
    <w:rPr>
      <w:rFonts w:eastAsiaTheme="majorEastAsia" w:cs="Arial"/>
      <w:b/>
      <w:bCs/>
      <w:color w:val="auto"/>
      <w:spacing w:val="0"/>
      <w:kern w:val="0"/>
      <w:szCs w:val="26"/>
      <w:lang w:eastAsia="de-DE"/>
    </w:rPr>
  </w:style>
  <w:style w:type="character" w:customStyle="1" w:styleId="berschrift4Zchn">
    <w:name w:val="Überschrift 4 Zchn"/>
    <w:basedOn w:val="Absatz-Standardschriftart"/>
    <w:link w:val="berschrift4"/>
    <w:semiHidden/>
    <w:rsid w:val="00A8371D"/>
    <w:rPr>
      <w:rFonts w:eastAsiaTheme="majorEastAsia" w:cstheme="majorBidi"/>
      <w:b/>
      <w:bCs/>
      <w:color w:val="auto"/>
      <w:spacing w:val="0"/>
      <w:kern w:val="0"/>
      <w:szCs w:val="28"/>
      <w:lang w:eastAsia="de-DE"/>
    </w:rPr>
  </w:style>
  <w:style w:type="character" w:customStyle="1" w:styleId="berschrift5Zchn">
    <w:name w:val="Überschrift 5 Zchn"/>
    <w:basedOn w:val="Absatz-Standardschriftart"/>
    <w:link w:val="berschrift5"/>
    <w:semiHidden/>
    <w:rsid w:val="005A05EB"/>
    <w:rPr>
      <w:rFonts w:eastAsiaTheme="majorEastAsia" w:cstheme="majorBidi"/>
      <w:b/>
      <w:bCs/>
      <w:iCs/>
      <w:color w:val="auto"/>
      <w:spacing w:val="0"/>
      <w:kern w:val="0"/>
      <w:szCs w:val="26"/>
      <w:lang w:eastAsia="de-DE"/>
    </w:rPr>
  </w:style>
  <w:style w:type="character" w:customStyle="1" w:styleId="berschrift6Zchn">
    <w:name w:val="Überschrift 6 Zchn"/>
    <w:basedOn w:val="Absatz-Standardschriftart"/>
    <w:link w:val="berschrift6"/>
    <w:semiHidden/>
    <w:rsid w:val="005A05EB"/>
    <w:rPr>
      <w:rFonts w:eastAsiaTheme="majorEastAsia" w:cstheme="majorBidi"/>
      <w:b/>
      <w:bCs/>
      <w:color w:val="auto"/>
      <w:spacing w:val="0"/>
      <w:kern w:val="0"/>
      <w:szCs w:val="22"/>
      <w:lang w:eastAsia="de-DE"/>
    </w:rPr>
  </w:style>
  <w:style w:type="paragraph" w:styleId="Verzeichnis2">
    <w:name w:val="toc 2"/>
    <w:basedOn w:val="Standard"/>
    <w:next w:val="Standard"/>
    <w:autoRedefine/>
    <w:uiPriority w:val="39"/>
    <w:rsid w:val="00487FE8"/>
    <w:pPr>
      <w:tabs>
        <w:tab w:val="left" w:pos="1360"/>
        <w:tab w:val="right" w:leader="dot" w:pos="9316"/>
      </w:tabs>
      <w:ind w:left="1360" w:hanging="680"/>
      <w:contextualSpacing/>
    </w:pPr>
    <w:rPr>
      <w:noProof/>
    </w:rPr>
  </w:style>
  <w:style w:type="paragraph" w:styleId="Verzeichnis3">
    <w:name w:val="toc 3"/>
    <w:basedOn w:val="Standard"/>
    <w:next w:val="Standard"/>
    <w:autoRedefine/>
    <w:uiPriority w:val="39"/>
    <w:rsid w:val="00C40DE8"/>
    <w:pPr>
      <w:tabs>
        <w:tab w:val="right" w:leader="dot" w:pos="9316"/>
      </w:tabs>
      <w:ind w:left="1360" w:hanging="680"/>
    </w:pPr>
  </w:style>
  <w:style w:type="paragraph" w:styleId="Verzeichnis4">
    <w:name w:val="toc 4"/>
    <w:basedOn w:val="Standard"/>
    <w:next w:val="Standard"/>
    <w:autoRedefine/>
    <w:rsid w:val="00C40DE8"/>
    <w:pPr>
      <w:ind w:left="862" w:hanging="862"/>
    </w:pPr>
  </w:style>
  <w:style w:type="table" w:styleId="Tabellenraster">
    <w:name w:val="Table Grid"/>
    <w:basedOn w:val="NormaleTabelle"/>
    <w:rsid w:val="00C40DE8"/>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dienergy">
    <w:name w:val="edi_energy"/>
    <w:basedOn w:val="NormaleTabelle"/>
    <w:uiPriority w:val="99"/>
    <w:rsid w:val="00391054"/>
    <w:pPr>
      <w:spacing w:after="0" w:line="240" w:lineRule="auto"/>
    </w:pPr>
    <w:rPr>
      <w:sz w:val="16"/>
    </w:rPr>
    <w:tblPr>
      <w:tblInd w:w="57" w:type="dxa"/>
      <w:tblBorders>
        <w:top w:val="dotted" w:sz="4" w:space="0" w:color="808080" w:themeColor="background1" w:themeShade="80"/>
        <w:bottom w:val="dotted" w:sz="4" w:space="0" w:color="808080" w:themeColor="background1" w:themeShade="80"/>
        <w:insideH w:val="dotted" w:sz="4" w:space="0" w:color="808080" w:themeColor="background1" w:themeShade="80"/>
      </w:tblBorders>
      <w:tblCellMar>
        <w:left w:w="85" w:type="dxa"/>
        <w:right w:w="85" w:type="dxa"/>
      </w:tblCellMar>
    </w:tblPr>
    <w:tblStylePr w:type="firstRow">
      <w:tblPr/>
      <w:trPr>
        <w:tblHeader/>
      </w:trPr>
      <w:tcPr>
        <w:tcBorders>
          <w:top w:val="nil"/>
          <w:left w:val="nil"/>
          <w:bottom w:val="nil"/>
          <w:right w:val="nil"/>
          <w:insideH w:val="nil"/>
          <w:insideV w:val="nil"/>
          <w:tl2br w:val="nil"/>
          <w:tr2bl w:val="nil"/>
        </w:tcBorders>
        <w:shd w:val="clear" w:color="auto" w:fill="BFBFBF"/>
        <w:tcMar>
          <w:top w:w="85" w:type="dxa"/>
          <w:left w:w="85" w:type="dxa"/>
          <w:bottom w:w="85" w:type="dxa"/>
          <w:right w:w="85" w:type="dxa"/>
        </w:tcMar>
      </w:tcPr>
    </w:tblStylePr>
    <w:tblStylePr w:type="firstCol">
      <w:tblPr/>
      <w:tcPr>
        <w:tcBorders>
          <w:top w:val="dotted" w:sz="4" w:space="0" w:color="808080" w:themeColor="background1" w:themeShade="80"/>
          <w:left w:val="nil"/>
          <w:bottom w:val="dotted" w:sz="4" w:space="0" w:color="808080" w:themeColor="background1" w:themeShade="80"/>
          <w:right w:val="dotted" w:sz="4" w:space="0" w:color="808080" w:themeColor="background1" w:themeShade="80"/>
          <w:insideH w:val="dotted" w:sz="4" w:space="0" w:color="808080" w:themeColor="background1" w:themeShade="80"/>
          <w:insideV w:val="nil"/>
          <w:tl2br w:val="nil"/>
          <w:tr2bl w:val="nil"/>
        </w:tcBorders>
      </w:tcPr>
    </w:tblStylePr>
  </w:style>
  <w:style w:type="paragraph" w:styleId="KeinLeerraum">
    <w:name w:val="No Spacing"/>
    <w:uiPriority w:val="1"/>
    <w:semiHidden/>
    <w:qFormat/>
    <w:rsid w:val="00C40DE8"/>
    <w:pPr>
      <w:spacing w:after="0" w:line="240" w:lineRule="auto"/>
    </w:pPr>
    <w:rPr>
      <w:rFonts w:eastAsia="Times New Roman"/>
      <w:color w:val="auto"/>
      <w:spacing w:val="0"/>
      <w:kern w:val="0"/>
      <w:lang w:eastAsia="de-DE"/>
    </w:rPr>
  </w:style>
  <w:style w:type="paragraph" w:styleId="Titel">
    <w:name w:val="Title"/>
    <w:basedOn w:val="Standard"/>
    <w:link w:val="TitelZchn"/>
    <w:semiHidden/>
    <w:qFormat/>
    <w:rsid w:val="00A8371D"/>
    <w:pPr>
      <w:spacing w:after="240" w:line="360" w:lineRule="atLeast"/>
      <w:outlineLvl w:val="0"/>
    </w:pPr>
    <w:rPr>
      <w:rFonts w:eastAsiaTheme="majorEastAsia" w:cs="Arial"/>
      <w:b/>
      <w:bCs/>
      <w:kern w:val="28"/>
      <w:sz w:val="32"/>
      <w:szCs w:val="32"/>
    </w:rPr>
  </w:style>
  <w:style w:type="character" w:customStyle="1" w:styleId="TitelZchn">
    <w:name w:val="Titel Zchn"/>
    <w:basedOn w:val="Absatz-Standardschriftart"/>
    <w:link w:val="Titel"/>
    <w:semiHidden/>
    <w:rsid w:val="00A8371D"/>
    <w:rPr>
      <w:rFonts w:eastAsiaTheme="majorEastAsia" w:cs="Arial"/>
      <w:b/>
      <w:bCs/>
      <w:color w:val="auto"/>
      <w:spacing w:val="0"/>
      <w:sz w:val="32"/>
      <w:szCs w:val="32"/>
      <w:lang w:eastAsia="de-DE"/>
    </w:rPr>
  </w:style>
  <w:style w:type="paragraph" w:styleId="Untertitel">
    <w:name w:val="Subtitle"/>
    <w:basedOn w:val="Standard"/>
    <w:link w:val="UntertitelZchn"/>
    <w:qFormat/>
    <w:rsid w:val="00C40DE8"/>
    <w:pPr>
      <w:spacing w:before="240"/>
      <w:outlineLvl w:val="1"/>
    </w:pPr>
    <w:rPr>
      <w:rFonts w:eastAsiaTheme="majorEastAsia" w:cs="Arial"/>
    </w:rPr>
  </w:style>
  <w:style w:type="character" w:customStyle="1" w:styleId="UntertitelZchn">
    <w:name w:val="Untertitel Zchn"/>
    <w:basedOn w:val="Absatz-Standardschriftart"/>
    <w:link w:val="Untertitel"/>
    <w:rsid w:val="00C40DE8"/>
    <w:rPr>
      <w:rFonts w:eastAsiaTheme="majorEastAsia" w:cs="Arial"/>
      <w:color w:val="auto"/>
      <w:spacing w:val="0"/>
      <w:kern w:val="0"/>
      <w:lang w:eastAsia="de-DE"/>
    </w:rPr>
  </w:style>
  <w:style w:type="paragraph" w:styleId="Textkrper">
    <w:name w:val="Body Text"/>
    <w:basedOn w:val="Standard"/>
    <w:link w:val="TextkrperZchn"/>
    <w:semiHidden/>
    <w:rsid w:val="00C40DE8"/>
  </w:style>
  <w:style w:type="character" w:customStyle="1" w:styleId="TextkrperZchn">
    <w:name w:val="Textkörper Zchn"/>
    <w:basedOn w:val="Absatz-Standardschriftart"/>
    <w:link w:val="Textkrper"/>
    <w:semiHidden/>
    <w:rsid w:val="00A8371D"/>
    <w:rPr>
      <w:rFonts w:eastAsia="Times New Roman"/>
      <w:color w:val="auto"/>
      <w:spacing w:val="0"/>
      <w:kern w:val="0"/>
      <w:lang w:eastAsia="de-DE"/>
    </w:rPr>
  </w:style>
  <w:style w:type="paragraph" w:styleId="Textkrper2">
    <w:name w:val="Body Text 2"/>
    <w:basedOn w:val="Standard"/>
    <w:link w:val="Textkrper2Zchn"/>
    <w:semiHidden/>
    <w:rsid w:val="00C40DE8"/>
    <w:pPr>
      <w:spacing w:line="480" w:lineRule="auto"/>
    </w:pPr>
  </w:style>
  <w:style w:type="character" w:customStyle="1" w:styleId="Textkrper2Zchn">
    <w:name w:val="Textkörper 2 Zchn"/>
    <w:basedOn w:val="Absatz-Standardschriftart"/>
    <w:link w:val="Textkrper2"/>
    <w:semiHidden/>
    <w:rsid w:val="00A8371D"/>
    <w:rPr>
      <w:rFonts w:eastAsia="Times New Roman"/>
      <w:color w:val="auto"/>
      <w:spacing w:val="0"/>
      <w:kern w:val="0"/>
      <w:lang w:eastAsia="de-DE"/>
    </w:rPr>
  </w:style>
  <w:style w:type="paragraph" w:customStyle="1" w:styleId="Tabellentext">
    <w:name w:val="Tabellentext"/>
    <w:basedOn w:val="Textkrper"/>
    <w:qFormat/>
    <w:rsid w:val="00D64BAB"/>
    <w:pPr>
      <w:tabs>
        <w:tab w:val="left" w:pos="601"/>
      </w:tabs>
    </w:pPr>
    <w:rPr>
      <w:sz w:val="16"/>
    </w:rPr>
  </w:style>
  <w:style w:type="paragraph" w:customStyle="1" w:styleId="Tabellentrenner">
    <w:name w:val="Tabellentrenner"/>
    <w:basedOn w:val="Textkrper"/>
    <w:next w:val="Tabellentext"/>
    <w:semiHidden/>
    <w:qFormat/>
    <w:rsid w:val="006C1E0B"/>
    <w:pPr>
      <w:pBdr>
        <w:top w:val="single" w:sz="18" w:space="1" w:color="BFBFBF"/>
        <w:left w:val="single" w:sz="48" w:space="4" w:color="FEFEFE"/>
        <w:right w:val="single" w:sz="48" w:space="4" w:color="FEFEFE"/>
      </w:pBdr>
      <w:spacing w:after="40"/>
    </w:pPr>
    <w:rPr>
      <w:color w:val="808080"/>
      <w:sz w:val="16"/>
    </w:rPr>
  </w:style>
  <w:style w:type="character" w:styleId="Fett">
    <w:name w:val="Strong"/>
    <w:basedOn w:val="Absatz-Standardschriftart"/>
    <w:semiHidden/>
    <w:qFormat/>
    <w:rsid w:val="00C40DE8"/>
    <w:rPr>
      <w:b/>
      <w:bCs/>
    </w:rPr>
  </w:style>
  <w:style w:type="character" w:styleId="SchwacherVerweis">
    <w:name w:val="Subtle Reference"/>
    <w:basedOn w:val="Absatz-Standardschriftart"/>
    <w:uiPriority w:val="31"/>
    <w:semiHidden/>
    <w:qFormat/>
    <w:rsid w:val="00C40DE8"/>
    <w:rPr>
      <w:smallCaps/>
      <w:color w:val="5A5A5A" w:themeColor="text1" w:themeTint="A5"/>
    </w:rPr>
  </w:style>
  <w:style w:type="character" w:styleId="SchwacheHervorhebung">
    <w:name w:val="Subtle Emphasis"/>
    <w:basedOn w:val="Absatz-Standardschriftart"/>
    <w:uiPriority w:val="19"/>
    <w:semiHidden/>
    <w:qFormat/>
    <w:rsid w:val="00C40DE8"/>
    <w:rPr>
      <w:i/>
      <w:iCs/>
      <w:color w:val="404040" w:themeColor="text1" w:themeTint="BF"/>
    </w:rPr>
  </w:style>
  <w:style w:type="numbering" w:styleId="111111">
    <w:name w:val="Outline List 2"/>
    <w:basedOn w:val="KeineListe"/>
    <w:semiHidden/>
    <w:rsid w:val="00C40DE8"/>
    <w:pPr>
      <w:numPr>
        <w:numId w:val="1"/>
      </w:numPr>
    </w:pPr>
  </w:style>
  <w:style w:type="numbering" w:styleId="1ai">
    <w:name w:val="Outline List 1"/>
    <w:basedOn w:val="KeineListe"/>
    <w:semiHidden/>
    <w:rsid w:val="00C40DE8"/>
    <w:pPr>
      <w:numPr>
        <w:numId w:val="2"/>
      </w:numPr>
    </w:pPr>
  </w:style>
  <w:style w:type="paragraph" w:styleId="Abbildungsverzeichnis">
    <w:name w:val="table of figures"/>
    <w:basedOn w:val="Standard"/>
    <w:next w:val="Standard"/>
    <w:semiHidden/>
    <w:rsid w:val="00C40DE8"/>
  </w:style>
  <w:style w:type="paragraph" w:customStyle="1" w:styleId="Abbinder">
    <w:name w:val="Abbinder"/>
    <w:basedOn w:val="Standard"/>
    <w:semiHidden/>
    <w:rsid w:val="00C40DE8"/>
    <w:pPr>
      <w:spacing w:line="210" w:lineRule="atLeast"/>
    </w:pPr>
    <w:rPr>
      <w:sz w:val="14"/>
    </w:rPr>
  </w:style>
  <w:style w:type="paragraph" w:styleId="Anrede">
    <w:name w:val="Salutation"/>
    <w:basedOn w:val="Standard"/>
    <w:next w:val="Standard"/>
    <w:link w:val="AnredeZchn"/>
    <w:semiHidden/>
    <w:rsid w:val="00C40DE8"/>
    <w:pPr>
      <w:spacing w:after="300"/>
    </w:pPr>
  </w:style>
  <w:style w:type="character" w:customStyle="1" w:styleId="AnredeZchn">
    <w:name w:val="Anrede Zchn"/>
    <w:basedOn w:val="Absatz-Standardschriftart"/>
    <w:link w:val="Anrede"/>
    <w:semiHidden/>
    <w:rsid w:val="00C40DE8"/>
    <w:rPr>
      <w:rFonts w:eastAsia="Times New Roman"/>
      <w:color w:val="auto"/>
      <w:spacing w:val="0"/>
      <w:kern w:val="0"/>
      <w:lang w:eastAsia="de-DE"/>
    </w:rPr>
  </w:style>
  <w:style w:type="character" w:customStyle="1" w:styleId="berschrift7Zchn">
    <w:name w:val="Überschrift 7 Zchn"/>
    <w:basedOn w:val="Absatz-Standardschriftart"/>
    <w:link w:val="berschrift7"/>
    <w:semiHidden/>
    <w:rsid w:val="005A05EB"/>
    <w:rPr>
      <w:rFonts w:eastAsiaTheme="majorEastAsia" w:cstheme="majorBidi"/>
      <w:color w:val="auto"/>
      <w:spacing w:val="0"/>
      <w:kern w:val="0"/>
      <w:lang w:eastAsia="de-DE"/>
    </w:rPr>
  </w:style>
  <w:style w:type="character" w:customStyle="1" w:styleId="berschrift8Zchn">
    <w:name w:val="Überschrift 8 Zchn"/>
    <w:basedOn w:val="Absatz-Standardschriftart"/>
    <w:link w:val="berschrift8"/>
    <w:semiHidden/>
    <w:rsid w:val="005A05EB"/>
    <w:rPr>
      <w:rFonts w:eastAsiaTheme="majorEastAsia" w:cstheme="majorBidi"/>
      <w:iCs/>
      <w:color w:val="auto"/>
      <w:spacing w:val="0"/>
      <w:kern w:val="0"/>
      <w:lang w:eastAsia="de-DE"/>
    </w:rPr>
  </w:style>
  <w:style w:type="character" w:customStyle="1" w:styleId="berschrift9Zchn">
    <w:name w:val="Überschrift 9 Zchn"/>
    <w:basedOn w:val="Absatz-Standardschriftart"/>
    <w:link w:val="berschrift9"/>
    <w:semiHidden/>
    <w:rsid w:val="005A05EB"/>
    <w:rPr>
      <w:rFonts w:eastAsiaTheme="majorEastAsia" w:cs="Arial"/>
      <w:color w:val="auto"/>
      <w:spacing w:val="0"/>
      <w:kern w:val="0"/>
      <w:szCs w:val="22"/>
      <w:lang w:eastAsia="de-DE"/>
    </w:rPr>
  </w:style>
  <w:style w:type="numbering" w:styleId="ArtikelAbschnitt">
    <w:name w:val="Outline List 3"/>
    <w:basedOn w:val="KeineListe"/>
    <w:semiHidden/>
    <w:rsid w:val="00C40DE8"/>
    <w:pPr>
      <w:numPr>
        <w:numId w:val="3"/>
      </w:numPr>
    </w:pPr>
  </w:style>
  <w:style w:type="paragraph" w:styleId="Aufzhlungszeichen">
    <w:name w:val="List Bullet"/>
    <w:aliases w:val="Aufzählungszeichen 1"/>
    <w:basedOn w:val="Standard"/>
    <w:qFormat/>
    <w:rsid w:val="00C40DE8"/>
    <w:pPr>
      <w:numPr>
        <w:numId w:val="4"/>
      </w:numPr>
      <w:spacing w:after="120"/>
      <w:ind w:left="360"/>
    </w:pPr>
  </w:style>
  <w:style w:type="paragraph" w:styleId="Aufzhlungszeichen2">
    <w:name w:val="List Bullet 2"/>
    <w:basedOn w:val="Standard"/>
    <w:qFormat/>
    <w:rsid w:val="00A8371D"/>
    <w:pPr>
      <w:numPr>
        <w:numId w:val="5"/>
      </w:numPr>
      <w:spacing w:after="120"/>
    </w:pPr>
  </w:style>
  <w:style w:type="paragraph" w:styleId="Aufzhlungszeichen3">
    <w:name w:val="List Bullet 3"/>
    <w:basedOn w:val="Standard"/>
    <w:rsid w:val="00A8371D"/>
    <w:pPr>
      <w:numPr>
        <w:numId w:val="6"/>
      </w:numPr>
      <w:ind w:left="851" w:hanging="284"/>
    </w:pPr>
  </w:style>
  <w:style w:type="paragraph" w:styleId="Aufzhlungszeichen4">
    <w:name w:val="List Bullet 4"/>
    <w:basedOn w:val="Standard"/>
    <w:semiHidden/>
    <w:rsid w:val="00C40DE8"/>
    <w:pPr>
      <w:numPr>
        <w:numId w:val="7"/>
      </w:numPr>
    </w:pPr>
  </w:style>
  <w:style w:type="paragraph" w:styleId="Aufzhlungszeichen5">
    <w:name w:val="List Bullet 5"/>
    <w:basedOn w:val="Standard"/>
    <w:semiHidden/>
    <w:rsid w:val="00C40DE8"/>
    <w:pPr>
      <w:numPr>
        <w:numId w:val="8"/>
      </w:numPr>
    </w:pPr>
  </w:style>
  <w:style w:type="paragraph" w:customStyle="1" w:styleId="Auskunftsblock">
    <w:name w:val="Auskunftsblock"/>
    <w:basedOn w:val="Standard"/>
    <w:link w:val="AuskunftsblockChar"/>
    <w:semiHidden/>
    <w:rsid w:val="00C40DE8"/>
    <w:pPr>
      <w:tabs>
        <w:tab w:val="left" w:pos="510"/>
      </w:tabs>
      <w:spacing w:line="210" w:lineRule="atLeast"/>
    </w:pPr>
    <w:rPr>
      <w:noProof/>
      <w:sz w:val="14"/>
      <w:szCs w:val="16"/>
      <w:lang w:val="x-none" w:eastAsia="x-none"/>
    </w:rPr>
  </w:style>
  <w:style w:type="character" w:customStyle="1" w:styleId="AuskunftsblockChar">
    <w:name w:val="Auskunftsblock Char"/>
    <w:link w:val="Auskunftsblock"/>
    <w:semiHidden/>
    <w:rsid w:val="00123298"/>
    <w:rPr>
      <w:rFonts w:eastAsia="Times New Roman"/>
      <w:noProof/>
      <w:color w:val="auto"/>
      <w:spacing w:val="0"/>
      <w:kern w:val="0"/>
      <w:sz w:val="14"/>
      <w:szCs w:val="16"/>
      <w:lang w:val="x-none" w:eastAsia="x-none"/>
    </w:rPr>
  </w:style>
  <w:style w:type="paragraph" w:customStyle="1" w:styleId="Standard-klein">
    <w:name w:val="Standard-klein"/>
    <w:basedOn w:val="Standard"/>
    <w:semiHidden/>
    <w:rsid w:val="00C40DE8"/>
    <w:pPr>
      <w:spacing w:line="210" w:lineRule="atLeast"/>
    </w:pPr>
    <w:rPr>
      <w:sz w:val="14"/>
      <w:lang w:val="en-GB"/>
    </w:rPr>
  </w:style>
  <w:style w:type="paragraph" w:customStyle="1" w:styleId="Auskunftsblock-bold">
    <w:name w:val="Auskunftsblock-bold"/>
    <w:basedOn w:val="Standard-klein"/>
    <w:next w:val="Standard"/>
    <w:semiHidden/>
    <w:rsid w:val="00C40DE8"/>
    <w:pPr>
      <w:tabs>
        <w:tab w:val="left" w:pos="510"/>
      </w:tabs>
      <w:spacing w:line="210" w:lineRule="exact"/>
    </w:pPr>
    <w:rPr>
      <w:b/>
      <w:noProof/>
      <w:szCs w:val="16"/>
    </w:rPr>
  </w:style>
  <w:style w:type="numbering" w:customStyle="1" w:styleId="BDEWGliederungalphanumerisch">
    <w:name w:val="BDEW Gliederung alphanumerisch"/>
    <w:basedOn w:val="KeineListe"/>
    <w:rsid w:val="005A05EB"/>
    <w:pPr>
      <w:numPr>
        <w:numId w:val="14"/>
      </w:numPr>
    </w:pPr>
  </w:style>
  <w:style w:type="numbering" w:customStyle="1" w:styleId="BDEWGliederungnumerisch">
    <w:name w:val="BDEW Gliederung numerisch"/>
    <w:basedOn w:val="KeineListe"/>
    <w:rsid w:val="005A05EB"/>
    <w:pPr>
      <w:numPr>
        <w:numId w:val="15"/>
      </w:numPr>
    </w:pPr>
  </w:style>
  <w:style w:type="paragraph" w:customStyle="1" w:styleId="BDEW-Pfeil">
    <w:name w:val="BDEW-Pfeil"/>
    <w:basedOn w:val="Aufzhlungszeichen2"/>
    <w:semiHidden/>
    <w:rsid w:val="005A05EB"/>
    <w:pPr>
      <w:numPr>
        <w:numId w:val="16"/>
      </w:numPr>
      <w:tabs>
        <w:tab w:val="clear" w:pos="431"/>
        <w:tab w:val="num" w:pos="360"/>
      </w:tabs>
    </w:pPr>
  </w:style>
  <w:style w:type="paragraph" w:styleId="Beschriftung">
    <w:name w:val="caption"/>
    <w:aliases w:val="BDEW-Beschriftung"/>
    <w:basedOn w:val="Standard"/>
    <w:next w:val="Standard"/>
    <w:qFormat/>
    <w:rsid w:val="005A05EB"/>
    <w:pPr>
      <w:spacing w:after="120"/>
    </w:pPr>
    <w:rPr>
      <w:bCs/>
      <w:i/>
      <w:szCs w:val="20"/>
    </w:rPr>
  </w:style>
  <w:style w:type="character" w:customStyle="1" w:styleId="BesuchterHyperlink">
    <w:name w:val="BesuchterHyperlink"/>
    <w:semiHidden/>
    <w:rsid w:val="00C40DE8"/>
    <w:rPr>
      <w:color w:val="A01432"/>
      <w:u w:val="single"/>
    </w:rPr>
  </w:style>
  <w:style w:type="paragraph" w:customStyle="1" w:styleId="Betreff">
    <w:name w:val="Betreff"/>
    <w:basedOn w:val="Standard"/>
    <w:next w:val="Anrede"/>
    <w:semiHidden/>
    <w:rsid w:val="00C40DE8"/>
    <w:pPr>
      <w:spacing w:before="300" w:after="600"/>
    </w:pPr>
    <w:rPr>
      <w:b/>
    </w:rPr>
  </w:style>
  <w:style w:type="paragraph" w:styleId="Blocktext">
    <w:name w:val="Block Text"/>
    <w:basedOn w:val="Standard"/>
    <w:semiHidden/>
    <w:rsid w:val="00C40DE8"/>
    <w:pPr>
      <w:ind w:left="862" w:right="862"/>
    </w:pPr>
  </w:style>
  <w:style w:type="character" w:styleId="Buchtitel">
    <w:name w:val="Book Title"/>
    <w:basedOn w:val="Absatz-Standardschriftart"/>
    <w:uiPriority w:val="33"/>
    <w:semiHidden/>
    <w:qFormat/>
    <w:rsid w:val="00C40DE8"/>
    <w:rPr>
      <w:b/>
      <w:bCs/>
      <w:i/>
      <w:iCs/>
      <w:spacing w:val="5"/>
    </w:rPr>
  </w:style>
  <w:style w:type="paragraph" w:customStyle="1" w:styleId="Dachzeile">
    <w:name w:val="Dachzeile"/>
    <w:basedOn w:val="Standard"/>
    <w:semiHidden/>
    <w:qFormat/>
    <w:rsid w:val="00C40DE8"/>
    <w:rPr>
      <w:b/>
      <w:bCs/>
    </w:rPr>
  </w:style>
  <w:style w:type="paragraph" w:styleId="Datum">
    <w:name w:val="Date"/>
    <w:basedOn w:val="Standard"/>
    <w:next w:val="Standard"/>
    <w:link w:val="DatumZchn"/>
    <w:semiHidden/>
    <w:rsid w:val="00C40DE8"/>
    <w:pPr>
      <w:jc w:val="right"/>
    </w:pPr>
  </w:style>
  <w:style w:type="character" w:customStyle="1" w:styleId="DatumZchn">
    <w:name w:val="Datum Zchn"/>
    <w:basedOn w:val="Absatz-Standardschriftart"/>
    <w:link w:val="Datum"/>
    <w:semiHidden/>
    <w:rsid w:val="00C40DE8"/>
    <w:rPr>
      <w:rFonts w:eastAsia="Times New Roman"/>
      <w:color w:val="auto"/>
      <w:spacing w:val="0"/>
      <w:kern w:val="0"/>
      <w:lang w:eastAsia="de-DE"/>
    </w:rPr>
  </w:style>
  <w:style w:type="paragraph" w:customStyle="1" w:styleId="Dokumentuntertitel">
    <w:name w:val="Dokumentuntertitel"/>
    <w:basedOn w:val="Standard"/>
    <w:rsid w:val="00C40DE8"/>
    <w:pPr>
      <w:framePr w:w="7246" w:h="879" w:wrap="around" w:vAnchor="page" w:hAnchor="margin" w:y="6295"/>
    </w:pPr>
    <w:rPr>
      <w:sz w:val="32"/>
    </w:rPr>
  </w:style>
  <w:style w:type="paragraph" w:customStyle="1" w:styleId="Deckblatt-Datum">
    <w:name w:val="Deckblatt-Datum"/>
    <w:basedOn w:val="Dokumentuntertitel"/>
    <w:semiHidden/>
    <w:rsid w:val="00C40DE8"/>
    <w:pPr>
      <w:framePr w:wrap="around"/>
      <w:spacing w:line="300" w:lineRule="atLeast"/>
    </w:pPr>
    <w:rPr>
      <w:noProof/>
      <w:sz w:val="22"/>
    </w:rPr>
  </w:style>
  <w:style w:type="paragraph" w:customStyle="1" w:styleId="Dokumentart">
    <w:name w:val="Dokumentart"/>
    <w:basedOn w:val="Beschriftung"/>
    <w:qFormat/>
    <w:rsid w:val="00CD77EA"/>
    <w:pPr>
      <w:spacing w:after="640"/>
    </w:pPr>
    <w:rPr>
      <w:b/>
      <w:i w:val="0"/>
      <w:color w:val="C20000" w:themeColor="background2"/>
      <w:sz w:val="40"/>
    </w:rPr>
  </w:style>
  <w:style w:type="paragraph" w:customStyle="1" w:styleId="Dokumentbeschreibung">
    <w:name w:val="Dokumentbeschreibung"/>
    <w:basedOn w:val="Untertitel"/>
    <w:semiHidden/>
    <w:rsid w:val="00C40DE8"/>
  </w:style>
  <w:style w:type="paragraph" w:styleId="Dokumentstruktur">
    <w:name w:val="Document Map"/>
    <w:basedOn w:val="Standard"/>
    <w:link w:val="DokumentstrukturZchn"/>
    <w:semiHidden/>
    <w:rsid w:val="00C40DE8"/>
    <w:pPr>
      <w:shd w:val="clear" w:color="auto" w:fill="000080"/>
    </w:pPr>
    <w:rPr>
      <w:rFonts w:ascii="Tahoma" w:hAnsi="Tahoma" w:cs="Tahoma"/>
      <w:sz w:val="20"/>
      <w:szCs w:val="20"/>
    </w:rPr>
  </w:style>
  <w:style w:type="character" w:customStyle="1" w:styleId="DokumentstrukturZchn">
    <w:name w:val="Dokumentstruktur Zchn"/>
    <w:basedOn w:val="Absatz-Standardschriftart"/>
    <w:link w:val="Dokumentstruktur"/>
    <w:semiHidden/>
    <w:rsid w:val="00123298"/>
    <w:rPr>
      <w:rFonts w:ascii="Tahoma" w:eastAsia="Times New Roman" w:hAnsi="Tahoma" w:cs="Tahoma"/>
      <w:color w:val="auto"/>
      <w:spacing w:val="0"/>
      <w:kern w:val="0"/>
      <w:sz w:val="20"/>
      <w:szCs w:val="20"/>
      <w:shd w:val="clear" w:color="auto" w:fill="000080"/>
      <w:lang w:eastAsia="de-DE"/>
    </w:rPr>
  </w:style>
  <w:style w:type="paragraph" w:customStyle="1" w:styleId="Dokumenttitel">
    <w:name w:val="Dokumenttitel"/>
    <w:basedOn w:val="Standard"/>
    <w:rsid w:val="00C40DE8"/>
    <w:pPr>
      <w:framePr w:w="7246" w:h="1281" w:wrap="around" w:vAnchor="page" w:hAnchor="text" w:y="4480"/>
      <w:spacing w:after="640" w:line="640" w:lineRule="atLeast"/>
    </w:pPr>
    <w:rPr>
      <w:b/>
      <w:color w:val="C20000" w:themeColor="background2"/>
      <w:sz w:val="60"/>
    </w:rPr>
  </w:style>
  <w:style w:type="paragraph" w:customStyle="1" w:styleId="Dokumenttyp">
    <w:name w:val="Dokumenttyp"/>
    <w:basedOn w:val="Standard"/>
    <w:semiHidden/>
    <w:rsid w:val="00C40DE8"/>
    <w:rPr>
      <w:b/>
      <w:color w:val="747576"/>
      <w:sz w:val="40"/>
      <w:szCs w:val="40"/>
    </w:rPr>
  </w:style>
  <w:style w:type="paragraph" w:styleId="Endnotentext">
    <w:name w:val="endnote text"/>
    <w:basedOn w:val="Standard"/>
    <w:link w:val="EndnotentextZchn"/>
    <w:semiHidden/>
    <w:rsid w:val="00C40DE8"/>
    <w:rPr>
      <w:szCs w:val="20"/>
    </w:rPr>
  </w:style>
  <w:style w:type="character" w:customStyle="1" w:styleId="EndnotentextZchn">
    <w:name w:val="Endnotentext Zchn"/>
    <w:basedOn w:val="Absatz-Standardschriftart"/>
    <w:link w:val="Endnotentext"/>
    <w:semiHidden/>
    <w:rsid w:val="00C40DE8"/>
    <w:rPr>
      <w:rFonts w:eastAsia="Times New Roman"/>
      <w:color w:val="auto"/>
      <w:spacing w:val="0"/>
      <w:kern w:val="0"/>
      <w:szCs w:val="20"/>
      <w:lang w:eastAsia="de-DE"/>
    </w:rPr>
  </w:style>
  <w:style w:type="character" w:styleId="Endnotenzeichen">
    <w:name w:val="endnote reference"/>
    <w:semiHidden/>
    <w:rsid w:val="00C40DE8"/>
    <w:rPr>
      <w:vertAlign w:val="superscript"/>
    </w:rPr>
  </w:style>
  <w:style w:type="paragraph" w:styleId="Funotentext">
    <w:name w:val="footnote text"/>
    <w:basedOn w:val="Standard"/>
    <w:link w:val="FunotentextZchn"/>
    <w:uiPriority w:val="99"/>
    <w:semiHidden/>
    <w:rsid w:val="00C40DE8"/>
    <w:rPr>
      <w:szCs w:val="20"/>
    </w:rPr>
  </w:style>
  <w:style w:type="character" w:customStyle="1" w:styleId="FunotentextZchn">
    <w:name w:val="Fußnotentext Zchn"/>
    <w:basedOn w:val="Absatz-Standardschriftart"/>
    <w:link w:val="Funotentext"/>
    <w:uiPriority w:val="99"/>
    <w:semiHidden/>
    <w:rsid w:val="00C40DE8"/>
    <w:rPr>
      <w:rFonts w:eastAsia="Times New Roman"/>
      <w:color w:val="auto"/>
      <w:spacing w:val="0"/>
      <w:kern w:val="0"/>
      <w:szCs w:val="20"/>
      <w:lang w:eastAsia="de-DE"/>
    </w:rPr>
  </w:style>
  <w:style w:type="character" w:styleId="Funotenzeichen">
    <w:name w:val="footnote reference"/>
    <w:uiPriority w:val="99"/>
    <w:semiHidden/>
    <w:rsid w:val="00C40DE8"/>
    <w:rPr>
      <w:vertAlign w:val="superscript"/>
    </w:rPr>
  </w:style>
  <w:style w:type="character" w:styleId="Hervorhebung">
    <w:name w:val="Emphasis"/>
    <w:semiHidden/>
    <w:rsid w:val="00C40DE8"/>
    <w:rPr>
      <w:b/>
      <w:iCs/>
    </w:rPr>
  </w:style>
  <w:style w:type="paragraph" w:styleId="Index1">
    <w:name w:val="index 1"/>
    <w:basedOn w:val="Standard"/>
    <w:next w:val="Standard"/>
    <w:autoRedefine/>
    <w:semiHidden/>
    <w:rsid w:val="00C40DE8"/>
    <w:pPr>
      <w:ind w:left="220" w:hanging="220"/>
    </w:pPr>
  </w:style>
  <w:style w:type="paragraph" w:styleId="Index2">
    <w:name w:val="index 2"/>
    <w:basedOn w:val="Standard"/>
    <w:next w:val="Standard"/>
    <w:autoRedefine/>
    <w:semiHidden/>
    <w:rsid w:val="00C40DE8"/>
    <w:pPr>
      <w:ind w:left="440" w:hanging="220"/>
    </w:pPr>
  </w:style>
  <w:style w:type="paragraph" w:styleId="Index3">
    <w:name w:val="index 3"/>
    <w:basedOn w:val="Standard"/>
    <w:next w:val="Standard"/>
    <w:autoRedefine/>
    <w:semiHidden/>
    <w:rsid w:val="00C40DE8"/>
    <w:pPr>
      <w:ind w:left="660" w:hanging="220"/>
    </w:pPr>
  </w:style>
  <w:style w:type="paragraph" w:styleId="Index4">
    <w:name w:val="index 4"/>
    <w:basedOn w:val="Standard"/>
    <w:next w:val="Standard"/>
    <w:autoRedefine/>
    <w:semiHidden/>
    <w:rsid w:val="00C40DE8"/>
    <w:pPr>
      <w:ind w:left="880" w:hanging="220"/>
    </w:pPr>
  </w:style>
  <w:style w:type="paragraph" w:styleId="Index5">
    <w:name w:val="index 5"/>
    <w:basedOn w:val="Standard"/>
    <w:next w:val="Standard"/>
    <w:autoRedefine/>
    <w:semiHidden/>
    <w:rsid w:val="00C40DE8"/>
    <w:pPr>
      <w:ind w:left="1100" w:hanging="220"/>
    </w:pPr>
  </w:style>
  <w:style w:type="paragraph" w:styleId="Index6">
    <w:name w:val="index 6"/>
    <w:basedOn w:val="Standard"/>
    <w:next w:val="Standard"/>
    <w:autoRedefine/>
    <w:semiHidden/>
    <w:rsid w:val="00C40DE8"/>
    <w:pPr>
      <w:ind w:left="1320" w:hanging="220"/>
    </w:pPr>
  </w:style>
  <w:style w:type="paragraph" w:styleId="Index7">
    <w:name w:val="index 7"/>
    <w:basedOn w:val="Standard"/>
    <w:next w:val="Standard"/>
    <w:autoRedefine/>
    <w:semiHidden/>
    <w:rsid w:val="00C40DE8"/>
    <w:pPr>
      <w:ind w:left="1540" w:hanging="220"/>
    </w:pPr>
  </w:style>
  <w:style w:type="paragraph" w:styleId="Index8">
    <w:name w:val="index 8"/>
    <w:basedOn w:val="Standard"/>
    <w:next w:val="Standard"/>
    <w:autoRedefine/>
    <w:semiHidden/>
    <w:rsid w:val="00C40DE8"/>
    <w:pPr>
      <w:ind w:left="1760" w:hanging="220"/>
    </w:pPr>
  </w:style>
  <w:style w:type="paragraph" w:styleId="Index9">
    <w:name w:val="index 9"/>
    <w:basedOn w:val="Standard"/>
    <w:next w:val="Standard"/>
    <w:autoRedefine/>
    <w:semiHidden/>
    <w:rsid w:val="00C40DE8"/>
    <w:pPr>
      <w:ind w:left="1980" w:hanging="220"/>
    </w:pPr>
  </w:style>
  <w:style w:type="character" w:styleId="IntensiveHervorhebung">
    <w:name w:val="Intense Emphasis"/>
    <w:basedOn w:val="Absatz-Standardschriftart"/>
    <w:uiPriority w:val="21"/>
    <w:semiHidden/>
    <w:qFormat/>
    <w:rsid w:val="00C40DE8"/>
    <w:rPr>
      <w:i/>
      <w:iCs/>
      <w:color w:val="C20000" w:themeColor="accent1"/>
    </w:rPr>
  </w:style>
  <w:style w:type="character" w:styleId="IntensiverVerweis">
    <w:name w:val="Intense Reference"/>
    <w:basedOn w:val="Absatz-Standardschriftart"/>
    <w:uiPriority w:val="32"/>
    <w:semiHidden/>
    <w:qFormat/>
    <w:rsid w:val="00C40DE8"/>
    <w:rPr>
      <w:b/>
      <w:bCs/>
      <w:smallCaps/>
      <w:color w:val="C20000" w:themeColor="accent1"/>
      <w:spacing w:val="5"/>
    </w:rPr>
  </w:style>
  <w:style w:type="paragraph" w:styleId="IntensivesZitat">
    <w:name w:val="Intense Quote"/>
    <w:basedOn w:val="Standard"/>
    <w:next w:val="Standard"/>
    <w:link w:val="IntensivesZitatZchn"/>
    <w:uiPriority w:val="30"/>
    <w:semiHidden/>
    <w:qFormat/>
    <w:rsid w:val="00C40DE8"/>
    <w:pPr>
      <w:pBdr>
        <w:top w:val="single" w:sz="4" w:space="10" w:color="C20000" w:themeColor="accent1"/>
        <w:bottom w:val="single" w:sz="4" w:space="10" w:color="C20000" w:themeColor="accent1"/>
      </w:pBdr>
      <w:spacing w:before="360" w:after="360"/>
      <w:ind w:left="864" w:right="864"/>
      <w:jc w:val="center"/>
    </w:pPr>
    <w:rPr>
      <w:rFonts w:eastAsiaTheme="majorEastAsia" w:cstheme="majorBidi"/>
      <w:i/>
      <w:iCs/>
      <w:color w:val="C20000" w:themeColor="accent1"/>
    </w:rPr>
  </w:style>
  <w:style w:type="character" w:customStyle="1" w:styleId="IntensivesZitatZchn">
    <w:name w:val="Intensives Zitat Zchn"/>
    <w:basedOn w:val="Absatz-Standardschriftart"/>
    <w:link w:val="IntensivesZitat"/>
    <w:uiPriority w:val="30"/>
    <w:semiHidden/>
    <w:rsid w:val="00A8371D"/>
    <w:rPr>
      <w:rFonts w:eastAsiaTheme="majorEastAsia" w:cstheme="majorBidi"/>
      <w:i/>
      <w:iCs/>
      <w:color w:val="C20000" w:themeColor="accent1"/>
      <w:spacing w:val="0"/>
      <w:kern w:val="0"/>
      <w:lang w:eastAsia="de-DE"/>
    </w:rPr>
  </w:style>
  <w:style w:type="paragraph" w:styleId="Kommentartext">
    <w:name w:val="annotation text"/>
    <w:basedOn w:val="Standard"/>
    <w:link w:val="KommentartextZchn"/>
    <w:uiPriority w:val="99"/>
    <w:semiHidden/>
    <w:rsid w:val="00C40DE8"/>
    <w:rPr>
      <w:sz w:val="20"/>
      <w:szCs w:val="20"/>
    </w:rPr>
  </w:style>
  <w:style w:type="character" w:customStyle="1" w:styleId="KommentartextZchn">
    <w:name w:val="Kommentartext Zchn"/>
    <w:basedOn w:val="Absatz-Standardschriftart"/>
    <w:link w:val="Kommentartext"/>
    <w:uiPriority w:val="99"/>
    <w:semiHidden/>
    <w:rsid w:val="00C40DE8"/>
    <w:rPr>
      <w:rFonts w:eastAsia="Times New Roman"/>
      <w:color w:val="auto"/>
      <w:spacing w:val="0"/>
      <w:kern w:val="0"/>
      <w:sz w:val="20"/>
      <w:szCs w:val="20"/>
      <w:lang w:eastAsia="de-DE"/>
    </w:rPr>
  </w:style>
  <w:style w:type="paragraph" w:styleId="Kommentarthema">
    <w:name w:val="annotation subject"/>
    <w:basedOn w:val="Kommentartext"/>
    <w:next w:val="Kommentartext"/>
    <w:link w:val="KommentarthemaZchn"/>
    <w:semiHidden/>
    <w:rsid w:val="00C40DE8"/>
    <w:rPr>
      <w:b/>
      <w:bCs/>
    </w:rPr>
  </w:style>
  <w:style w:type="character" w:customStyle="1" w:styleId="KommentarthemaZchn">
    <w:name w:val="Kommentarthema Zchn"/>
    <w:basedOn w:val="KommentartextZchn"/>
    <w:link w:val="Kommentarthema"/>
    <w:semiHidden/>
    <w:rsid w:val="00C40DE8"/>
    <w:rPr>
      <w:rFonts w:eastAsia="Times New Roman"/>
      <w:b/>
      <w:bCs/>
      <w:color w:val="auto"/>
      <w:spacing w:val="0"/>
      <w:kern w:val="0"/>
      <w:sz w:val="20"/>
      <w:szCs w:val="20"/>
      <w:lang w:eastAsia="de-DE"/>
    </w:rPr>
  </w:style>
  <w:style w:type="character" w:styleId="Kommentarzeichen">
    <w:name w:val="annotation reference"/>
    <w:uiPriority w:val="99"/>
    <w:semiHidden/>
    <w:rsid w:val="00C40DE8"/>
    <w:rPr>
      <w:sz w:val="16"/>
      <w:szCs w:val="16"/>
    </w:rPr>
  </w:style>
  <w:style w:type="paragraph" w:customStyle="1" w:styleId="Landesgruppen">
    <w:name w:val="Landesgruppen"/>
    <w:basedOn w:val="Standard"/>
    <w:semiHidden/>
    <w:rsid w:val="00C40DE8"/>
    <w:pPr>
      <w:spacing w:after="100" w:line="210" w:lineRule="atLeast"/>
    </w:pPr>
    <w:rPr>
      <w:color w:val="A01437"/>
      <w:sz w:val="14"/>
      <w:szCs w:val="14"/>
    </w:rPr>
  </w:style>
  <w:style w:type="paragraph" w:styleId="Listenfortsetzung5">
    <w:name w:val="List Continue 5"/>
    <w:basedOn w:val="Standard"/>
    <w:semiHidden/>
    <w:rsid w:val="00C40DE8"/>
    <w:pPr>
      <w:ind w:left="1415"/>
    </w:pPr>
  </w:style>
  <w:style w:type="paragraph" w:styleId="Listennummer">
    <w:name w:val="List Number"/>
    <w:basedOn w:val="Standard"/>
    <w:rsid w:val="00C40DE8"/>
    <w:pPr>
      <w:numPr>
        <w:numId w:val="9"/>
      </w:numPr>
    </w:pPr>
  </w:style>
  <w:style w:type="paragraph" w:styleId="Listennummer2">
    <w:name w:val="List Number 2"/>
    <w:basedOn w:val="Standard"/>
    <w:semiHidden/>
    <w:rsid w:val="00C40DE8"/>
    <w:pPr>
      <w:numPr>
        <w:numId w:val="10"/>
      </w:numPr>
      <w:tabs>
        <w:tab w:val="left" w:pos="862"/>
      </w:tabs>
    </w:pPr>
  </w:style>
  <w:style w:type="paragraph" w:styleId="Listennummer3">
    <w:name w:val="List Number 3"/>
    <w:basedOn w:val="Standard"/>
    <w:semiHidden/>
    <w:rsid w:val="00C40DE8"/>
    <w:pPr>
      <w:numPr>
        <w:numId w:val="11"/>
      </w:numPr>
    </w:pPr>
  </w:style>
  <w:style w:type="paragraph" w:styleId="Listennummer4">
    <w:name w:val="List Number 4"/>
    <w:basedOn w:val="Standard"/>
    <w:semiHidden/>
    <w:rsid w:val="00C40DE8"/>
    <w:pPr>
      <w:numPr>
        <w:numId w:val="12"/>
      </w:numPr>
    </w:pPr>
  </w:style>
  <w:style w:type="paragraph" w:styleId="Listennummer5">
    <w:name w:val="List Number 5"/>
    <w:basedOn w:val="Standard"/>
    <w:semiHidden/>
    <w:rsid w:val="00C40DE8"/>
    <w:pPr>
      <w:numPr>
        <w:numId w:val="13"/>
      </w:numPr>
      <w:tabs>
        <w:tab w:val="left" w:pos="862"/>
      </w:tabs>
    </w:pPr>
  </w:style>
  <w:style w:type="paragraph" w:styleId="Makrotext">
    <w:name w:val="macro"/>
    <w:link w:val="MakrotextZchn"/>
    <w:semiHidden/>
    <w:rsid w:val="00C40DE8"/>
    <w:pPr>
      <w:tabs>
        <w:tab w:val="left" w:pos="480"/>
        <w:tab w:val="left" w:pos="960"/>
        <w:tab w:val="left" w:pos="1440"/>
        <w:tab w:val="left" w:pos="1920"/>
        <w:tab w:val="left" w:pos="2400"/>
        <w:tab w:val="left" w:pos="2880"/>
        <w:tab w:val="left" w:pos="3360"/>
        <w:tab w:val="left" w:pos="3840"/>
        <w:tab w:val="left" w:pos="4320"/>
      </w:tabs>
      <w:spacing w:after="120" w:line="300" w:lineRule="atLeast"/>
    </w:pPr>
    <w:rPr>
      <w:rFonts w:ascii="Courier New" w:eastAsia="Times New Roman" w:hAnsi="Courier New" w:cs="Courier New"/>
      <w:color w:val="auto"/>
      <w:spacing w:val="0"/>
      <w:kern w:val="0"/>
      <w:lang w:eastAsia="de-DE"/>
    </w:rPr>
  </w:style>
  <w:style w:type="character" w:customStyle="1" w:styleId="MakrotextZchn">
    <w:name w:val="Makrotext Zchn"/>
    <w:basedOn w:val="Absatz-Standardschriftart"/>
    <w:link w:val="Makrotext"/>
    <w:semiHidden/>
    <w:rsid w:val="00C40DE8"/>
    <w:rPr>
      <w:rFonts w:ascii="Courier New" w:eastAsia="Times New Roman" w:hAnsi="Courier New" w:cs="Courier New"/>
      <w:color w:val="auto"/>
      <w:spacing w:val="0"/>
      <w:kern w:val="0"/>
      <w:lang w:eastAsia="de-DE"/>
    </w:rPr>
  </w:style>
  <w:style w:type="paragraph" w:styleId="Nachrichtenkopf">
    <w:name w:val="Message Header"/>
    <w:basedOn w:val="Standard"/>
    <w:link w:val="NachrichtenkopfZchn"/>
    <w:semiHidden/>
    <w:rsid w:val="00C40DE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NachrichtenkopfZchn">
    <w:name w:val="Nachrichtenkopf Zchn"/>
    <w:basedOn w:val="Absatz-Standardschriftart"/>
    <w:link w:val="Nachrichtenkopf"/>
    <w:semiHidden/>
    <w:rsid w:val="00C40DE8"/>
    <w:rPr>
      <w:rFonts w:eastAsia="Times New Roman" w:cs="Arial"/>
      <w:color w:val="auto"/>
      <w:spacing w:val="0"/>
      <w:kern w:val="0"/>
      <w:shd w:val="pct20" w:color="auto" w:fill="auto"/>
      <w:lang w:eastAsia="de-DE"/>
    </w:rPr>
  </w:style>
  <w:style w:type="character" w:customStyle="1" w:styleId="NichtaufgelsteErwhnung1">
    <w:name w:val="Nicht aufgelöste Erwähnung1"/>
    <w:basedOn w:val="Absatz-Standardschriftart"/>
    <w:uiPriority w:val="99"/>
    <w:semiHidden/>
    <w:unhideWhenUsed/>
    <w:rsid w:val="00C40DE8"/>
    <w:rPr>
      <w:color w:val="605E5C"/>
      <w:shd w:val="clear" w:color="auto" w:fill="E1DFDD"/>
    </w:rPr>
  </w:style>
  <w:style w:type="paragraph" w:styleId="NurText">
    <w:name w:val="Plain Text"/>
    <w:basedOn w:val="Standard"/>
    <w:link w:val="NurTextZchn"/>
    <w:semiHidden/>
    <w:rsid w:val="00C40DE8"/>
    <w:rPr>
      <w:rFonts w:ascii="Courier New" w:hAnsi="Courier New" w:cs="Courier New"/>
      <w:sz w:val="20"/>
      <w:szCs w:val="20"/>
    </w:rPr>
  </w:style>
  <w:style w:type="character" w:customStyle="1" w:styleId="NurTextZchn">
    <w:name w:val="Nur Text Zchn"/>
    <w:basedOn w:val="Absatz-Standardschriftart"/>
    <w:link w:val="NurText"/>
    <w:semiHidden/>
    <w:rsid w:val="00C40DE8"/>
    <w:rPr>
      <w:rFonts w:ascii="Courier New" w:eastAsia="Times New Roman" w:hAnsi="Courier New" w:cs="Courier New"/>
      <w:color w:val="auto"/>
      <w:spacing w:val="0"/>
      <w:kern w:val="0"/>
      <w:sz w:val="20"/>
      <w:szCs w:val="20"/>
      <w:lang w:eastAsia="de-DE"/>
    </w:rPr>
  </w:style>
  <w:style w:type="paragraph" w:customStyle="1" w:styleId="Pagina">
    <w:name w:val="Pagina"/>
    <w:basedOn w:val="Fuzeile"/>
    <w:semiHidden/>
    <w:rsid w:val="00C40DE8"/>
    <w:pPr>
      <w:framePr w:w="2155" w:h="210" w:hRule="exact" w:wrap="around" w:vAnchor="page" w:hAnchor="page" w:x="9300" w:y="15299"/>
    </w:pPr>
  </w:style>
  <w:style w:type="paragraph" w:customStyle="1" w:styleId="Paginierung">
    <w:name w:val="Paginierung"/>
    <w:basedOn w:val="Fuzeile"/>
    <w:semiHidden/>
    <w:rsid w:val="00C40DE8"/>
    <w:pPr>
      <w:framePr w:w="2155" w:h="210" w:hRule="exact" w:wrap="around" w:vAnchor="page" w:hAnchor="page" w:x="9300" w:y="15299"/>
    </w:pPr>
  </w:style>
  <w:style w:type="paragraph" w:customStyle="1" w:styleId="Partnerlogo">
    <w:name w:val="Partnerlogo"/>
    <w:basedOn w:val="Kopfzeile"/>
    <w:semiHidden/>
    <w:qFormat/>
    <w:rsid w:val="00C40DE8"/>
    <w:pPr>
      <w:framePr w:hSpace="142" w:wrap="around" w:vAnchor="page" w:hAnchor="page" w:x="1390" w:y="1135"/>
      <w:spacing w:line="240" w:lineRule="auto"/>
      <w:suppressOverlap/>
    </w:pPr>
    <w:rPr>
      <w:vanish/>
    </w:rPr>
  </w:style>
  <w:style w:type="character" w:styleId="Seitenzahl">
    <w:name w:val="page number"/>
    <w:semiHidden/>
    <w:rsid w:val="00C40DE8"/>
    <w:rPr>
      <w:rFonts w:ascii="Arial" w:hAnsi="Arial"/>
    </w:rPr>
  </w:style>
  <w:style w:type="paragraph" w:styleId="Standardeinzug">
    <w:name w:val="Normal Indent"/>
    <w:basedOn w:val="Standard"/>
    <w:semiHidden/>
    <w:rsid w:val="00C40DE8"/>
    <w:pPr>
      <w:ind w:left="862"/>
    </w:pPr>
  </w:style>
  <w:style w:type="table" w:styleId="Tabelle3D-Effekt1">
    <w:name w:val="Table 3D effects 1"/>
    <w:basedOn w:val="NormaleTabelle"/>
    <w:semiHidden/>
    <w:rsid w:val="00C40DE8"/>
    <w:pPr>
      <w:spacing w:after="120" w:line="300" w:lineRule="atLeast"/>
    </w:pPr>
    <w:rPr>
      <w:rFonts w:eastAsia="Times New Roman"/>
      <w:color w:val="auto"/>
      <w:spacing w:val="0"/>
      <w:kern w:val="0"/>
      <w:lang w:eastAsia="de-D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semiHidden/>
    <w:rsid w:val="00C40DE8"/>
    <w:pPr>
      <w:spacing w:after="120" w:line="300" w:lineRule="atLeast"/>
    </w:pPr>
    <w:rPr>
      <w:rFonts w:eastAsia="Times New Roman"/>
      <w:color w:val="auto"/>
      <w:spacing w:val="0"/>
      <w:kern w:val="0"/>
      <w:lang w:eastAsia="de-D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semiHidden/>
    <w:rsid w:val="00C40DE8"/>
    <w:pPr>
      <w:spacing w:after="120" w:line="300" w:lineRule="atLeast"/>
    </w:pPr>
    <w:rPr>
      <w:rFonts w:eastAsia="Times New Roman"/>
      <w:color w:val="auto"/>
      <w:spacing w:val="0"/>
      <w:kern w:val="0"/>
      <w:lang w:eastAsia="de-D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semiHidden/>
    <w:rsid w:val="00C40DE8"/>
    <w:pPr>
      <w:spacing w:after="120" w:line="300" w:lineRule="atLeast"/>
    </w:pPr>
    <w:rPr>
      <w:rFonts w:eastAsia="Times New Roman"/>
      <w:color w:val="auto"/>
      <w:spacing w:val="0"/>
      <w:kern w:val="0"/>
      <w:lang w:eastAsia="de-D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semiHidden/>
    <w:rsid w:val="00C40DE8"/>
    <w:pPr>
      <w:spacing w:after="120" w:line="300" w:lineRule="atLeast"/>
    </w:pPr>
    <w:rPr>
      <w:rFonts w:eastAsia="Times New Roman"/>
      <w:color w:val="auto"/>
      <w:spacing w:val="0"/>
      <w:kern w:val="0"/>
      <w:lang w:eastAsia="de-D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semiHidden/>
    <w:rsid w:val="00C40DE8"/>
    <w:pPr>
      <w:spacing w:after="120" w:line="300" w:lineRule="atLeast"/>
    </w:pPr>
    <w:rPr>
      <w:rFonts w:eastAsia="Times New Roman"/>
      <w:color w:val="auto"/>
      <w:spacing w:val="0"/>
      <w:kern w:val="0"/>
      <w:lang w:eastAsia="de-D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Farbig1">
    <w:name w:val="Table Colorful 1"/>
    <w:basedOn w:val="NormaleTabelle"/>
    <w:semiHidden/>
    <w:rsid w:val="00C40DE8"/>
    <w:pPr>
      <w:spacing w:after="120" w:line="300" w:lineRule="atLeast"/>
    </w:pPr>
    <w:rPr>
      <w:rFonts w:eastAsia="Times New Roman"/>
      <w:color w:val="FFFFFF"/>
      <w:spacing w:val="0"/>
      <w:kern w:val="0"/>
      <w:lang w:eastAsia="de-D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semiHidden/>
    <w:rsid w:val="00C40DE8"/>
    <w:pPr>
      <w:spacing w:after="120" w:line="300" w:lineRule="atLeast"/>
    </w:pPr>
    <w:rPr>
      <w:rFonts w:eastAsia="Times New Roman"/>
      <w:color w:val="auto"/>
      <w:spacing w:val="0"/>
      <w:kern w:val="0"/>
      <w:lang w:eastAsia="de-D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semiHidden/>
    <w:rsid w:val="00C40DE8"/>
    <w:pPr>
      <w:spacing w:after="120" w:line="300" w:lineRule="atLeast"/>
    </w:pPr>
    <w:rPr>
      <w:rFonts w:eastAsia="Times New Roman"/>
      <w:color w:val="auto"/>
      <w:spacing w:val="0"/>
      <w:kern w:val="0"/>
      <w:lang w:eastAsia="de-D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semiHidden/>
    <w:rsid w:val="00C40DE8"/>
    <w:pPr>
      <w:spacing w:after="120" w:line="300" w:lineRule="atLeast"/>
    </w:pPr>
    <w:rPr>
      <w:rFonts w:eastAsia="Times New Roman"/>
      <w:color w:val="000080"/>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1">
    <w:name w:val="Table List 1"/>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semiHidden/>
    <w:rsid w:val="00C40DE8"/>
    <w:pPr>
      <w:spacing w:after="120" w:line="300" w:lineRule="atLeast"/>
    </w:pPr>
    <w:rPr>
      <w:rFonts w:eastAsia="Times New Roman"/>
      <w:color w:val="auto"/>
      <w:spacing w:val="0"/>
      <w:kern w:val="0"/>
      <w:lang w:eastAsia="de-D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eProfessionell">
    <w:name w:val="Table Professional"/>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Raster1">
    <w:name w:val="Table Grid 1"/>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semiHidden/>
    <w:rsid w:val="00C40DE8"/>
    <w:pPr>
      <w:spacing w:after="120" w:line="300" w:lineRule="atLeast"/>
    </w:pPr>
    <w:rPr>
      <w:rFonts w:eastAsia="Times New Roman"/>
      <w:color w:val="auto"/>
      <w:spacing w:val="0"/>
      <w:kern w:val="0"/>
      <w:lang w:eastAsia="de-D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semiHidden/>
    <w:rsid w:val="00C40DE8"/>
    <w:pPr>
      <w:spacing w:after="120" w:line="300" w:lineRule="atLeast"/>
    </w:pPr>
    <w:rPr>
      <w:rFonts w:eastAsia="Times New Roman"/>
      <w:color w:val="auto"/>
      <w:spacing w:val="0"/>
      <w:kern w:val="0"/>
      <w:lang w:eastAsia="de-D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semiHidden/>
    <w:rsid w:val="00C40DE8"/>
    <w:pPr>
      <w:spacing w:after="120" w:line="300" w:lineRule="atLeast"/>
    </w:pPr>
    <w:rPr>
      <w:rFonts w:eastAsia="Times New Roman"/>
      <w:b/>
      <w:bCs/>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semiHidden/>
    <w:rsid w:val="00C40DE8"/>
    <w:pPr>
      <w:spacing w:after="120" w:line="300" w:lineRule="atLeast"/>
    </w:pPr>
    <w:rPr>
      <w:rFonts w:eastAsia="Times New Roman"/>
      <w:color w:val="auto"/>
      <w:spacing w:val="0"/>
      <w:kern w:val="0"/>
      <w:lang w:eastAsia="de-D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semiHidden/>
    <w:rsid w:val="00C40DE8"/>
    <w:pPr>
      <w:spacing w:after="120" w:line="300" w:lineRule="atLeast"/>
    </w:pPr>
    <w:rPr>
      <w:rFonts w:eastAsia="Times New Roman"/>
      <w:b/>
      <w:bCs/>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semiHidden/>
    <w:rsid w:val="00C40DE8"/>
    <w:pPr>
      <w:spacing w:after="120" w:line="300" w:lineRule="atLeast"/>
    </w:pPr>
    <w:rPr>
      <w:rFonts w:eastAsia="Times New Roman"/>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semiHidden/>
    <w:rsid w:val="00C40DE8"/>
    <w:pPr>
      <w:spacing w:after="120" w:line="300" w:lineRule="atLeast"/>
    </w:pPr>
    <w:rPr>
      <w:rFonts w:eastAsia="Times New Roman"/>
      <w:color w:val="auto"/>
      <w:spacing w:val="0"/>
      <w:kern w:val="0"/>
      <w:lang w:eastAsia="de-D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semiHidden/>
    <w:rsid w:val="00C40DE8"/>
    <w:pPr>
      <w:spacing w:after="120" w:line="300" w:lineRule="atLeast"/>
    </w:pPr>
    <w:rPr>
      <w:rFonts w:eastAsia="Times New Roman"/>
      <w:color w:val="auto"/>
      <w:spacing w:val="0"/>
      <w:kern w:val="0"/>
      <w:lang w:eastAsia="de-D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semiHidden/>
    <w:rsid w:val="00C40DE8"/>
    <w:pPr>
      <w:spacing w:after="120" w:line="300" w:lineRule="atLeast"/>
    </w:pPr>
    <w:rPr>
      <w:rFonts w:eastAsia="Times New Roman"/>
      <w:color w:val="auto"/>
      <w:spacing w:val="0"/>
      <w:kern w:val="0"/>
      <w:lang w:eastAsia="de-D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semiHidden/>
    <w:rsid w:val="00C40DE8"/>
    <w:pPr>
      <w:spacing w:after="120" w:line="300" w:lineRule="atLeast"/>
    </w:pPr>
    <w:rPr>
      <w:rFonts w:eastAsia="Times New Roman"/>
      <w:color w:val="auto"/>
      <w:spacing w:val="0"/>
      <w:kern w:val="0"/>
      <w:lang w:eastAsia="de-D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semiHidden/>
    <w:rsid w:val="00C40DE8"/>
    <w:pPr>
      <w:spacing w:after="120" w:line="300" w:lineRule="atLeast"/>
    </w:pPr>
    <w:rPr>
      <w:rFonts w:eastAsia="Times New Roman"/>
      <w:color w:val="auto"/>
      <w:spacing w:val="0"/>
      <w:kern w:val="0"/>
      <w:lang w:eastAsia="de-D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semiHidden/>
    <w:rsid w:val="00C40DE8"/>
    <w:pPr>
      <w:spacing w:after="120" w:line="300" w:lineRule="atLeast"/>
    </w:pPr>
    <w:rPr>
      <w:rFonts w:eastAsia="Times New Roman"/>
      <w:color w:val="auto"/>
      <w:spacing w:val="0"/>
      <w:kern w:val="0"/>
      <w:lang w:eastAsia="de-D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lengitternetz">
    <w:name w:val="Tabellengitternetz"/>
    <w:basedOn w:val="NormaleTabelle"/>
    <w:rsid w:val="00C40DE8"/>
    <w:pPr>
      <w:spacing w:after="0" w:line="240" w:lineRule="auto"/>
    </w:pPr>
    <w:rPr>
      <w:rFonts w:ascii="Arial" w:eastAsia="Times New Roman" w:hAnsi="Arial"/>
      <w:color w:val="auto"/>
      <w:spacing w:val="0"/>
      <w:kern w:val="0"/>
      <w:sz w:val="22"/>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Thema">
    <w:name w:val="Tabellen-Thema"/>
    <w:basedOn w:val="NormaleTabelle"/>
    <w:semiHidden/>
    <w:rsid w:val="00C40DE8"/>
    <w:pPr>
      <w:spacing w:after="120" w:line="300" w:lineRule="atLeast"/>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3">
    <w:name w:val="Body Text 3"/>
    <w:basedOn w:val="Standard"/>
    <w:link w:val="Textkrper3Zchn"/>
    <w:semiHidden/>
    <w:rsid w:val="00C40DE8"/>
    <w:rPr>
      <w:sz w:val="16"/>
      <w:szCs w:val="16"/>
    </w:rPr>
  </w:style>
  <w:style w:type="character" w:customStyle="1" w:styleId="Textkrper3Zchn">
    <w:name w:val="Textkörper 3 Zchn"/>
    <w:basedOn w:val="Absatz-Standardschriftart"/>
    <w:link w:val="Textkrper3"/>
    <w:semiHidden/>
    <w:rsid w:val="00C40DE8"/>
    <w:rPr>
      <w:rFonts w:eastAsia="Times New Roman"/>
      <w:color w:val="auto"/>
      <w:spacing w:val="0"/>
      <w:kern w:val="0"/>
      <w:sz w:val="16"/>
      <w:szCs w:val="16"/>
      <w:lang w:eastAsia="de-DE"/>
    </w:rPr>
  </w:style>
  <w:style w:type="paragraph" w:styleId="Textkrper-Einzug2">
    <w:name w:val="Body Text Indent 2"/>
    <w:basedOn w:val="Standard"/>
    <w:link w:val="Textkrper-Einzug2Zchn"/>
    <w:semiHidden/>
    <w:rsid w:val="00C40DE8"/>
    <w:pPr>
      <w:spacing w:line="480" w:lineRule="auto"/>
      <w:ind w:left="431"/>
    </w:pPr>
  </w:style>
  <w:style w:type="character" w:customStyle="1" w:styleId="Textkrper-Einzug2Zchn">
    <w:name w:val="Textkörper-Einzug 2 Zchn"/>
    <w:basedOn w:val="Absatz-Standardschriftart"/>
    <w:link w:val="Textkrper-Einzug2"/>
    <w:semiHidden/>
    <w:rsid w:val="00C40DE8"/>
    <w:rPr>
      <w:rFonts w:eastAsia="Times New Roman"/>
      <w:color w:val="auto"/>
      <w:spacing w:val="0"/>
      <w:kern w:val="0"/>
      <w:lang w:eastAsia="de-DE"/>
    </w:rPr>
  </w:style>
  <w:style w:type="paragraph" w:styleId="Textkrper-Einzug3">
    <w:name w:val="Body Text Indent 3"/>
    <w:basedOn w:val="Standard"/>
    <w:link w:val="Textkrper-Einzug3Zchn"/>
    <w:semiHidden/>
    <w:rsid w:val="00C40DE8"/>
    <w:pPr>
      <w:ind w:left="431"/>
    </w:pPr>
    <w:rPr>
      <w:sz w:val="16"/>
      <w:szCs w:val="16"/>
    </w:rPr>
  </w:style>
  <w:style w:type="character" w:customStyle="1" w:styleId="Textkrper-Einzug3Zchn">
    <w:name w:val="Textkörper-Einzug 3 Zchn"/>
    <w:basedOn w:val="Absatz-Standardschriftart"/>
    <w:link w:val="Textkrper-Einzug3"/>
    <w:semiHidden/>
    <w:rsid w:val="00C40DE8"/>
    <w:rPr>
      <w:rFonts w:eastAsia="Times New Roman"/>
      <w:color w:val="auto"/>
      <w:spacing w:val="0"/>
      <w:kern w:val="0"/>
      <w:sz w:val="16"/>
      <w:szCs w:val="16"/>
      <w:lang w:eastAsia="de-DE"/>
    </w:rPr>
  </w:style>
  <w:style w:type="paragraph" w:styleId="Textkrper-Erstzeileneinzug">
    <w:name w:val="Body Text First Indent"/>
    <w:basedOn w:val="Textkrper"/>
    <w:link w:val="Textkrper-ErstzeileneinzugZchn"/>
    <w:semiHidden/>
    <w:rsid w:val="00C40DE8"/>
    <w:pPr>
      <w:ind w:firstLine="431"/>
    </w:pPr>
  </w:style>
  <w:style w:type="character" w:customStyle="1" w:styleId="Textkrper-ErstzeileneinzugZchn">
    <w:name w:val="Textkörper-Erstzeileneinzug Zchn"/>
    <w:basedOn w:val="TextkrperZchn"/>
    <w:link w:val="Textkrper-Erstzeileneinzug"/>
    <w:semiHidden/>
    <w:rsid w:val="00C40DE8"/>
    <w:rPr>
      <w:rFonts w:eastAsia="Times New Roman"/>
      <w:color w:val="auto"/>
      <w:spacing w:val="0"/>
      <w:kern w:val="0"/>
      <w:lang w:eastAsia="de-DE"/>
    </w:rPr>
  </w:style>
  <w:style w:type="paragraph" w:styleId="Textkrper-Zeileneinzug">
    <w:name w:val="Body Text Indent"/>
    <w:basedOn w:val="Standard"/>
    <w:link w:val="Textkrper-ZeileneinzugZchn"/>
    <w:semiHidden/>
    <w:rsid w:val="00C40DE8"/>
    <w:pPr>
      <w:ind w:left="431"/>
    </w:pPr>
  </w:style>
  <w:style w:type="character" w:customStyle="1" w:styleId="Textkrper-ZeileneinzugZchn">
    <w:name w:val="Textkörper-Zeileneinzug Zchn"/>
    <w:basedOn w:val="Absatz-Standardschriftart"/>
    <w:link w:val="Textkrper-Zeileneinzug"/>
    <w:semiHidden/>
    <w:rsid w:val="00C40DE8"/>
    <w:rPr>
      <w:rFonts w:eastAsia="Times New Roman"/>
      <w:color w:val="auto"/>
      <w:spacing w:val="0"/>
      <w:kern w:val="0"/>
      <w:lang w:eastAsia="de-DE"/>
    </w:rPr>
  </w:style>
  <w:style w:type="paragraph" w:styleId="Textkrper-Erstzeileneinzug2">
    <w:name w:val="Body Text First Indent 2"/>
    <w:basedOn w:val="Textkrper-Zeileneinzug"/>
    <w:link w:val="Textkrper-Erstzeileneinzug2Zchn"/>
    <w:semiHidden/>
    <w:rsid w:val="00C40DE8"/>
    <w:pPr>
      <w:ind w:left="283" w:firstLine="210"/>
    </w:pPr>
  </w:style>
  <w:style w:type="character" w:customStyle="1" w:styleId="Textkrper-Erstzeileneinzug2Zchn">
    <w:name w:val="Textkörper-Erstzeileneinzug 2 Zchn"/>
    <w:basedOn w:val="Textkrper-ZeileneinzugZchn"/>
    <w:link w:val="Textkrper-Erstzeileneinzug2"/>
    <w:semiHidden/>
    <w:rsid w:val="00C40DE8"/>
    <w:rPr>
      <w:rFonts w:eastAsia="Times New Roman"/>
      <w:color w:val="auto"/>
      <w:spacing w:val="0"/>
      <w:kern w:val="0"/>
      <w:lang w:eastAsia="de-DE"/>
    </w:rPr>
  </w:style>
  <w:style w:type="paragraph" w:customStyle="1" w:styleId="berschriftohneGliederung">
    <w:name w:val="Überschrift ohne Gliederung"/>
    <w:basedOn w:val="Standard"/>
    <w:rsid w:val="00C40DE8"/>
    <w:pPr>
      <w:spacing w:before="240"/>
      <w:outlineLvl w:val="0"/>
    </w:pPr>
    <w:rPr>
      <w:b/>
      <w:lang w:val="en-GB"/>
    </w:rPr>
  </w:style>
  <w:style w:type="paragraph" w:styleId="Umschlagabsenderadresse">
    <w:name w:val="envelope return"/>
    <w:basedOn w:val="Standard"/>
    <w:semiHidden/>
    <w:rsid w:val="00C40DE8"/>
    <w:rPr>
      <w:rFonts w:cs="Arial"/>
      <w:sz w:val="14"/>
      <w:szCs w:val="20"/>
    </w:rPr>
  </w:style>
  <w:style w:type="paragraph" w:customStyle="1" w:styleId="Verteiler">
    <w:name w:val="Verteiler"/>
    <w:basedOn w:val="Standard"/>
    <w:next w:val="Standard"/>
    <w:semiHidden/>
    <w:rsid w:val="00C40DE8"/>
    <w:pPr>
      <w:spacing w:after="840"/>
      <w:ind w:left="1134" w:hanging="1134"/>
    </w:pPr>
  </w:style>
  <w:style w:type="paragraph" w:styleId="Verzeichnis5">
    <w:name w:val="toc 5"/>
    <w:basedOn w:val="Standard"/>
    <w:next w:val="Standard"/>
    <w:autoRedefine/>
    <w:semiHidden/>
    <w:rsid w:val="00C40DE8"/>
    <w:pPr>
      <w:ind w:left="1293" w:hanging="1293"/>
    </w:pPr>
  </w:style>
  <w:style w:type="paragraph" w:styleId="Verzeichnis6">
    <w:name w:val="toc 6"/>
    <w:basedOn w:val="Standard"/>
    <w:next w:val="Standard"/>
    <w:autoRedefine/>
    <w:semiHidden/>
    <w:rsid w:val="00C40DE8"/>
    <w:pPr>
      <w:ind w:left="1293" w:hanging="1293"/>
    </w:pPr>
  </w:style>
  <w:style w:type="paragraph" w:styleId="Verzeichnis7">
    <w:name w:val="toc 7"/>
    <w:basedOn w:val="Standard"/>
    <w:next w:val="Standard"/>
    <w:autoRedefine/>
    <w:semiHidden/>
    <w:rsid w:val="00C40DE8"/>
    <w:pPr>
      <w:ind w:left="1293" w:hanging="1293"/>
    </w:pPr>
  </w:style>
  <w:style w:type="paragraph" w:styleId="Verzeichnis8">
    <w:name w:val="toc 8"/>
    <w:basedOn w:val="Standard"/>
    <w:next w:val="Standard"/>
    <w:autoRedefine/>
    <w:semiHidden/>
    <w:rsid w:val="00C40DE8"/>
    <w:pPr>
      <w:ind w:left="1724" w:hanging="1724"/>
    </w:pPr>
  </w:style>
  <w:style w:type="paragraph" w:styleId="Verzeichnis9">
    <w:name w:val="toc 9"/>
    <w:basedOn w:val="Standard"/>
    <w:next w:val="Standard"/>
    <w:autoRedefine/>
    <w:semiHidden/>
    <w:rsid w:val="00C40DE8"/>
    <w:pPr>
      <w:ind w:left="1724" w:hanging="1724"/>
    </w:pPr>
  </w:style>
  <w:style w:type="character" w:styleId="Zeilennummer">
    <w:name w:val="line number"/>
    <w:basedOn w:val="Absatz-Standardschriftart"/>
    <w:semiHidden/>
    <w:rsid w:val="00C40DE8"/>
  </w:style>
  <w:style w:type="paragraph" w:styleId="Zitat">
    <w:name w:val="Quote"/>
    <w:basedOn w:val="Standard"/>
    <w:next w:val="Standard"/>
    <w:link w:val="ZitatZchn"/>
    <w:uiPriority w:val="29"/>
    <w:semiHidden/>
    <w:qFormat/>
    <w:rsid w:val="00C40DE8"/>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semiHidden/>
    <w:rsid w:val="00A8371D"/>
    <w:rPr>
      <w:rFonts w:eastAsia="Times New Roman"/>
      <w:i/>
      <w:iCs/>
      <w:color w:val="404040" w:themeColor="text1" w:themeTint="BF"/>
      <w:spacing w:val="0"/>
      <w:kern w:val="0"/>
      <w:lang w:eastAsia="de-DE"/>
    </w:rPr>
  </w:style>
  <w:style w:type="paragraph" w:customStyle="1" w:styleId="Zwischenberschrift">
    <w:name w:val="Zwischenüberschrift"/>
    <w:basedOn w:val="Standard"/>
    <w:qFormat/>
    <w:rsid w:val="00C40DE8"/>
    <w:pPr>
      <w:spacing w:before="240" w:after="240"/>
      <w:jc w:val="both"/>
    </w:pPr>
    <w:rPr>
      <w:b/>
      <w:color w:val="C20000" w:themeColor="background2"/>
    </w:rPr>
  </w:style>
  <w:style w:type="paragraph" w:customStyle="1" w:styleId="BDEW-Abbinder">
    <w:name w:val="BDEW-Abbinder"/>
    <w:basedOn w:val="Standard"/>
    <w:rsid w:val="005A05EB"/>
    <w:pPr>
      <w:spacing w:after="120" w:line="210" w:lineRule="atLeast"/>
    </w:pPr>
    <w:rPr>
      <w:sz w:val="14"/>
    </w:rPr>
  </w:style>
  <w:style w:type="paragraph" w:customStyle="1" w:styleId="BDEW-Auskunftsblock">
    <w:name w:val="BDEW-Auskunftsblock"/>
    <w:basedOn w:val="Standard"/>
    <w:link w:val="BDEW-AuskunftsblockZchn"/>
    <w:rsid w:val="005A05EB"/>
    <w:pPr>
      <w:tabs>
        <w:tab w:val="left" w:pos="510"/>
      </w:tabs>
      <w:spacing w:after="120" w:line="210" w:lineRule="atLeast"/>
    </w:pPr>
    <w:rPr>
      <w:noProof/>
      <w:sz w:val="14"/>
      <w:szCs w:val="16"/>
      <w:lang w:val="x-none" w:eastAsia="x-none"/>
    </w:rPr>
  </w:style>
  <w:style w:type="character" w:customStyle="1" w:styleId="BDEW-AuskunftsblockZchn">
    <w:name w:val="BDEW-Auskunftsblock Zchn"/>
    <w:link w:val="BDEW-Auskunftsblock"/>
    <w:rsid w:val="005A05EB"/>
    <w:rPr>
      <w:rFonts w:eastAsia="Times New Roman"/>
      <w:noProof/>
      <w:color w:val="auto"/>
      <w:spacing w:val="0"/>
      <w:kern w:val="0"/>
      <w:sz w:val="14"/>
      <w:szCs w:val="16"/>
      <w:lang w:val="x-none" w:eastAsia="x-none"/>
    </w:rPr>
  </w:style>
  <w:style w:type="paragraph" w:customStyle="1" w:styleId="BDEW-Dokumentart">
    <w:name w:val="BDEW-Dokumentart"/>
    <w:basedOn w:val="Beschriftung"/>
    <w:qFormat/>
    <w:rsid w:val="005A05EB"/>
    <w:rPr>
      <w:b/>
      <w:i w:val="0"/>
      <w:sz w:val="40"/>
    </w:rPr>
  </w:style>
  <w:style w:type="paragraph" w:customStyle="1" w:styleId="BDEW-Dokumentbeschreibung">
    <w:name w:val="BDEW-Dokumentbeschreibung"/>
    <w:basedOn w:val="Untertitel"/>
    <w:rsid w:val="005A05EB"/>
    <w:pPr>
      <w:spacing w:after="120"/>
    </w:pPr>
  </w:style>
  <w:style w:type="paragraph" w:customStyle="1" w:styleId="BDEW-Dokumenttitel">
    <w:name w:val="BDEW-Dokumenttitel"/>
    <w:basedOn w:val="Standard"/>
    <w:rsid w:val="005A05EB"/>
    <w:pPr>
      <w:framePr w:w="7246" w:h="1281" w:wrap="around" w:vAnchor="page" w:hAnchor="text" w:y="4480"/>
      <w:spacing w:after="640" w:line="640" w:lineRule="atLeast"/>
    </w:pPr>
    <w:rPr>
      <w:b/>
      <w:color w:val="C20000" w:themeColor="background2"/>
      <w:sz w:val="60"/>
    </w:rPr>
  </w:style>
  <w:style w:type="paragraph" w:customStyle="1" w:styleId="BDEW-Dokumentuntertitel">
    <w:name w:val="BDEW-Dokumentuntertitel"/>
    <w:basedOn w:val="Standard"/>
    <w:rsid w:val="005A05EB"/>
    <w:pPr>
      <w:framePr w:w="7246" w:h="879" w:wrap="around" w:vAnchor="page" w:hAnchor="margin" w:y="6295"/>
      <w:spacing w:after="120"/>
    </w:pPr>
    <w:rPr>
      <w:sz w:val="32"/>
    </w:rPr>
  </w:style>
  <w:style w:type="paragraph" w:customStyle="1" w:styleId="BDEW-Kontaktdaten">
    <w:name w:val="BDEW-Kontaktdaten"/>
    <w:basedOn w:val="Standard"/>
    <w:qFormat/>
    <w:rsid w:val="005A05EB"/>
    <w:pPr>
      <w:spacing w:after="0"/>
    </w:pPr>
  </w:style>
  <w:style w:type="paragraph" w:customStyle="1" w:styleId="BDEW-berschriftohneGliederung">
    <w:name w:val="BDEW-Überschrift ohne Gliederung"/>
    <w:basedOn w:val="Standard"/>
    <w:rsid w:val="005A05EB"/>
    <w:pPr>
      <w:spacing w:before="240" w:after="120"/>
      <w:outlineLvl w:val="0"/>
    </w:pPr>
    <w:rPr>
      <w:b/>
      <w:lang w:val="en-GB"/>
    </w:rPr>
  </w:style>
  <w:style w:type="paragraph" w:customStyle="1" w:styleId="BDEW-Zwischenberschrift">
    <w:name w:val="BDEW-Zwischenüberschrift"/>
    <w:basedOn w:val="Standard"/>
    <w:next w:val="Standard"/>
    <w:qFormat/>
    <w:rsid w:val="005A05EB"/>
    <w:pPr>
      <w:spacing w:before="240" w:after="240"/>
      <w:jc w:val="both"/>
    </w:pPr>
    <w:rPr>
      <w:b/>
      <w:color w:val="C20000" w:themeColor="background2"/>
    </w:rPr>
  </w:style>
  <w:style w:type="paragraph" w:styleId="Listenabsatz">
    <w:name w:val="List Paragraph"/>
    <w:basedOn w:val="Standard"/>
    <w:uiPriority w:val="34"/>
    <w:qFormat/>
    <w:rsid w:val="00456CD7"/>
    <w:pPr>
      <w:widowControl w:val="0"/>
      <w:autoSpaceDE w:val="0"/>
      <w:autoSpaceDN w:val="0"/>
      <w:spacing w:after="0" w:line="240" w:lineRule="auto"/>
      <w:ind w:left="570" w:hanging="433"/>
    </w:pPr>
    <w:rPr>
      <w:rFonts w:ascii="Calibri" w:eastAsia="Calibri" w:hAnsi="Calibri" w:cs="Calibri"/>
      <w:sz w:val="22"/>
      <w:szCs w:val="22"/>
      <w:lang w:eastAsia="en-US"/>
    </w:rPr>
  </w:style>
  <w:style w:type="paragraph" w:styleId="berarbeitung">
    <w:name w:val="Revision"/>
    <w:hidden/>
    <w:uiPriority w:val="99"/>
    <w:semiHidden/>
    <w:rsid w:val="00F21E01"/>
    <w:pPr>
      <w:spacing w:after="0" w:line="240" w:lineRule="auto"/>
    </w:pPr>
    <w:rPr>
      <w:rFonts w:eastAsia="Times New Roman"/>
      <w:color w:val="auto"/>
      <w:spacing w:val="0"/>
      <w:kern w:val="0"/>
      <w:lang w:eastAsia="de-DE"/>
    </w:rPr>
  </w:style>
  <w:style w:type="character" w:customStyle="1" w:styleId="ui-provider">
    <w:name w:val="ui-provider"/>
    <w:basedOn w:val="Absatz-Standardschriftart"/>
    <w:rsid w:val="00557300"/>
  </w:style>
  <w:style w:type="character" w:customStyle="1" w:styleId="cf01">
    <w:name w:val="cf01"/>
    <w:basedOn w:val="Absatz-Standardschriftart"/>
    <w:rsid w:val="00087B44"/>
    <w:rPr>
      <w:rFonts w:ascii="Segoe UI" w:hAnsi="Segoe UI" w:cs="Segoe UI" w:hint="default"/>
      <w:sz w:val="18"/>
      <w:szCs w:val="18"/>
    </w:rPr>
  </w:style>
  <w:style w:type="paragraph" w:styleId="StandardWeb">
    <w:name w:val="Normal (Web)"/>
    <w:basedOn w:val="Standard"/>
    <w:uiPriority w:val="99"/>
    <w:semiHidden/>
    <w:unhideWhenUsed/>
    <w:rsid w:val="006C42E4"/>
    <w:pPr>
      <w:spacing w:before="100" w:beforeAutospacing="1" w:after="100" w:afterAutospacing="1" w:line="240" w:lineRule="auto"/>
    </w:pPr>
    <w:rPr>
      <w:rFonts w:ascii="Times New Roman" w:hAnsi="Times New Roman" w:cs="Times New Roman"/>
    </w:rPr>
  </w:style>
  <w:style w:type="paragraph" w:customStyle="1" w:styleId="Default">
    <w:name w:val="Default"/>
    <w:rsid w:val="004403E1"/>
    <w:pPr>
      <w:autoSpaceDE w:val="0"/>
      <w:autoSpaceDN w:val="0"/>
      <w:adjustRightInd w:val="0"/>
      <w:spacing w:after="0" w:line="240" w:lineRule="auto"/>
    </w:pPr>
    <w:rPr>
      <w:rFonts w:ascii="Arial" w:hAnsi="Arial" w:cs="Arial"/>
      <w:color w:val="000000"/>
      <w:spacing w:val="0"/>
      <w:kern w:val="0"/>
    </w:rPr>
  </w:style>
  <w:style w:type="character" w:styleId="NichtaufgelsteErwhnung">
    <w:name w:val="Unresolved Mention"/>
    <w:basedOn w:val="Absatz-Standardschriftart"/>
    <w:uiPriority w:val="99"/>
    <w:semiHidden/>
    <w:unhideWhenUsed/>
    <w:rsid w:val="007A323F"/>
    <w:rPr>
      <w:color w:val="605E5C"/>
      <w:shd w:val="clear" w:color="auto" w:fill="E1DFDD"/>
    </w:rPr>
  </w:style>
  <w:style w:type="paragraph" w:styleId="HTMLVorformatiert">
    <w:name w:val="HTML Preformatted"/>
    <w:basedOn w:val="Standard"/>
    <w:link w:val="HTMLVorformatiertZchn"/>
    <w:uiPriority w:val="99"/>
    <w:semiHidden/>
    <w:unhideWhenUsed/>
    <w:rsid w:val="00E915CD"/>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E915CD"/>
    <w:rPr>
      <w:rFonts w:ascii="Consolas" w:eastAsia="Times New Roman" w:hAnsi="Consolas"/>
      <w:color w:val="auto"/>
      <w:spacing w:val="0"/>
      <w:kern w:val="0"/>
      <w:sz w:val="20"/>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5735">
      <w:bodyDiv w:val="1"/>
      <w:marLeft w:val="0"/>
      <w:marRight w:val="0"/>
      <w:marTop w:val="0"/>
      <w:marBottom w:val="0"/>
      <w:divBdr>
        <w:top w:val="none" w:sz="0" w:space="0" w:color="auto"/>
        <w:left w:val="none" w:sz="0" w:space="0" w:color="auto"/>
        <w:bottom w:val="none" w:sz="0" w:space="0" w:color="auto"/>
        <w:right w:val="none" w:sz="0" w:space="0" w:color="auto"/>
      </w:divBdr>
    </w:div>
    <w:div w:id="507671789">
      <w:bodyDiv w:val="1"/>
      <w:marLeft w:val="0"/>
      <w:marRight w:val="0"/>
      <w:marTop w:val="0"/>
      <w:marBottom w:val="0"/>
      <w:divBdr>
        <w:top w:val="none" w:sz="0" w:space="0" w:color="auto"/>
        <w:left w:val="none" w:sz="0" w:space="0" w:color="auto"/>
        <w:bottom w:val="none" w:sz="0" w:space="0" w:color="auto"/>
        <w:right w:val="none" w:sz="0" w:space="0" w:color="auto"/>
      </w:divBdr>
    </w:div>
    <w:div w:id="760370636">
      <w:bodyDiv w:val="1"/>
      <w:marLeft w:val="0"/>
      <w:marRight w:val="0"/>
      <w:marTop w:val="0"/>
      <w:marBottom w:val="0"/>
      <w:divBdr>
        <w:top w:val="none" w:sz="0" w:space="0" w:color="auto"/>
        <w:left w:val="none" w:sz="0" w:space="0" w:color="auto"/>
        <w:bottom w:val="none" w:sz="0" w:space="0" w:color="auto"/>
        <w:right w:val="none" w:sz="0" w:space="0" w:color="auto"/>
      </w:divBdr>
    </w:div>
    <w:div w:id="1380477590">
      <w:bodyDiv w:val="1"/>
      <w:marLeft w:val="0"/>
      <w:marRight w:val="0"/>
      <w:marTop w:val="0"/>
      <w:marBottom w:val="0"/>
      <w:divBdr>
        <w:top w:val="none" w:sz="0" w:space="0" w:color="auto"/>
        <w:left w:val="none" w:sz="0" w:space="0" w:color="auto"/>
        <w:bottom w:val="none" w:sz="0" w:space="0" w:color="auto"/>
        <w:right w:val="none" w:sz="0" w:space="0" w:color="auto"/>
      </w:divBdr>
    </w:div>
    <w:div w:id="1512833426">
      <w:bodyDiv w:val="1"/>
      <w:marLeft w:val="0"/>
      <w:marRight w:val="0"/>
      <w:marTop w:val="0"/>
      <w:marBottom w:val="0"/>
      <w:divBdr>
        <w:top w:val="none" w:sz="0" w:space="0" w:color="auto"/>
        <w:left w:val="none" w:sz="0" w:space="0" w:color="auto"/>
        <w:bottom w:val="none" w:sz="0" w:space="0" w:color="auto"/>
        <w:right w:val="none" w:sz="0" w:space="0" w:color="auto"/>
      </w:divBdr>
    </w:div>
    <w:div w:id="1928420947">
      <w:bodyDiv w:val="1"/>
      <w:marLeft w:val="0"/>
      <w:marRight w:val="0"/>
      <w:marTop w:val="0"/>
      <w:marBottom w:val="0"/>
      <w:divBdr>
        <w:top w:val="none" w:sz="0" w:space="0" w:color="auto"/>
        <w:left w:val="none" w:sz="0" w:space="0" w:color="auto"/>
        <w:bottom w:val="none" w:sz="0" w:space="0" w:color="auto"/>
        <w:right w:val="none" w:sz="0" w:space="0" w:color="auto"/>
      </w:divBdr>
    </w:div>
    <w:div w:id="2002271317">
      <w:bodyDiv w:val="1"/>
      <w:marLeft w:val="0"/>
      <w:marRight w:val="0"/>
      <w:marTop w:val="0"/>
      <w:marBottom w:val="0"/>
      <w:divBdr>
        <w:top w:val="none" w:sz="0" w:space="0" w:color="auto"/>
        <w:left w:val="none" w:sz="0" w:space="0" w:color="auto"/>
        <w:bottom w:val="none" w:sz="0" w:space="0" w:color="auto"/>
        <w:right w:val="none" w:sz="0" w:space="0" w:color="auto"/>
      </w:divBdr>
    </w:div>
    <w:div w:id="2086605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51941D76F604A85BA90A0DFD2BC81C9"/>
        <w:category>
          <w:name w:val="Allgemein"/>
          <w:gallery w:val="placeholder"/>
        </w:category>
        <w:types>
          <w:type w:val="bbPlcHdr"/>
        </w:types>
        <w:behaviors>
          <w:behavior w:val="content"/>
        </w:behaviors>
        <w:guid w:val="{4799350F-B49E-473D-85DA-AA17A05F8F54}"/>
      </w:docPartPr>
      <w:docPartBody>
        <w:p w:rsidR="00261201" w:rsidRDefault="004E492D" w:rsidP="004E492D">
          <w:pPr>
            <w:pStyle w:val="751941D76F604A85BA90A0DFD2BC81C93"/>
            <w:framePr w:wrap="around"/>
          </w:pPr>
          <w:r w:rsidRPr="00810A04">
            <w:rPr>
              <w:rStyle w:val="Platzhaltertext"/>
              <w:rFonts w:eastAsiaTheme="minorHAnsi"/>
              <w:sz w:val="40"/>
              <w:szCs w:val="40"/>
            </w:rPr>
            <w:t>Datum</w:t>
          </w:r>
        </w:p>
      </w:docPartBody>
    </w:docPart>
    <w:docPart>
      <w:docPartPr>
        <w:name w:val="1AEC0D40F235404A85E3153530C17992"/>
        <w:category>
          <w:name w:val="Allgemein"/>
          <w:gallery w:val="placeholder"/>
        </w:category>
        <w:types>
          <w:type w:val="bbPlcHdr"/>
        </w:types>
        <w:behaviors>
          <w:behavior w:val="content"/>
        </w:behaviors>
        <w:guid w:val="{6659CDE7-4E09-45C6-8354-BA3CC013D0EE}"/>
      </w:docPartPr>
      <w:docPartBody>
        <w:p w:rsidR="00261201" w:rsidRDefault="00DF6778">
          <w:pPr>
            <w:pStyle w:val="1AEC0D40F235404A85E3153530C17992"/>
          </w:pPr>
          <w:r w:rsidRPr="00991C4B">
            <w:rPr>
              <w:rStyle w:val="Platzhaltertext"/>
              <w:rFonts w:eastAsiaTheme="minorHAnsi"/>
            </w:rPr>
            <w:t>Klicken Sie hier, um einen Dokumenttitel einzugeben</w:t>
          </w:r>
        </w:p>
      </w:docPartBody>
    </w:docPart>
    <w:docPart>
      <w:docPartPr>
        <w:name w:val="26222D8FA7714D4DA344F30905FB59CE"/>
        <w:category>
          <w:name w:val="Allgemein"/>
          <w:gallery w:val="placeholder"/>
        </w:category>
        <w:types>
          <w:type w:val="bbPlcHdr"/>
        </w:types>
        <w:behaviors>
          <w:behavior w:val="content"/>
        </w:behaviors>
        <w:guid w:val="{CA6E9CDE-D966-4958-850A-F7DC7F5ED9C6}"/>
      </w:docPartPr>
      <w:docPartBody>
        <w:p w:rsidR="00261201" w:rsidRDefault="00DF6778">
          <w:pPr>
            <w:pStyle w:val="26222D8FA7714D4DA344F30905FB59CE"/>
          </w:pPr>
          <w:r>
            <w:rPr>
              <w:rStyle w:val="Platzhaltertext"/>
              <w:rFonts w:eastAsiaTheme="minorHAnsi"/>
            </w:rPr>
            <w:t>Versionsnummer</w:t>
          </w:r>
        </w:p>
      </w:docPartBody>
    </w:docPart>
    <w:docPart>
      <w:docPartPr>
        <w:name w:val="247A44AA541A4B859B5A1AAFB7DD6E1E"/>
        <w:category>
          <w:name w:val="Allgemein"/>
          <w:gallery w:val="placeholder"/>
        </w:category>
        <w:types>
          <w:type w:val="bbPlcHdr"/>
        </w:types>
        <w:behaviors>
          <w:behavior w:val="content"/>
        </w:behaviors>
        <w:guid w:val="{CE3EC614-84B1-4EDF-91FA-24152CC403EA}"/>
      </w:docPartPr>
      <w:docPartBody>
        <w:p w:rsidR="00261201" w:rsidRDefault="00DF6778">
          <w:pPr>
            <w:pStyle w:val="247A44AA541A4B859B5A1AAFB7DD6E1E"/>
          </w:pPr>
          <w:r>
            <w:t>Publikationsdatum:</w:t>
          </w:r>
        </w:p>
      </w:docPartBody>
    </w:docPart>
    <w:docPart>
      <w:docPartPr>
        <w:name w:val="05F1F899142046F799868BC126AE9A20"/>
        <w:category>
          <w:name w:val="Allgemein"/>
          <w:gallery w:val="placeholder"/>
        </w:category>
        <w:types>
          <w:type w:val="bbPlcHdr"/>
        </w:types>
        <w:behaviors>
          <w:behavior w:val="content"/>
        </w:behaviors>
        <w:guid w:val="{84702B24-E09C-4B23-901E-F69EE50779FB}"/>
      </w:docPartPr>
      <w:docPartBody>
        <w:p w:rsidR="00261201" w:rsidRDefault="00DF6778">
          <w:pPr>
            <w:pStyle w:val="05F1F899142046F799868BC126AE9A20"/>
          </w:pPr>
          <w:r w:rsidRPr="00B20A22">
            <w:rPr>
              <w:rStyle w:val="Platzhaltertext"/>
              <w:rFonts w:eastAsiaTheme="minorHAnsi"/>
            </w:rPr>
            <w:t>[</w:t>
          </w:r>
          <w:r>
            <w:rPr>
              <w:rStyle w:val="Platzhaltertext"/>
              <w:rFonts w:eastAsiaTheme="minorHAnsi"/>
            </w:rPr>
            <w:t>Publikationsdatum</w:t>
          </w:r>
          <w:r w:rsidRPr="00B20A22">
            <w:rPr>
              <w:rStyle w:val="Platzhaltertext"/>
              <w:rFonts w:eastAsiaTheme="minorHAnsi"/>
            </w:rPr>
            <w:t>]</w:t>
          </w:r>
        </w:p>
      </w:docPartBody>
    </w:docPart>
    <w:docPart>
      <w:docPartPr>
        <w:name w:val="EF3C320E4A32482A92E8CD33B530742A"/>
        <w:category>
          <w:name w:val="Allgemein"/>
          <w:gallery w:val="placeholder"/>
        </w:category>
        <w:types>
          <w:type w:val="bbPlcHdr"/>
        </w:types>
        <w:behaviors>
          <w:behavior w:val="content"/>
        </w:behaviors>
        <w:guid w:val="{4F8D43B4-B14A-41B1-A403-5993FCD636D5}"/>
      </w:docPartPr>
      <w:docPartBody>
        <w:p w:rsidR="00261201" w:rsidRDefault="00DF6778">
          <w:pPr>
            <w:pStyle w:val="EF3C320E4A32482A92E8CD33B530742A"/>
          </w:pPr>
          <w:r>
            <w:rPr>
              <w:rStyle w:val="Platzhaltertext"/>
              <w:rFonts w:eastAsiaTheme="minorHAnsi"/>
            </w:rPr>
            <w:t>Autor</w:t>
          </w:r>
        </w:p>
      </w:docPartBody>
    </w:docPart>
    <w:docPart>
      <w:docPartPr>
        <w:name w:val="DefaultPlaceholder_-1854013437"/>
        <w:category>
          <w:name w:val="Allgemein"/>
          <w:gallery w:val="placeholder"/>
        </w:category>
        <w:types>
          <w:type w:val="bbPlcHdr"/>
        </w:types>
        <w:behaviors>
          <w:behavior w:val="content"/>
        </w:behaviors>
        <w:guid w:val="{4230E925-3FAC-4352-B1C0-67E158999F9E}"/>
      </w:docPartPr>
      <w:docPartBody>
        <w:p w:rsidR="009128C7" w:rsidRDefault="00261201">
          <w:r w:rsidRPr="005A54EA">
            <w:rPr>
              <w:rStyle w:val="Platzhaltertext"/>
            </w:rPr>
            <w:t>Klicken oder tippen Sie, um ein Datum einzugeben.</w:t>
          </w:r>
        </w:p>
      </w:docPartBody>
    </w:docPart>
    <w:docPart>
      <w:docPartPr>
        <w:name w:val="286B99BA14364297805517E079327175"/>
        <w:category>
          <w:name w:val="Allgemein"/>
          <w:gallery w:val="placeholder"/>
        </w:category>
        <w:types>
          <w:type w:val="bbPlcHdr"/>
        </w:types>
        <w:behaviors>
          <w:behavior w:val="content"/>
        </w:behaviors>
        <w:guid w:val="{3B4E74DA-85D9-4D14-A66F-16B2D1113564}"/>
      </w:docPartPr>
      <w:docPartBody>
        <w:p w:rsidR="001A1DAB" w:rsidRDefault="007A5DF4" w:rsidP="007A5DF4">
          <w:pPr>
            <w:pStyle w:val="286B99BA14364297805517E079327175"/>
          </w:pPr>
          <w:r w:rsidRPr="00CD77EA">
            <w:rPr>
              <w:rStyle w:val="Platzhaltertext"/>
            </w:rPr>
            <w:t>Wählen Sie eine Dokumentart aus</w:t>
          </w:r>
        </w:p>
      </w:docPartBody>
    </w:docPart>
    <w:docPart>
      <w:docPartPr>
        <w:name w:val="26392398143B4B84A1454AA9CF1A9EF1"/>
        <w:category>
          <w:name w:val="Allgemein"/>
          <w:gallery w:val="placeholder"/>
        </w:category>
        <w:types>
          <w:type w:val="bbPlcHdr"/>
        </w:types>
        <w:behaviors>
          <w:behavior w:val="content"/>
        </w:behaviors>
        <w:guid w:val="{08120209-C4A2-47AA-A734-BC9D4B25B8FC}"/>
      </w:docPartPr>
      <w:docPartBody>
        <w:p w:rsidR="00F17337" w:rsidRDefault="00F17337" w:rsidP="00F17337">
          <w:pPr>
            <w:pStyle w:val="26392398143B4B84A1454AA9CF1A9EF1"/>
          </w:pPr>
          <w:r w:rsidRPr="00021B8E">
            <w:rPr>
              <w:rStyle w:val="Platzhaltertext"/>
              <w:rFonts w:eastAsiaTheme="minorHAnsi"/>
              <w:sz w:val="40"/>
              <w:szCs w:val="40"/>
            </w:rPr>
            <w:t xml:space="preserve">Stand: </w:t>
          </w:r>
        </w:p>
      </w:docPartBody>
    </w:docPart>
    <w:docPart>
      <w:docPartPr>
        <w:name w:val="0E87BF020D334B70995E8146293B2B90"/>
        <w:category>
          <w:name w:val="Allgemein"/>
          <w:gallery w:val="placeholder"/>
        </w:category>
        <w:types>
          <w:type w:val="bbPlcHdr"/>
        </w:types>
        <w:behaviors>
          <w:behavior w:val="content"/>
        </w:behaviors>
        <w:guid w:val="{BF0CE5AC-3208-4BE6-9A6D-3B05E1CC4BC4}"/>
      </w:docPartPr>
      <w:docPartBody>
        <w:p w:rsidR="00F17337" w:rsidRDefault="00F17337" w:rsidP="00F17337">
          <w:pPr>
            <w:pStyle w:val="0E87BF020D334B70995E8146293B2B90"/>
          </w:pPr>
          <w:r w:rsidRPr="00021B8E">
            <w:rPr>
              <w:rStyle w:val="Platzhaltertext"/>
              <w:rFonts w:eastAsiaTheme="minorHAnsi"/>
              <w:sz w:val="40"/>
              <w:szCs w:val="40"/>
            </w:rPr>
            <w:t>Datum</w:t>
          </w:r>
        </w:p>
      </w:docPartBody>
    </w:docPart>
    <w:docPart>
      <w:docPartPr>
        <w:name w:val="B5966A49F6EE4CA1AB410B7455C3E24F"/>
        <w:category>
          <w:name w:val="Allgemein"/>
          <w:gallery w:val="placeholder"/>
        </w:category>
        <w:types>
          <w:type w:val="bbPlcHdr"/>
        </w:types>
        <w:behaviors>
          <w:behavior w:val="content"/>
        </w:behaviors>
        <w:guid w:val="{7D894D26-A99B-46CB-ACCD-D82F861815E0}"/>
      </w:docPartPr>
      <w:docPartBody>
        <w:p w:rsidR="00A5380D" w:rsidRDefault="00A5380D" w:rsidP="00A5380D">
          <w:pPr>
            <w:pStyle w:val="B5966A49F6EE4CA1AB410B7455C3E24F"/>
          </w:pPr>
          <w:r w:rsidRPr="005A54EA">
            <w:rPr>
              <w:rStyle w:val="Platzhaltertext"/>
            </w:rPr>
            <w:t>Klicken oder tippen Sie, um ein Datum einzugeben.</w:t>
          </w:r>
        </w:p>
      </w:docPartBody>
    </w:docPart>
    <w:docPart>
      <w:docPartPr>
        <w:name w:val="EA208E1C73084D2D9B20A4B27B16A704"/>
        <w:category>
          <w:name w:val="Allgemein"/>
          <w:gallery w:val="placeholder"/>
        </w:category>
        <w:types>
          <w:type w:val="bbPlcHdr"/>
        </w:types>
        <w:behaviors>
          <w:behavior w:val="content"/>
        </w:behaviors>
        <w:guid w:val="{972D95A8-1A5D-42DA-8898-05A80B4B371A}"/>
      </w:docPartPr>
      <w:docPartBody>
        <w:p w:rsidR="00A4265F" w:rsidRDefault="00A761D5" w:rsidP="00A761D5">
          <w:pPr>
            <w:pStyle w:val="EA208E1C73084D2D9B20A4B27B16A704"/>
          </w:pPr>
          <w:r>
            <w:rPr>
              <w:rStyle w:val="Platzhaltertext"/>
              <w:rFonts w:eastAsiaTheme="minorHAnsi"/>
            </w:rPr>
            <w:t>Versionsnummer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8D9"/>
    <w:rsid w:val="000114EC"/>
    <w:rsid w:val="00015ED6"/>
    <w:rsid w:val="00047476"/>
    <w:rsid w:val="00061EDA"/>
    <w:rsid w:val="0007042A"/>
    <w:rsid w:val="00081470"/>
    <w:rsid w:val="0009290B"/>
    <w:rsid w:val="000A0F11"/>
    <w:rsid w:val="000C45CE"/>
    <w:rsid w:val="000E2FCF"/>
    <w:rsid w:val="000E3C16"/>
    <w:rsid w:val="000F48C2"/>
    <w:rsid w:val="00105B72"/>
    <w:rsid w:val="001158D2"/>
    <w:rsid w:val="00125A81"/>
    <w:rsid w:val="001563F5"/>
    <w:rsid w:val="00167A21"/>
    <w:rsid w:val="00185291"/>
    <w:rsid w:val="001909DF"/>
    <w:rsid w:val="001A1DAB"/>
    <w:rsid w:val="001E33AA"/>
    <w:rsid w:val="001E7396"/>
    <w:rsid w:val="0021164B"/>
    <w:rsid w:val="002127C0"/>
    <w:rsid w:val="00213E59"/>
    <w:rsid w:val="00215F48"/>
    <w:rsid w:val="00253525"/>
    <w:rsid w:val="00254150"/>
    <w:rsid w:val="002558A4"/>
    <w:rsid w:val="00261201"/>
    <w:rsid w:val="002668DD"/>
    <w:rsid w:val="002749B8"/>
    <w:rsid w:val="00274EE6"/>
    <w:rsid w:val="00283579"/>
    <w:rsid w:val="00293773"/>
    <w:rsid w:val="00294BC0"/>
    <w:rsid w:val="002C120D"/>
    <w:rsid w:val="002D4406"/>
    <w:rsid w:val="002E31C8"/>
    <w:rsid w:val="002F79F6"/>
    <w:rsid w:val="0030222F"/>
    <w:rsid w:val="0033566A"/>
    <w:rsid w:val="00341DA3"/>
    <w:rsid w:val="00355841"/>
    <w:rsid w:val="00361DE3"/>
    <w:rsid w:val="0037177C"/>
    <w:rsid w:val="00381ADE"/>
    <w:rsid w:val="0038282D"/>
    <w:rsid w:val="00391342"/>
    <w:rsid w:val="003941B1"/>
    <w:rsid w:val="003A2B79"/>
    <w:rsid w:val="003C5962"/>
    <w:rsid w:val="003D5DC4"/>
    <w:rsid w:val="003E550F"/>
    <w:rsid w:val="003E7509"/>
    <w:rsid w:val="0041227B"/>
    <w:rsid w:val="0042493D"/>
    <w:rsid w:val="00470644"/>
    <w:rsid w:val="00474472"/>
    <w:rsid w:val="00481312"/>
    <w:rsid w:val="004824BD"/>
    <w:rsid w:val="004B229C"/>
    <w:rsid w:val="004D582F"/>
    <w:rsid w:val="004E0653"/>
    <w:rsid w:val="004E492D"/>
    <w:rsid w:val="004F24FC"/>
    <w:rsid w:val="00515374"/>
    <w:rsid w:val="00530095"/>
    <w:rsid w:val="00531DF8"/>
    <w:rsid w:val="00556FFA"/>
    <w:rsid w:val="0058468D"/>
    <w:rsid w:val="005D522E"/>
    <w:rsid w:val="005E2799"/>
    <w:rsid w:val="005E7515"/>
    <w:rsid w:val="006010B5"/>
    <w:rsid w:val="006241D4"/>
    <w:rsid w:val="00630B44"/>
    <w:rsid w:val="00640BFB"/>
    <w:rsid w:val="0065308A"/>
    <w:rsid w:val="006544D8"/>
    <w:rsid w:val="00657BC0"/>
    <w:rsid w:val="00661C37"/>
    <w:rsid w:val="006865FB"/>
    <w:rsid w:val="0069209C"/>
    <w:rsid w:val="00695CD0"/>
    <w:rsid w:val="006A4893"/>
    <w:rsid w:val="006C4BCC"/>
    <w:rsid w:val="006E55E5"/>
    <w:rsid w:val="00742ABA"/>
    <w:rsid w:val="00757F05"/>
    <w:rsid w:val="00765725"/>
    <w:rsid w:val="00772765"/>
    <w:rsid w:val="007A0745"/>
    <w:rsid w:val="007A0FFF"/>
    <w:rsid w:val="007A5DF4"/>
    <w:rsid w:val="007C418B"/>
    <w:rsid w:val="007C775D"/>
    <w:rsid w:val="007F7102"/>
    <w:rsid w:val="00801DB5"/>
    <w:rsid w:val="00814F28"/>
    <w:rsid w:val="00833E43"/>
    <w:rsid w:val="00842A8F"/>
    <w:rsid w:val="0084472C"/>
    <w:rsid w:val="00872353"/>
    <w:rsid w:val="008A02FC"/>
    <w:rsid w:val="008A242A"/>
    <w:rsid w:val="008B4130"/>
    <w:rsid w:val="008C154B"/>
    <w:rsid w:val="008C29B0"/>
    <w:rsid w:val="008E5660"/>
    <w:rsid w:val="008E641B"/>
    <w:rsid w:val="008F0250"/>
    <w:rsid w:val="009044D0"/>
    <w:rsid w:val="009128C7"/>
    <w:rsid w:val="009260D4"/>
    <w:rsid w:val="00971CE8"/>
    <w:rsid w:val="009C5177"/>
    <w:rsid w:val="009C5D79"/>
    <w:rsid w:val="009D5A35"/>
    <w:rsid w:val="00A15665"/>
    <w:rsid w:val="00A223BE"/>
    <w:rsid w:val="00A40153"/>
    <w:rsid w:val="00A4265F"/>
    <w:rsid w:val="00A4291F"/>
    <w:rsid w:val="00A475F3"/>
    <w:rsid w:val="00A5380D"/>
    <w:rsid w:val="00A761D5"/>
    <w:rsid w:val="00A973D2"/>
    <w:rsid w:val="00AB20F5"/>
    <w:rsid w:val="00AB54AF"/>
    <w:rsid w:val="00AC6F06"/>
    <w:rsid w:val="00AE299A"/>
    <w:rsid w:val="00B04A54"/>
    <w:rsid w:val="00B1503E"/>
    <w:rsid w:val="00B15EC2"/>
    <w:rsid w:val="00B22A64"/>
    <w:rsid w:val="00B2384F"/>
    <w:rsid w:val="00B32CFB"/>
    <w:rsid w:val="00B3511B"/>
    <w:rsid w:val="00B4235B"/>
    <w:rsid w:val="00B431DB"/>
    <w:rsid w:val="00B45DC3"/>
    <w:rsid w:val="00B65B05"/>
    <w:rsid w:val="00B715DA"/>
    <w:rsid w:val="00B7457C"/>
    <w:rsid w:val="00B7616D"/>
    <w:rsid w:val="00BA1FA1"/>
    <w:rsid w:val="00BA4F9D"/>
    <w:rsid w:val="00BD0D96"/>
    <w:rsid w:val="00BD1772"/>
    <w:rsid w:val="00BE3B1D"/>
    <w:rsid w:val="00BF5A8F"/>
    <w:rsid w:val="00C412F5"/>
    <w:rsid w:val="00C43C55"/>
    <w:rsid w:val="00C45D0A"/>
    <w:rsid w:val="00C563EB"/>
    <w:rsid w:val="00C74627"/>
    <w:rsid w:val="00C83ADB"/>
    <w:rsid w:val="00C879B1"/>
    <w:rsid w:val="00C921B9"/>
    <w:rsid w:val="00C978D9"/>
    <w:rsid w:val="00CB6C57"/>
    <w:rsid w:val="00CC63C9"/>
    <w:rsid w:val="00CC79BE"/>
    <w:rsid w:val="00CC7E19"/>
    <w:rsid w:val="00CD2474"/>
    <w:rsid w:val="00CE0C65"/>
    <w:rsid w:val="00CE0CA6"/>
    <w:rsid w:val="00CE6986"/>
    <w:rsid w:val="00D04C9D"/>
    <w:rsid w:val="00D143D7"/>
    <w:rsid w:val="00D2526A"/>
    <w:rsid w:val="00D5182B"/>
    <w:rsid w:val="00D61AD1"/>
    <w:rsid w:val="00D75D0C"/>
    <w:rsid w:val="00DA3DEA"/>
    <w:rsid w:val="00DB3FC4"/>
    <w:rsid w:val="00DE3B51"/>
    <w:rsid w:val="00DE3F48"/>
    <w:rsid w:val="00DE50C1"/>
    <w:rsid w:val="00DF6778"/>
    <w:rsid w:val="00E03437"/>
    <w:rsid w:val="00E04247"/>
    <w:rsid w:val="00E149F9"/>
    <w:rsid w:val="00E33A71"/>
    <w:rsid w:val="00E42D71"/>
    <w:rsid w:val="00E7254A"/>
    <w:rsid w:val="00E80C1E"/>
    <w:rsid w:val="00E8522C"/>
    <w:rsid w:val="00E8655D"/>
    <w:rsid w:val="00EB0370"/>
    <w:rsid w:val="00EB6351"/>
    <w:rsid w:val="00EC3EF9"/>
    <w:rsid w:val="00ED2B36"/>
    <w:rsid w:val="00ED7335"/>
    <w:rsid w:val="00F17337"/>
    <w:rsid w:val="00F3663B"/>
    <w:rsid w:val="00F53CEE"/>
    <w:rsid w:val="00F90B3F"/>
    <w:rsid w:val="00FA230E"/>
    <w:rsid w:val="00FA36C5"/>
    <w:rsid w:val="00FA6A3A"/>
    <w:rsid w:val="00FD355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trPr>
      <w:hidden/>
    </w:trPr>
  </w:style>
  <w:style w:type="numbering" w:default="1" w:styleId="KeineListe">
    <w:name w:val="No List"/>
    <w:uiPriority w:val="99"/>
    <w:semiHidden/>
    <w:unhideWhenUsed/>
  </w:style>
  <w:style w:type="character" w:styleId="Platzhaltertext">
    <w:name w:val="Placeholder Text"/>
    <w:basedOn w:val="Absatz-Standardschriftart"/>
    <w:uiPriority w:val="99"/>
    <w:rsid w:val="00A761D5"/>
    <w:rPr>
      <w:rFonts w:asciiTheme="minorHAnsi" w:hAnsiTheme="minorHAnsi"/>
      <w:vanish/>
      <w:color w:val="BFBFBF" w:themeColor="background1" w:themeShade="BF"/>
    </w:rPr>
  </w:style>
  <w:style w:type="paragraph" w:customStyle="1" w:styleId="1AEC0D40F235404A85E3153530C17992">
    <w:name w:val="1AEC0D40F235404A85E3153530C17992"/>
  </w:style>
  <w:style w:type="paragraph" w:customStyle="1" w:styleId="26222D8FA7714D4DA344F30905FB59CE">
    <w:name w:val="26222D8FA7714D4DA344F30905FB59CE"/>
  </w:style>
  <w:style w:type="paragraph" w:customStyle="1" w:styleId="247A44AA541A4B859B5A1AAFB7DD6E1E">
    <w:name w:val="247A44AA541A4B859B5A1AAFB7DD6E1E"/>
  </w:style>
  <w:style w:type="paragraph" w:customStyle="1" w:styleId="05F1F899142046F799868BC126AE9A20">
    <w:name w:val="05F1F899142046F799868BC126AE9A20"/>
  </w:style>
  <w:style w:type="paragraph" w:customStyle="1" w:styleId="EF3C320E4A32482A92E8CD33B530742A">
    <w:name w:val="EF3C320E4A32482A92E8CD33B530742A"/>
  </w:style>
  <w:style w:type="paragraph" w:customStyle="1" w:styleId="751941D76F604A85BA90A0DFD2BC81C93">
    <w:name w:val="751941D76F604A85BA90A0DFD2BC81C93"/>
    <w:rsid w:val="004E492D"/>
    <w:pPr>
      <w:framePr w:w="7246" w:h="1281" w:wrap="around" w:vAnchor="page" w:hAnchor="text" w:y="4480"/>
      <w:spacing w:after="640" w:line="640" w:lineRule="atLeast"/>
    </w:pPr>
    <w:rPr>
      <w:rFonts w:eastAsia="Times New Roman"/>
      <w:b/>
      <w:color w:val="E8E8E8" w:themeColor="background2"/>
      <w:sz w:val="60"/>
      <w:szCs w:val="24"/>
    </w:rPr>
  </w:style>
  <w:style w:type="paragraph" w:customStyle="1" w:styleId="286B99BA14364297805517E079327175">
    <w:name w:val="286B99BA14364297805517E079327175"/>
    <w:rsid w:val="007A5DF4"/>
  </w:style>
  <w:style w:type="paragraph" w:customStyle="1" w:styleId="26392398143B4B84A1454AA9CF1A9EF1">
    <w:name w:val="26392398143B4B84A1454AA9CF1A9EF1"/>
    <w:rsid w:val="00F17337"/>
    <w:pPr>
      <w:spacing w:line="278" w:lineRule="auto"/>
    </w:pPr>
    <w:rPr>
      <w:kern w:val="2"/>
      <w:sz w:val="24"/>
      <w:szCs w:val="24"/>
      <w14:ligatures w14:val="standardContextual"/>
    </w:rPr>
  </w:style>
  <w:style w:type="paragraph" w:customStyle="1" w:styleId="0E87BF020D334B70995E8146293B2B90">
    <w:name w:val="0E87BF020D334B70995E8146293B2B90"/>
    <w:rsid w:val="00F17337"/>
    <w:pPr>
      <w:spacing w:line="278" w:lineRule="auto"/>
    </w:pPr>
    <w:rPr>
      <w:kern w:val="2"/>
      <w:sz w:val="24"/>
      <w:szCs w:val="24"/>
      <w14:ligatures w14:val="standardContextual"/>
    </w:rPr>
  </w:style>
  <w:style w:type="paragraph" w:customStyle="1" w:styleId="EA208E1C73084D2D9B20A4B27B16A704">
    <w:name w:val="EA208E1C73084D2D9B20A4B27B16A704"/>
    <w:rsid w:val="00A761D5"/>
    <w:pPr>
      <w:spacing w:line="278" w:lineRule="auto"/>
    </w:pPr>
    <w:rPr>
      <w:kern w:val="2"/>
      <w:sz w:val="24"/>
      <w:szCs w:val="24"/>
      <w14:ligatures w14:val="standardContextual"/>
    </w:rPr>
  </w:style>
  <w:style w:type="paragraph" w:customStyle="1" w:styleId="B5966A49F6EE4CA1AB410B7455C3E24F">
    <w:name w:val="B5966A49F6EE4CA1AB410B7455C3E24F"/>
    <w:rsid w:val="00A5380D"/>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BDEW">
      <a:dk1>
        <a:srgbClr val="000000"/>
      </a:dk1>
      <a:lt1>
        <a:srgbClr val="FFFFFF"/>
      </a:lt1>
      <a:dk2>
        <a:srgbClr val="000000"/>
      </a:dk2>
      <a:lt2>
        <a:srgbClr val="C20000"/>
      </a:lt2>
      <a:accent1>
        <a:srgbClr val="C20000"/>
      </a:accent1>
      <a:accent2>
        <a:srgbClr val="0068AF"/>
      </a:accent2>
      <a:accent3>
        <a:srgbClr val="576874"/>
      </a:accent3>
      <a:accent4>
        <a:srgbClr val="46AA28"/>
      </a:accent4>
      <a:accent5>
        <a:srgbClr val="99C200"/>
      </a:accent5>
      <a:accent6>
        <a:srgbClr val="FEC800"/>
      </a:accent6>
      <a:hlink>
        <a:srgbClr val="003457"/>
      </a:hlink>
      <a:folHlink>
        <a:srgbClr val="8E0721"/>
      </a:folHlink>
    </a:clrScheme>
    <a:fontScheme name="BDEW">
      <a:majorFont>
        <a:latin typeface="Calibri"/>
        <a:ea typeface=""/>
        <a:cs typeface="Calibri"/>
      </a:majorFont>
      <a:minorFont>
        <a:latin typeface="Calibri"/>
        <a:ea typeface=""/>
        <a:cs typeface="Calibri"/>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2025-04-01T00:00:00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SharedWithUsers xmlns="fc6d1e43-aa48-4dcf-abbd-3ff0381bc751">
      <UserInfo>
        <DisplayName/>
        <AccountId xsi:nil="true"/>
        <AccountType/>
      </UserInfo>
    </SharedWithUsers>
    <lcf76f155ced4ddcb4097134ff3c332f xmlns="34375c6f-b131-430f-b256-acbc8d1c09c8">
      <Terms xmlns="http://schemas.microsoft.com/office/infopath/2007/PartnerControls"/>
    </lcf76f155ced4ddcb4097134ff3c332f>
    <TaxCatchAll xmlns="fc6d1e43-aa48-4dcf-abbd-3ff0381bc751" xsi:nil="true"/>
    <Zuletztge_x00e4_ndert xmlns="34375c6f-b131-430f-b256-acbc8d1c09c8">
      <UserInfo>
        <DisplayName/>
        <AccountId xsi:nil="true"/>
        <AccountType/>
      </UserInfo>
    </Zuletztge_x00e4_ndert>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kument" ma:contentTypeID="0x010100DA6EA56ACDE0B749894AAA4CBE37ABD2" ma:contentTypeVersion="16" ma:contentTypeDescription="Ein neues Dokument erstellen." ma:contentTypeScope="" ma:versionID="86be6bfd4329b4a838d6ee3045e2e315">
  <xsd:schema xmlns:xsd="http://www.w3.org/2001/XMLSchema" xmlns:xs="http://www.w3.org/2001/XMLSchema" xmlns:p="http://schemas.microsoft.com/office/2006/metadata/properties" xmlns:ns2="34375c6f-b131-430f-b256-acbc8d1c09c8" xmlns:ns3="fc6d1e43-aa48-4dcf-abbd-3ff0381bc751" targetNamespace="http://schemas.microsoft.com/office/2006/metadata/properties" ma:root="true" ma:fieldsID="0f2ef4cc38662dbe7df81aca40e4ef12" ns2:_="" ns3:_="">
    <xsd:import namespace="34375c6f-b131-430f-b256-acbc8d1c09c8"/>
    <xsd:import namespace="fc6d1e43-aa48-4dcf-abbd-3ff0381bc75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Zuletztge_x00e4_ndert"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375c6f-b131-430f-b256-acbc8d1c09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Zuletztge_x00e4_ndert" ma:index="15" nillable="true" ma:displayName="Zuletzt geändert" ma:description="Zuletzt geändert" ma:format="Dropdown" ma:list="UserInfo" ma:SharePointGroup="0" ma:internalName="Zuletztge_x00e4_ndert">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Bildmarkierungen" ma:readOnly="false" ma:fieldId="{5cf76f15-5ced-4ddc-b409-7134ff3c332f}" ma:taxonomyMulti="true" ma:sspId="ed2bc115-f314-4df2-a102-4eef0e497872"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c6d1e43-aa48-4dcf-abbd-3ff0381bc751"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element name="TaxCatchAll" ma:index="22" nillable="true" ma:displayName="Taxonomy Catch All Column" ma:hidden="true" ma:list="{add77acd-6359-407a-9203-eed234cef0c8}" ma:internalName="TaxCatchAll" ma:showField="CatchAllData" ma:web="fc6d1e43-aa48-4dcf-abbd-3ff0381bc7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B031DE-9506-49BC-B337-4ED9C37B2BFC}">
  <ds:schemaRefs>
    <ds:schemaRef ds:uri="http://schemas.microsoft.com/office/2006/metadata/properties"/>
    <ds:schemaRef ds:uri="http://schemas.microsoft.com/office/infopath/2007/PartnerControls"/>
    <ds:schemaRef ds:uri="fc6d1e43-aa48-4dcf-abbd-3ff0381bc751"/>
    <ds:schemaRef ds:uri="34375c6f-b131-430f-b256-acbc8d1c09c8"/>
  </ds:schemaRefs>
</ds:datastoreItem>
</file>

<file path=customXml/itemProps3.xml><?xml version="1.0" encoding="utf-8"?>
<ds:datastoreItem xmlns:ds="http://schemas.openxmlformats.org/officeDocument/2006/customXml" ds:itemID="{2F64A59F-2521-409F-AADC-34AE43815576}">
  <ds:schemaRefs>
    <ds:schemaRef ds:uri="http://schemas.microsoft.com/sharepoint/v3/contenttype/forms"/>
  </ds:schemaRefs>
</ds:datastoreItem>
</file>

<file path=customXml/itemProps4.xml><?xml version="1.0" encoding="utf-8"?>
<ds:datastoreItem xmlns:ds="http://schemas.openxmlformats.org/officeDocument/2006/customXml" ds:itemID="{310466E9-0A07-428A-8467-777BF51B772A}">
  <ds:schemaRefs>
    <ds:schemaRef ds:uri="http://schemas.openxmlformats.org/officeDocument/2006/bibliography"/>
  </ds:schemaRefs>
</ds:datastoreItem>
</file>

<file path=customXml/itemProps5.xml><?xml version="1.0" encoding="utf-8"?>
<ds:datastoreItem xmlns:ds="http://schemas.openxmlformats.org/officeDocument/2006/customXml" ds:itemID="{94DF42E4-83E4-4D16-9328-EFAAD0B49C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375c6f-b131-430f-b256-acbc8d1c09c8"/>
    <ds:schemaRef ds:uri="fc6d1e43-aa48-4dcf-abbd-3ff0381bc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734701f-0528-41cb-8f08-1cecd0e63a61}" enabled="1" method="Privileged" siteId="{b914a242-e718-443b-a47c-6b4c649d8c0a}"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19</Pages>
  <Words>4319</Words>
  <Characters>27213</Characters>
  <Application>Microsoft Office Word</Application>
  <DocSecurity>0</DocSecurity>
  <Lines>226</Lines>
  <Paragraphs>62</Paragraphs>
  <ScaleCrop>false</ScaleCrop>
  <HeadingPairs>
    <vt:vector size="2" baseType="variant">
      <vt:variant>
        <vt:lpstr>Titel</vt:lpstr>
      </vt:variant>
      <vt:variant>
        <vt:i4>1</vt:i4>
      </vt:variant>
    </vt:vector>
  </HeadingPairs>
  <TitlesOfParts>
    <vt:vector size="1" baseType="lpstr">
      <vt:lpstr>Regelungen zum Übertragungsweg für API-Webdienste</vt:lpstr>
    </vt:vector>
  </TitlesOfParts>
  <Company/>
  <LinksUpToDate>false</LinksUpToDate>
  <CharactersWithSpaces>31470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Regelungen zum Übertragungsweg für API-Webdienste</dc:title>
  <dc:creator>BDEW</dc:creator>
  <cp:lastModifiedBy>Hoffmann, Rene</cp:lastModifiedBy>
  <cp:revision>64</cp:revision>
  <cp:lastPrinted>2025-07-18T10:18:00Z</cp:lastPrinted>
  <dcterms:created xsi:type="dcterms:W3CDTF">2026-06-21T12:17:00Z</dcterms:created>
  <dcterms:modified xsi:type="dcterms:W3CDTF">2026-07-01T07:46:00Z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SIP_Label_6431d30e-c018-4f72-ad4c-e56e9d03b1f0_Enabled">
    <vt:lpwstr>true</vt:lpwstr>
  </property>
  <property fmtid="{D5CDD505-2E9C-101B-9397-08002B2CF9AE}" pid="4" name="MSIP_Label_6431d30e-c018-4f72-ad4c-e56e9d03b1f0_SetDate">
    <vt:lpwstr>2023-06-07T14:44:12Z</vt:lpwstr>
  </property>
  <property fmtid="{D5CDD505-2E9C-101B-9397-08002B2CF9AE}" pid="5" name="MSIP_Label_6431d30e-c018-4f72-ad4c-e56e9d03b1f0_Method">
    <vt:lpwstr>Standard</vt:lpwstr>
  </property>
  <property fmtid="{D5CDD505-2E9C-101B-9397-08002B2CF9AE}" pid="6" name="MSIP_Label_6431d30e-c018-4f72-ad4c-e56e9d03b1f0_Name">
    <vt:lpwstr>6431d30e-c018-4f72-ad4c-e56e9d03b1f0</vt:lpwstr>
  </property>
  <property fmtid="{D5CDD505-2E9C-101B-9397-08002B2CF9AE}" pid="7" name="MSIP_Label_6431d30e-c018-4f72-ad4c-e56e9d03b1f0_SiteId">
    <vt:lpwstr>f8be18a6-f648-4a47-be73-86d6c5c6604d</vt:lpwstr>
  </property>
  <property fmtid="{D5CDD505-2E9C-101B-9397-08002B2CF9AE}" pid="8" name="MSIP_Label_6431d30e-c018-4f72-ad4c-e56e9d03b1f0_ActionId">
    <vt:lpwstr>ffd91047-df92-4c28-9cac-2c57910694bd</vt:lpwstr>
  </property>
  <property fmtid="{D5CDD505-2E9C-101B-9397-08002B2CF9AE}" pid="9" name="MSIP_Label_6431d30e-c018-4f72-ad4c-e56e9d03b1f0_ContentBits">
    <vt:lpwstr>2</vt:lpwstr>
  </property>
  <property fmtid="{D5CDD505-2E9C-101B-9397-08002B2CF9AE}" pid="10" name="ContentTypeId">
    <vt:lpwstr>0x010100DA6EA56ACDE0B749894AAA4CBE37ABD2</vt:lpwstr>
  </property>
  <property fmtid="{D5CDD505-2E9C-101B-9397-08002B2CF9AE}" pid="11" name="MediaServiceImageTags">
    <vt:lpwstr/>
  </property>
  <property fmtid="{D5CDD505-2E9C-101B-9397-08002B2CF9AE}" pid="12" name="43b072f0-0f82-4aac-be1e-8abeffc32f66">
    <vt:bool>false</vt:bool>
  </property>
</Properties>
</file>