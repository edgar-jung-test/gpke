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lock w:val="sdtLocked"/>
        <w:placeholder>
          <w:docPart w:val="286B99BA14364297805517E079327175"/>
        </w:placeholder>
        <w15:color w:val="C20000"/>
        <w:dropDownList>
          <w:listItem w:displayText=" " w:value=" "/>
          <w:listItem w:displayText="Konsultationsfassung" w:value="Konsultationsfassung"/>
          <w:listItem w:displayText="Konsolidierte Lesefassung mit Fehlerkorrekturen" w:value="Konsolidierte Lesefassung mit Fehlerkorrekturen"/>
          <w:listItem w:displayText="Außerordentliche Mitteilung" w:value="Außerordentliche Mitteilung"/>
        </w:dropDownList>
      </w:sdtPr>
      <w:sdtContent>
        <w:p w14:paraId="7FA64DC2" w14:textId="1588E6D1" w:rsidR="00275658" w:rsidRPr="00814040" w:rsidRDefault="00F86AF5" w:rsidP="00275658">
          <w:pPr>
            <w:pStyle w:val="Dokumentart"/>
            <w:spacing w:before="2520" w:after="0"/>
          </w:pPr>
          <w:r>
            <w:t>Konsolidierte Lesefassung mit Fehlerkorrekturen</w:t>
          </w:r>
        </w:p>
      </w:sdtContent>
    </w:sdt>
    <w:p w14:paraId="702A734E" w14:textId="56D943A2" w:rsidR="006A59B1" w:rsidRDefault="00000000" w:rsidP="006A59B1">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26392398143B4B84A1454AA9CF1A9EF1"/>
          </w:placeholder>
          <w15:color w:val="C20000"/>
          <w:comboBox>
            <w:listItem w:displayText="Stand: " w:value="Stand: "/>
            <w:listItem w:value="Leer"/>
          </w:comboBox>
        </w:sdtPr>
        <w:sdtContent>
          <w:r w:rsidR="00F86AF5">
            <w:rPr>
              <w:sz w:val="40"/>
              <w:szCs w:val="40"/>
            </w:rPr>
            <w:t xml:space="preserve">Stand: </w:t>
          </w:r>
        </w:sdtContent>
      </w:sdt>
      <w:sdt>
        <w:sdtPr>
          <w:rPr>
            <w:sz w:val="40"/>
            <w:szCs w:val="40"/>
          </w:rPr>
          <w:alias w:val="Datum für &quot;Konsolidierte Fassung&quot;"/>
          <w:tag w:val="Datum für &quot;Konsolidierte Fassung&quot;"/>
          <w:id w:val="2120494184"/>
          <w:placeholder>
            <w:docPart w:val="0E87BF020D334B70995E8146293B2B90"/>
          </w:placeholder>
          <w15:color w:val="C20000"/>
          <w:date w:fullDate="2025-07-18T00:00:00Z">
            <w:dateFormat w:val="dd.MM.yyyy"/>
            <w:lid w:val="de-DE"/>
            <w:storeMappedDataAs w:val="dateTime"/>
            <w:calendar w:val="gregorian"/>
          </w:date>
        </w:sdtPr>
        <w:sdtContent>
          <w:r w:rsidR="009C4BBD">
            <w:rPr>
              <w:sz w:val="40"/>
              <w:szCs w:val="40"/>
            </w:rPr>
            <w:t>18.07.2025</w:t>
          </w:r>
        </w:sdtContent>
      </w:sdt>
    </w:p>
    <w:sdt>
      <w:sdtPr>
        <w:rPr>
          <w:color w:val="C20000"/>
        </w:rPr>
        <w:alias w:val="Dokumenttitel"/>
        <w:tag w:val="Dokumenttitel"/>
        <w:id w:val="-2012053951"/>
        <w:placeholder>
          <w:docPart w:val="1AEC0D40F235404A85E3153530C17992"/>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0385AEC7" w14:textId="3A73CEDB" w:rsidR="00991C4B" w:rsidRPr="00814040" w:rsidRDefault="005D3AF5" w:rsidP="00991C4B">
          <w:pPr>
            <w:pStyle w:val="Dokumenttitel"/>
            <w:framePr w:w="0" w:hRule="auto" w:wrap="auto" w:vAnchor="margin" w:yAlign="inline"/>
          </w:pPr>
          <w:r w:rsidRPr="005D3AF5">
            <w:rPr>
              <w:color w:val="C20000"/>
            </w:rPr>
            <w:t>Regelungen zum Übertragungsweg für API-Webdienste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814040" w14:paraId="7FD60649" w14:textId="77777777" w:rsidTr="00021B8E">
        <w:trPr>
          <w:cantSplit/>
          <w:trHeight w:hRule="exact" w:val="454"/>
        </w:trPr>
        <w:tc>
          <w:tcPr>
            <w:tcW w:w="3686" w:type="dxa"/>
            <w:noWrap/>
            <w:vAlign w:val="center"/>
          </w:tcPr>
          <w:p w14:paraId="3A8EC37D" w14:textId="77777777" w:rsidR="00FA428A" w:rsidRPr="00814040" w:rsidRDefault="00FA428A" w:rsidP="004F25ED">
            <w:pPr>
              <w:spacing w:after="0" w:line="240" w:lineRule="auto"/>
            </w:pPr>
            <w:r w:rsidRPr="00814040">
              <w:t>Version:</w:t>
            </w:r>
          </w:p>
        </w:tc>
        <w:bookmarkStart w:id="0" w:name="Versionsnummer" w:displacedByCustomXml="next"/>
        <w:sdt>
          <w:sdtPr>
            <w:id w:val="-1603491320"/>
            <w:placeholder>
              <w:docPart w:val="26222D8FA7714D4DA344F30905FB59CE"/>
            </w:placeholder>
            <w15:color w:val="C20000"/>
            <w15:appearance w15:val="hidden"/>
            <w:text/>
          </w:sdtPr>
          <w:sdtContent>
            <w:tc>
              <w:tcPr>
                <w:tcW w:w="5687" w:type="dxa"/>
                <w:noWrap/>
                <w:vAlign w:val="center"/>
              </w:tcPr>
              <w:p w14:paraId="11EE58EC" w14:textId="7F0D8AA4" w:rsidR="00FA428A" w:rsidRPr="00814040" w:rsidRDefault="00BB4035" w:rsidP="004F25ED">
                <w:pPr>
                  <w:spacing w:after="0" w:line="240" w:lineRule="auto"/>
                </w:pPr>
                <w:r>
                  <w:t>1</w:t>
                </w:r>
                <w:r w:rsidR="0092182C" w:rsidRPr="00814040">
                  <w:t>.</w:t>
                </w:r>
                <w:r w:rsidR="006D4E2E">
                  <w:t>2</w:t>
                </w:r>
              </w:p>
            </w:tc>
          </w:sdtContent>
        </w:sdt>
        <w:bookmarkEnd w:id="0" w:displacedByCustomXml="prev"/>
      </w:tr>
      <w:tr w:rsidR="00FA428A" w:rsidRPr="00814040" w14:paraId="26BB5FDE" w14:textId="77777777" w:rsidTr="00021B8E">
        <w:trPr>
          <w:cantSplit/>
          <w:trHeight w:hRule="exact" w:val="454"/>
        </w:trPr>
        <w:sdt>
          <w:sdtPr>
            <w:alias w:val="Publikationsdatum"/>
            <w:tag w:val="Publikationsdatum"/>
            <w:id w:val="-1184668860"/>
            <w:placeholder>
              <w:docPart w:val="247A44AA541A4B859B5A1AAFB7DD6E1E"/>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594C2848" w14:textId="70285196" w:rsidR="00FA428A" w:rsidRPr="00814040" w:rsidRDefault="001A0F15" w:rsidP="004F25ED">
                <w:pPr>
                  <w:spacing w:after="0" w:line="240" w:lineRule="auto"/>
                </w:pPr>
                <w:r>
                  <w:t xml:space="preserve">Ursprüngliches Publikationsdatum: </w:t>
                </w:r>
              </w:p>
            </w:tc>
          </w:sdtContent>
        </w:sdt>
        <w:bookmarkStart w:id="1" w:name="Veröffentlichungsdatum" w:displacedByCustomXml="next"/>
        <w:sdt>
          <w:sdtPr>
            <w:alias w:val="Publikationsdatum"/>
            <w:tag w:val=""/>
            <w:id w:val="1180466544"/>
            <w:placeholder>
              <w:docPart w:val="05F1F899142046F799868BC126AE9A20"/>
            </w:placeholder>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tc>
              <w:tcPr>
                <w:tcW w:w="5687" w:type="dxa"/>
                <w:noWrap/>
                <w:vAlign w:val="center"/>
              </w:tcPr>
              <w:p w14:paraId="59B242D9" w14:textId="314C8A42" w:rsidR="00FA428A" w:rsidRPr="00814040" w:rsidRDefault="003A648F" w:rsidP="004F25ED">
                <w:pPr>
                  <w:spacing w:after="0" w:line="240" w:lineRule="auto"/>
                </w:pPr>
                <w:r>
                  <w:t>01.04.2025</w:t>
                </w:r>
              </w:p>
            </w:tc>
          </w:sdtContent>
        </w:sdt>
        <w:bookmarkEnd w:id="1" w:displacedByCustomXml="prev"/>
      </w:tr>
      <w:tr w:rsidR="001B790D" w:rsidRPr="00814040" w14:paraId="2C9FA4CB" w14:textId="77777777" w:rsidTr="00021B8E">
        <w:trPr>
          <w:cantSplit/>
          <w:trHeight w:hRule="exact" w:val="454"/>
        </w:trPr>
        <w:tc>
          <w:tcPr>
            <w:tcW w:w="3686" w:type="dxa"/>
            <w:noWrap/>
            <w:vAlign w:val="center"/>
          </w:tcPr>
          <w:p w14:paraId="5ECD53AD" w14:textId="508B832E" w:rsidR="001B790D" w:rsidRPr="00814040" w:rsidRDefault="00BC7B34" w:rsidP="004F25ED">
            <w:pPr>
              <w:spacing w:after="0" w:line="240" w:lineRule="auto"/>
            </w:pPr>
            <w:r w:rsidRPr="00814040">
              <w:rPr>
                <w:w w:val="95"/>
              </w:rPr>
              <w:t>A</w:t>
            </w:r>
            <w:r w:rsidRPr="00814040">
              <w:rPr>
                <w:rFonts w:cstheme="minorHAnsi"/>
                <w:w w:val="95"/>
              </w:rPr>
              <w:t>nzuwende</w:t>
            </w:r>
            <w:r w:rsidR="00D7320D" w:rsidRPr="00814040">
              <w:rPr>
                <w:rFonts w:cstheme="minorHAnsi"/>
                <w:w w:val="95"/>
              </w:rPr>
              <w:t xml:space="preserve">n </w:t>
            </w:r>
            <w:r w:rsidRPr="00814040">
              <w:rPr>
                <w:rFonts w:cstheme="minorHAnsi"/>
                <w:spacing w:val="-5"/>
              </w:rPr>
              <w:t>ab</w:t>
            </w:r>
            <w:r w:rsidRPr="00814040">
              <w:rPr>
                <w:spacing w:val="-5"/>
              </w:rPr>
              <w:t>:</w:t>
            </w:r>
          </w:p>
        </w:tc>
        <w:tc>
          <w:tcPr>
            <w:tcW w:w="5687" w:type="dxa"/>
            <w:noWrap/>
            <w:vAlign w:val="center"/>
          </w:tcPr>
          <w:sdt>
            <w:sdtPr>
              <w:id w:val="-1229458617"/>
              <w:placeholder>
                <w:docPart w:val="DefaultPlaceholder_-1854013437"/>
              </w:placeholder>
              <w:date w:fullDate="2025-10-01T00:00:00Z">
                <w:dateFormat w:val="dd.MM.yyyy"/>
                <w:lid w:val="de-DE"/>
                <w:storeMappedDataAs w:val="dateTime"/>
                <w:calendar w:val="gregorian"/>
              </w:date>
            </w:sdtPr>
            <w:sdtContent>
              <w:p w14:paraId="060FF110" w14:textId="2AF60F0E" w:rsidR="001B790D" w:rsidRPr="00814040" w:rsidRDefault="006D4E2E" w:rsidP="004F25ED">
                <w:pPr>
                  <w:spacing w:after="0" w:line="240" w:lineRule="auto"/>
                </w:pPr>
                <w:r>
                  <w:t>01.10.2025</w:t>
                </w:r>
              </w:p>
            </w:sdtContent>
          </w:sdt>
        </w:tc>
      </w:tr>
      <w:tr w:rsidR="00FA428A" w:rsidRPr="00814040" w14:paraId="577E6A80" w14:textId="77777777" w:rsidTr="00021B8E">
        <w:trPr>
          <w:cantSplit/>
          <w:trHeight w:hRule="exact" w:val="454"/>
        </w:trPr>
        <w:tc>
          <w:tcPr>
            <w:tcW w:w="3686" w:type="dxa"/>
            <w:noWrap/>
            <w:vAlign w:val="center"/>
          </w:tcPr>
          <w:p w14:paraId="7D5983BD" w14:textId="77777777" w:rsidR="00FA428A" w:rsidRPr="00814040" w:rsidRDefault="00FA428A" w:rsidP="004F25ED">
            <w:pPr>
              <w:spacing w:after="0" w:line="240" w:lineRule="auto"/>
            </w:pPr>
            <w:r w:rsidRPr="00814040">
              <w:t>Autor:</w:t>
            </w:r>
          </w:p>
        </w:tc>
        <w:sdt>
          <w:sdtPr>
            <w:id w:val="-528418711"/>
            <w:placeholder>
              <w:docPart w:val="EF3C320E4A32482A92E8CD33B530742A"/>
            </w:placeholder>
            <w15:color w:val="C20000"/>
            <w15:appearance w15:val="hidden"/>
            <w:text/>
          </w:sdtPr>
          <w:sdtContent>
            <w:tc>
              <w:tcPr>
                <w:tcW w:w="5687" w:type="dxa"/>
                <w:noWrap/>
                <w:vAlign w:val="center"/>
              </w:tcPr>
              <w:p w14:paraId="6E1FDD6C" w14:textId="4F50BE20" w:rsidR="00FA428A" w:rsidRPr="00814040" w:rsidRDefault="00FC546F" w:rsidP="004F25ED">
                <w:pPr>
                  <w:spacing w:after="0" w:line="240" w:lineRule="auto"/>
                </w:pPr>
                <w:r w:rsidRPr="00814040">
                  <w:t>BDEW</w:t>
                </w:r>
              </w:p>
            </w:tc>
          </w:sdtContent>
        </w:sdt>
      </w:tr>
    </w:tbl>
    <w:p w14:paraId="27C88A7E" w14:textId="582000F1" w:rsidR="00F40AD5" w:rsidRPr="00814040" w:rsidRDefault="005C7349">
      <w:pPr>
        <w:spacing w:after="200" w:line="276" w:lineRule="auto"/>
        <w:rPr>
          <w:rFonts w:cs="Times New Roman"/>
          <w:bCs/>
          <w:noProof/>
          <w:spacing w:val="5"/>
          <w:kern w:val="28"/>
          <w:sz w:val="22"/>
        </w:rPr>
      </w:pPr>
      <w:r w:rsidRPr="00814040">
        <w:rPr>
          <w:b/>
          <w:color w:val="C20000"/>
          <w:w w:val="95"/>
        </w:rPr>
        <w:t>Regelungen</w:t>
      </w:r>
      <w:r w:rsidRPr="00814040">
        <w:rPr>
          <w:rFonts w:ascii="Times New Roman" w:hAnsi="Times New Roman"/>
          <w:color w:val="C20000"/>
          <w:spacing w:val="31"/>
        </w:rPr>
        <w:t xml:space="preserve"> </w:t>
      </w:r>
      <w:r w:rsidRPr="00814040">
        <w:rPr>
          <w:b/>
          <w:color w:val="C20000"/>
          <w:w w:val="95"/>
        </w:rPr>
        <w:t>zum</w:t>
      </w:r>
      <w:r w:rsidRPr="00814040">
        <w:rPr>
          <w:rFonts w:ascii="Times New Roman" w:hAnsi="Times New Roman"/>
          <w:color w:val="C20000"/>
          <w:spacing w:val="29"/>
        </w:rPr>
        <w:t xml:space="preserve"> </w:t>
      </w:r>
      <w:r w:rsidRPr="00814040">
        <w:rPr>
          <w:b/>
          <w:color w:val="C20000"/>
          <w:w w:val="95"/>
        </w:rPr>
        <w:t>sicheren</w:t>
      </w:r>
      <w:r w:rsidRPr="00814040">
        <w:rPr>
          <w:rFonts w:ascii="Times New Roman" w:hAnsi="Times New Roman"/>
          <w:color w:val="C20000"/>
          <w:spacing w:val="32"/>
        </w:rPr>
        <w:t xml:space="preserve"> </w:t>
      </w:r>
      <w:r w:rsidRPr="00814040">
        <w:rPr>
          <w:b/>
          <w:color w:val="C20000"/>
          <w:w w:val="95"/>
        </w:rPr>
        <w:t>Austausch</w:t>
      </w:r>
      <w:r w:rsidRPr="00814040">
        <w:rPr>
          <w:rFonts w:ascii="Times New Roman" w:hAnsi="Times New Roman"/>
          <w:color w:val="C20000"/>
          <w:spacing w:val="27"/>
        </w:rPr>
        <w:t xml:space="preserve"> </w:t>
      </w:r>
      <w:r w:rsidRPr="00814040">
        <w:rPr>
          <w:b/>
          <w:color w:val="C20000"/>
          <w:w w:val="95"/>
        </w:rPr>
        <w:t>von</w:t>
      </w:r>
      <w:r w:rsidRPr="00814040">
        <w:rPr>
          <w:rFonts w:ascii="Times New Roman" w:hAnsi="Times New Roman"/>
          <w:color w:val="C20000"/>
          <w:spacing w:val="27"/>
        </w:rPr>
        <w:t xml:space="preserve"> </w:t>
      </w:r>
      <w:r w:rsidRPr="00814040">
        <w:rPr>
          <w:b/>
          <w:color w:val="C20000"/>
          <w:spacing w:val="-2"/>
          <w:w w:val="95"/>
        </w:rPr>
        <w:t>Übertragungsdateien</w:t>
      </w:r>
    </w:p>
    <w:p w14:paraId="5375BD05" w14:textId="77777777" w:rsidR="00F40AD5" w:rsidRPr="00814040" w:rsidRDefault="00F40AD5">
      <w:pPr>
        <w:spacing w:after="200" w:line="276" w:lineRule="auto"/>
        <w:rPr>
          <w:rFonts w:cs="Times New Roman"/>
          <w:bCs/>
          <w:noProof/>
          <w:spacing w:val="5"/>
          <w:kern w:val="28"/>
          <w:sz w:val="22"/>
        </w:rPr>
      </w:pPr>
      <w:r w:rsidRPr="00814040">
        <w:rPr>
          <w:rFonts w:cs="Times New Roman"/>
          <w:bCs/>
          <w:noProof/>
          <w:spacing w:val="5"/>
          <w:kern w:val="28"/>
          <w:sz w:val="22"/>
        </w:rPr>
        <w:br w:type="page"/>
      </w:r>
    </w:p>
    <w:sdt>
      <w:sdtPr>
        <w:rPr>
          <w:rFonts w:asciiTheme="minorHAnsi" w:eastAsia="Times New Roman" w:hAnsiTheme="minorHAnsi" w:cstheme="minorBidi"/>
          <w:b w:val="0"/>
          <w:color w:val="auto"/>
          <w:sz w:val="24"/>
          <w:szCs w:val="24"/>
        </w:rPr>
        <w:id w:val="1993592669"/>
        <w:docPartObj>
          <w:docPartGallery w:val="Table of Contents"/>
          <w:docPartUnique/>
        </w:docPartObj>
      </w:sdtPr>
      <w:sdtEndPr>
        <w:rPr>
          <w:bCs/>
        </w:rPr>
      </w:sdtEndPr>
      <w:sdtContent>
        <w:p w14:paraId="2A400575" w14:textId="02B38109" w:rsidR="00640819" w:rsidRPr="00814040" w:rsidRDefault="00640819">
          <w:pPr>
            <w:pStyle w:val="Inhaltsverzeichnisberschrift"/>
          </w:pPr>
          <w:r w:rsidRPr="00814040">
            <w:t>Inhalt</w:t>
          </w:r>
        </w:p>
        <w:p w14:paraId="20DA9368" w14:textId="68A15835" w:rsidR="00FE4F0B" w:rsidRDefault="00640819">
          <w:pPr>
            <w:pStyle w:val="Verzeichnis1"/>
            <w:rPr>
              <w:rFonts w:eastAsiaTheme="minorEastAsia"/>
              <w:b w:val="0"/>
              <w:kern w:val="2"/>
              <w14:ligatures w14:val="standardContextual"/>
            </w:rPr>
          </w:pPr>
          <w:r w:rsidRPr="00814040">
            <w:fldChar w:fldCharType="begin"/>
          </w:r>
          <w:r w:rsidRPr="00814040">
            <w:instrText xml:space="preserve"> TOC \o "1-3" \h \z \u </w:instrText>
          </w:r>
          <w:r w:rsidRPr="00814040">
            <w:fldChar w:fldCharType="separate"/>
          </w:r>
          <w:hyperlink w:anchor="_Toc203728862" w:history="1">
            <w:r w:rsidR="00FE4F0B" w:rsidRPr="00336C57">
              <w:rPr>
                <w:rStyle w:val="Hyperlink"/>
                <w:rFonts w:ascii="Calibri" w:eastAsia="Calibri" w:hAnsi="Calibri" w:cs="Calibri"/>
                <w:spacing w:val="-2"/>
                <w:lang w:eastAsia="en-US"/>
              </w:rPr>
              <w:t>1</w:t>
            </w:r>
            <w:r w:rsidR="00FE4F0B">
              <w:rPr>
                <w:rFonts w:eastAsiaTheme="minorEastAsia"/>
                <w:b w:val="0"/>
                <w:kern w:val="2"/>
                <w14:ligatures w14:val="standardContextual"/>
              </w:rPr>
              <w:tab/>
            </w:r>
            <w:r w:rsidR="00FE4F0B" w:rsidRPr="00336C57">
              <w:rPr>
                <w:rStyle w:val="Hyperlink"/>
                <w:rFonts w:ascii="Calibri" w:eastAsia="Calibri" w:hAnsi="Calibri" w:cs="Calibri"/>
                <w:spacing w:val="-2"/>
                <w:lang w:eastAsia="en-US"/>
              </w:rPr>
              <w:t>Einleitung</w:t>
            </w:r>
            <w:r w:rsidR="00FE4F0B">
              <w:rPr>
                <w:webHidden/>
              </w:rPr>
              <w:tab/>
            </w:r>
            <w:r w:rsidR="00FE4F0B">
              <w:rPr>
                <w:webHidden/>
              </w:rPr>
              <w:fldChar w:fldCharType="begin"/>
            </w:r>
            <w:r w:rsidR="00FE4F0B">
              <w:rPr>
                <w:webHidden/>
              </w:rPr>
              <w:instrText xml:space="preserve"> PAGEREF _Toc203728862 \h </w:instrText>
            </w:r>
            <w:r w:rsidR="00FE4F0B">
              <w:rPr>
                <w:webHidden/>
              </w:rPr>
            </w:r>
            <w:r w:rsidR="00FE4F0B">
              <w:rPr>
                <w:webHidden/>
              </w:rPr>
              <w:fldChar w:fldCharType="separate"/>
            </w:r>
            <w:r w:rsidR="0089535B">
              <w:rPr>
                <w:webHidden/>
              </w:rPr>
              <w:t>3</w:t>
            </w:r>
            <w:r w:rsidR="00FE4F0B">
              <w:rPr>
                <w:webHidden/>
              </w:rPr>
              <w:fldChar w:fldCharType="end"/>
            </w:r>
          </w:hyperlink>
        </w:p>
        <w:p w14:paraId="7C55BA72" w14:textId="6600D80E" w:rsidR="00FE4F0B" w:rsidRDefault="00FE4F0B">
          <w:pPr>
            <w:pStyle w:val="Verzeichnis2"/>
            <w:rPr>
              <w:rFonts w:eastAsiaTheme="minorEastAsia"/>
              <w:kern w:val="2"/>
              <w14:ligatures w14:val="standardContextual"/>
            </w:rPr>
          </w:pPr>
          <w:hyperlink w:anchor="_Toc203728863" w:history="1">
            <w:r w:rsidRPr="00336C57">
              <w:rPr>
                <w:rStyle w:val="Hyperlink"/>
              </w:rPr>
              <w:t>1.1</w:t>
            </w:r>
            <w:r>
              <w:rPr>
                <w:rFonts w:eastAsiaTheme="minorEastAsia"/>
                <w:kern w:val="2"/>
                <w14:ligatures w14:val="standardContextual"/>
              </w:rPr>
              <w:tab/>
            </w:r>
            <w:r w:rsidRPr="00336C57">
              <w:rPr>
                <w:rStyle w:val="Hyperlink"/>
              </w:rPr>
              <w:t>Regelungsumfang</w:t>
            </w:r>
            <w:r>
              <w:rPr>
                <w:webHidden/>
              </w:rPr>
              <w:tab/>
            </w:r>
            <w:r>
              <w:rPr>
                <w:webHidden/>
              </w:rPr>
              <w:fldChar w:fldCharType="begin"/>
            </w:r>
            <w:r>
              <w:rPr>
                <w:webHidden/>
              </w:rPr>
              <w:instrText xml:space="preserve"> PAGEREF _Toc203728863 \h </w:instrText>
            </w:r>
            <w:r>
              <w:rPr>
                <w:webHidden/>
              </w:rPr>
            </w:r>
            <w:r>
              <w:rPr>
                <w:webHidden/>
              </w:rPr>
              <w:fldChar w:fldCharType="separate"/>
            </w:r>
            <w:r w:rsidR="0089535B">
              <w:rPr>
                <w:webHidden/>
              </w:rPr>
              <w:t>3</w:t>
            </w:r>
            <w:r>
              <w:rPr>
                <w:webHidden/>
              </w:rPr>
              <w:fldChar w:fldCharType="end"/>
            </w:r>
          </w:hyperlink>
        </w:p>
        <w:p w14:paraId="7FDE940E" w14:textId="0A7A206C" w:rsidR="00FE4F0B" w:rsidRDefault="00FE4F0B">
          <w:pPr>
            <w:pStyle w:val="Verzeichnis1"/>
            <w:rPr>
              <w:rFonts w:eastAsiaTheme="minorEastAsia"/>
              <w:b w:val="0"/>
              <w:kern w:val="2"/>
              <w14:ligatures w14:val="standardContextual"/>
            </w:rPr>
          </w:pPr>
          <w:hyperlink w:anchor="_Toc203728864" w:history="1">
            <w:r w:rsidRPr="00336C57">
              <w:rPr>
                <w:rStyle w:val="Hyperlink"/>
              </w:rPr>
              <w:t>2</w:t>
            </w:r>
            <w:r>
              <w:rPr>
                <w:rFonts w:eastAsiaTheme="minorEastAsia"/>
                <w:b w:val="0"/>
                <w:kern w:val="2"/>
                <w14:ligatures w14:val="standardContextual"/>
              </w:rPr>
              <w:tab/>
            </w:r>
            <w:r w:rsidRPr="00336C57">
              <w:rPr>
                <w:rStyle w:val="Hyperlink"/>
              </w:rPr>
              <w:t>Terminologie</w:t>
            </w:r>
            <w:r>
              <w:rPr>
                <w:webHidden/>
              </w:rPr>
              <w:tab/>
            </w:r>
            <w:r>
              <w:rPr>
                <w:webHidden/>
              </w:rPr>
              <w:fldChar w:fldCharType="begin"/>
            </w:r>
            <w:r>
              <w:rPr>
                <w:webHidden/>
              </w:rPr>
              <w:instrText xml:space="preserve"> PAGEREF _Toc203728864 \h </w:instrText>
            </w:r>
            <w:r>
              <w:rPr>
                <w:webHidden/>
              </w:rPr>
            </w:r>
            <w:r>
              <w:rPr>
                <w:webHidden/>
              </w:rPr>
              <w:fldChar w:fldCharType="separate"/>
            </w:r>
            <w:r w:rsidR="0089535B">
              <w:rPr>
                <w:webHidden/>
              </w:rPr>
              <w:t>3</w:t>
            </w:r>
            <w:r>
              <w:rPr>
                <w:webHidden/>
              </w:rPr>
              <w:fldChar w:fldCharType="end"/>
            </w:r>
          </w:hyperlink>
        </w:p>
        <w:p w14:paraId="18E2EBFA" w14:textId="01C69104" w:rsidR="00FE4F0B" w:rsidRDefault="00FE4F0B">
          <w:pPr>
            <w:pStyle w:val="Verzeichnis2"/>
            <w:rPr>
              <w:rFonts w:eastAsiaTheme="minorEastAsia"/>
              <w:kern w:val="2"/>
              <w14:ligatures w14:val="standardContextual"/>
            </w:rPr>
          </w:pPr>
          <w:hyperlink w:anchor="_Toc203728865" w:history="1">
            <w:r w:rsidRPr="00336C57">
              <w:rPr>
                <w:rStyle w:val="Hyperlink"/>
              </w:rPr>
              <w:t>2.1</w:t>
            </w:r>
            <w:r>
              <w:rPr>
                <w:rFonts w:eastAsiaTheme="minorEastAsia"/>
                <w:kern w:val="2"/>
                <w14:ligatures w14:val="standardContextual"/>
              </w:rPr>
              <w:tab/>
            </w:r>
            <w:r w:rsidRPr="00336C57">
              <w:rPr>
                <w:rStyle w:val="Hyperlink"/>
              </w:rPr>
              <w:t>Schlüsselwörter</w:t>
            </w:r>
            <w:r>
              <w:rPr>
                <w:webHidden/>
              </w:rPr>
              <w:tab/>
            </w:r>
            <w:r>
              <w:rPr>
                <w:webHidden/>
              </w:rPr>
              <w:fldChar w:fldCharType="begin"/>
            </w:r>
            <w:r>
              <w:rPr>
                <w:webHidden/>
              </w:rPr>
              <w:instrText xml:space="preserve"> PAGEREF _Toc203728865 \h </w:instrText>
            </w:r>
            <w:r>
              <w:rPr>
                <w:webHidden/>
              </w:rPr>
            </w:r>
            <w:r>
              <w:rPr>
                <w:webHidden/>
              </w:rPr>
              <w:fldChar w:fldCharType="separate"/>
            </w:r>
            <w:r w:rsidR="0089535B">
              <w:rPr>
                <w:webHidden/>
              </w:rPr>
              <w:t>3</w:t>
            </w:r>
            <w:r>
              <w:rPr>
                <w:webHidden/>
              </w:rPr>
              <w:fldChar w:fldCharType="end"/>
            </w:r>
          </w:hyperlink>
        </w:p>
        <w:p w14:paraId="54839848" w14:textId="173BDA60" w:rsidR="00FE4F0B" w:rsidRDefault="00FE4F0B">
          <w:pPr>
            <w:pStyle w:val="Verzeichnis1"/>
            <w:rPr>
              <w:rFonts w:eastAsiaTheme="minorEastAsia"/>
              <w:b w:val="0"/>
              <w:kern w:val="2"/>
              <w14:ligatures w14:val="standardContextual"/>
            </w:rPr>
          </w:pPr>
          <w:hyperlink w:anchor="_Toc203728866" w:history="1">
            <w:r w:rsidRPr="00336C57">
              <w:rPr>
                <w:rStyle w:val="Hyperlink"/>
              </w:rPr>
              <w:t>3</w:t>
            </w:r>
            <w:r>
              <w:rPr>
                <w:rFonts w:eastAsiaTheme="minorEastAsia"/>
                <w:b w:val="0"/>
                <w:kern w:val="2"/>
                <w14:ligatures w14:val="standardContextual"/>
              </w:rPr>
              <w:tab/>
            </w:r>
            <w:r w:rsidRPr="00336C57">
              <w:rPr>
                <w:rStyle w:val="Hyperlink"/>
              </w:rPr>
              <w:t>Technische Vorgaben der API-Webdienste</w:t>
            </w:r>
            <w:r>
              <w:rPr>
                <w:webHidden/>
              </w:rPr>
              <w:tab/>
            </w:r>
            <w:r>
              <w:rPr>
                <w:webHidden/>
              </w:rPr>
              <w:fldChar w:fldCharType="begin"/>
            </w:r>
            <w:r>
              <w:rPr>
                <w:webHidden/>
              </w:rPr>
              <w:instrText xml:space="preserve"> PAGEREF _Toc203728866 \h </w:instrText>
            </w:r>
            <w:r>
              <w:rPr>
                <w:webHidden/>
              </w:rPr>
            </w:r>
            <w:r>
              <w:rPr>
                <w:webHidden/>
              </w:rPr>
              <w:fldChar w:fldCharType="separate"/>
            </w:r>
            <w:r w:rsidR="0089535B">
              <w:rPr>
                <w:webHidden/>
              </w:rPr>
              <w:t>3</w:t>
            </w:r>
            <w:r>
              <w:rPr>
                <w:webHidden/>
              </w:rPr>
              <w:fldChar w:fldCharType="end"/>
            </w:r>
          </w:hyperlink>
        </w:p>
        <w:p w14:paraId="5775E06A" w14:textId="1110A93C" w:rsidR="00FE4F0B" w:rsidRDefault="00FE4F0B">
          <w:pPr>
            <w:pStyle w:val="Verzeichnis2"/>
            <w:rPr>
              <w:rFonts w:eastAsiaTheme="minorEastAsia"/>
              <w:kern w:val="2"/>
              <w14:ligatures w14:val="standardContextual"/>
            </w:rPr>
          </w:pPr>
          <w:hyperlink w:anchor="_Toc203728867" w:history="1">
            <w:r w:rsidRPr="00336C57">
              <w:rPr>
                <w:rStyle w:val="Hyperlink"/>
              </w:rPr>
              <w:t>3.1</w:t>
            </w:r>
            <w:r>
              <w:rPr>
                <w:rFonts w:eastAsiaTheme="minorEastAsia"/>
                <w:kern w:val="2"/>
                <w14:ligatures w14:val="standardContextual"/>
              </w:rPr>
              <w:tab/>
            </w:r>
            <w:r w:rsidRPr="00336C57">
              <w:rPr>
                <w:rStyle w:val="Hyperlink"/>
              </w:rPr>
              <w:t>Netzwerk</w:t>
            </w:r>
            <w:r>
              <w:rPr>
                <w:webHidden/>
              </w:rPr>
              <w:tab/>
            </w:r>
            <w:r>
              <w:rPr>
                <w:webHidden/>
              </w:rPr>
              <w:fldChar w:fldCharType="begin"/>
            </w:r>
            <w:r>
              <w:rPr>
                <w:webHidden/>
              </w:rPr>
              <w:instrText xml:space="preserve"> PAGEREF _Toc203728867 \h </w:instrText>
            </w:r>
            <w:r>
              <w:rPr>
                <w:webHidden/>
              </w:rPr>
            </w:r>
            <w:r>
              <w:rPr>
                <w:webHidden/>
              </w:rPr>
              <w:fldChar w:fldCharType="separate"/>
            </w:r>
            <w:r w:rsidR="0089535B">
              <w:rPr>
                <w:webHidden/>
              </w:rPr>
              <w:t>3</w:t>
            </w:r>
            <w:r>
              <w:rPr>
                <w:webHidden/>
              </w:rPr>
              <w:fldChar w:fldCharType="end"/>
            </w:r>
          </w:hyperlink>
        </w:p>
        <w:p w14:paraId="602F2FAD" w14:textId="76F82BFE" w:rsidR="00FE4F0B" w:rsidRDefault="00FE4F0B">
          <w:pPr>
            <w:pStyle w:val="Verzeichnis2"/>
            <w:rPr>
              <w:rFonts w:eastAsiaTheme="minorEastAsia"/>
              <w:kern w:val="2"/>
              <w14:ligatures w14:val="standardContextual"/>
            </w:rPr>
          </w:pPr>
          <w:hyperlink w:anchor="_Toc203728868" w:history="1">
            <w:r w:rsidRPr="00336C57">
              <w:rPr>
                <w:rStyle w:val="Hyperlink"/>
              </w:rPr>
              <w:t>3.2</w:t>
            </w:r>
            <w:r>
              <w:rPr>
                <w:rFonts w:eastAsiaTheme="minorEastAsia"/>
                <w:kern w:val="2"/>
                <w14:ligatures w14:val="standardContextual"/>
              </w:rPr>
              <w:tab/>
            </w:r>
            <w:r w:rsidRPr="00336C57">
              <w:rPr>
                <w:rStyle w:val="Hyperlink"/>
              </w:rPr>
              <w:t>Transportebene</w:t>
            </w:r>
            <w:r>
              <w:rPr>
                <w:webHidden/>
              </w:rPr>
              <w:tab/>
            </w:r>
            <w:r>
              <w:rPr>
                <w:webHidden/>
              </w:rPr>
              <w:fldChar w:fldCharType="begin"/>
            </w:r>
            <w:r>
              <w:rPr>
                <w:webHidden/>
              </w:rPr>
              <w:instrText xml:space="preserve"> PAGEREF _Toc203728868 \h </w:instrText>
            </w:r>
            <w:r>
              <w:rPr>
                <w:webHidden/>
              </w:rPr>
            </w:r>
            <w:r>
              <w:rPr>
                <w:webHidden/>
              </w:rPr>
              <w:fldChar w:fldCharType="separate"/>
            </w:r>
            <w:r w:rsidR="0089535B">
              <w:rPr>
                <w:webHidden/>
              </w:rPr>
              <w:t>4</w:t>
            </w:r>
            <w:r>
              <w:rPr>
                <w:webHidden/>
              </w:rPr>
              <w:fldChar w:fldCharType="end"/>
            </w:r>
          </w:hyperlink>
        </w:p>
        <w:p w14:paraId="0D44F2A4" w14:textId="43B38EF3" w:rsidR="00FE4F0B" w:rsidRDefault="00FE4F0B">
          <w:pPr>
            <w:pStyle w:val="Verzeichnis2"/>
            <w:rPr>
              <w:rFonts w:eastAsiaTheme="minorEastAsia"/>
              <w:kern w:val="2"/>
              <w14:ligatures w14:val="standardContextual"/>
            </w:rPr>
          </w:pPr>
          <w:hyperlink w:anchor="_Toc203728869" w:history="1">
            <w:r w:rsidRPr="00336C57">
              <w:rPr>
                <w:rStyle w:val="Hyperlink"/>
              </w:rPr>
              <w:t>3.3</w:t>
            </w:r>
            <w:r>
              <w:rPr>
                <w:rFonts w:eastAsiaTheme="minorEastAsia"/>
                <w:kern w:val="2"/>
                <w14:ligatures w14:val="standardContextual"/>
              </w:rPr>
              <w:tab/>
            </w:r>
            <w:r w:rsidRPr="00336C57">
              <w:rPr>
                <w:rStyle w:val="Hyperlink"/>
              </w:rPr>
              <w:t>Inhaltsdatensicherungsebene</w:t>
            </w:r>
            <w:r>
              <w:rPr>
                <w:webHidden/>
              </w:rPr>
              <w:tab/>
            </w:r>
            <w:r>
              <w:rPr>
                <w:webHidden/>
              </w:rPr>
              <w:fldChar w:fldCharType="begin"/>
            </w:r>
            <w:r>
              <w:rPr>
                <w:webHidden/>
              </w:rPr>
              <w:instrText xml:space="preserve"> PAGEREF _Toc203728869 \h </w:instrText>
            </w:r>
            <w:r>
              <w:rPr>
                <w:webHidden/>
              </w:rPr>
            </w:r>
            <w:r>
              <w:rPr>
                <w:webHidden/>
              </w:rPr>
              <w:fldChar w:fldCharType="separate"/>
            </w:r>
            <w:r w:rsidR="0089535B">
              <w:rPr>
                <w:webHidden/>
              </w:rPr>
              <w:t>4</w:t>
            </w:r>
            <w:r>
              <w:rPr>
                <w:webHidden/>
              </w:rPr>
              <w:fldChar w:fldCharType="end"/>
            </w:r>
          </w:hyperlink>
        </w:p>
        <w:p w14:paraId="291D3B8C" w14:textId="77AE4DBF" w:rsidR="00FE4F0B" w:rsidRDefault="00FE4F0B">
          <w:pPr>
            <w:pStyle w:val="Verzeichnis1"/>
            <w:rPr>
              <w:rFonts w:eastAsiaTheme="minorEastAsia"/>
              <w:b w:val="0"/>
              <w:kern w:val="2"/>
              <w14:ligatures w14:val="standardContextual"/>
            </w:rPr>
          </w:pPr>
          <w:hyperlink w:anchor="_Toc203728870" w:history="1">
            <w:r w:rsidRPr="00336C57">
              <w:rPr>
                <w:rStyle w:val="Hyperlink"/>
              </w:rPr>
              <w:t>4</w:t>
            </w:r>
            <w:r>
              <w:rPr>
                <w:rFonts w:eastAsiaTheme="minorEastAsia"/>
                <w:b w:val="0"/>
                <w:kern w:val="2"/>
                <w14:ligatures w14:val="standardContextual"/>
              </w:rPr>
              <w:tab/>
            </w:r>
            <w:r w:rsidRPr="00336C57">
              <w:rPr>
                <w:rStyle w:val="Hyperlink"/>
              </w:rPr>
              <w:t>Zertifikate und PKI</w:t>
            </w:r>
            <w:r>
              <w:rPr>
                <w:webHidden/>
              </w:rPr>
              <w:tab/>
            </w:r>
            <w:r>
              <w:rPr>
                <w:webHidden/>
              </w:rPr>
              <w:fldChar w:fldCharType="begin"/>
            </w:r>
            <w:r>
              <w:rPr>
                <w:webHidden/>
              </w:rPr>
              <w:instrText xml:space="preserve"> PAGEREF _Toc203728870 \h </w:instrText>
            </w:r>
            <w:r>
              <w:rPr>
                <w:webHidden/>
              </w:rPr>
            </w:r>
            <w:r>
              <w:rPr>
                <w:webHidden/>
              </w:rPr>
              <w:fldChar w:fldCharType="separate"/>
            </w:r>
            <w:r w:rsidR="0089535B">
              <w:rPr>
                <w:webHidden/>
              </w:rPr>
              <w:t>5</w:t>
            </w:r>
            <w:r>
              <w:rPr>
                <w:webHidden/>
              </w:rPr>
              <w:fldChar w:fldCharType="end"/>
            </w:r>
          </w:hyperlink>
        </w:p>
        <w:p w14:paraId="618225A7" w14:textId="3ECC5EFB" w:rsidR="00FE4F0B" w:rsidRDefault="00FE4F0B">
          <w:pPr>
            <w:pStyle w:val="Verzeichnis2"/>
            <w:rPr>
              <w:rFonts w:eastAsiaTheme="minorEastAsia"/>
              <w:kern w:val="2"/>
              <w14:ligatures w14:val="standardContextual"/>
            </w:rPr>
          </w:pPr>
          <w:hyperlink w:anchor="_Toc203728871" w:history="1">
            <w:r w:rsidRPr="00336C57">
              <w:rPr>
                <w:rStyle w:val="Hyperlink"/>
              </w:rPr>
              <w:t>4.1</w:t>
            </w:r>
            <w:r>
              <w:rPr>
                <w:rFonts w:eastAsiaTheme="minorEastAsia"/>
                <w:kern w:val="2"/>
                <w14:ligatures w14:val="standardContextual"/>
              </w:rPr>
              <w:tab/>
            </w:r>
            <w:r w:rsidRPr="00336C57">
              <w:rPr>
                <w:rStyle w:val="Hyperlink"/>
              </w:rPr>
              <w:t>Vertrauensdiensteanbieter</w:t>
            </w:r>
            <w:r>
              <w:rPr>
                <w:webHidden/>
              </w:rPr>
              <w:tab/>
            </w:r>
            <w:r>
              <w:rPr>
                <w:webHidden/>
              </w:rPr>
              <w:fldChar w:fldCharType="begin"/>
            </w:r>
            <w:r>
              <w:rPr>
                <w:webHidden/>
              </w:rPr>
              <w:instrText xml:space="preserve"> PAGEREF _Toc203728871 \h </w:instrText>
            </w:r>
            <w:r>
              <w:rPr>
                <w:webHidden/>
              </w:rPr>
            </w:r>
            <w:r>
              <w:rPr>
                <w:webHidden/>
              </w:rPr>
              <w:fldChar w:fldCharType="separate"/>
            </w:r>
            <w:r w:rsidR="0089535B">
              <w:rPr>
                <w:webHidden/>
              </w:rPr>
              <w:t>5</w:t>
            </w:r>
            <w:r>
              <w:rPr>
                <w:webHidden/>
              </w:rPr>
              <w:fldChar w:fldCharType="end"/>
            </w:r>
          </w:hyperlink>
        </w:p>
        <w:p w14:paraId="58EB4F8F" w14:textId="4D2AB25E" w:rsidR="00FE4F0B" w:rsidRDefault="00FE4F0B">
          <w:pPr>
            <w:pStyle w:val="Verzeichnis2"/>
            <w:rPr>
              <w:rFonts w:eastAsiaTheme="minorEastAsia"/>
              <w:kern w:val="2"/>
              <w14:ligatures w14:val="standardContextual"/>
            </w:rPr>
          </w:pPr>
          <w:hyperlink w:anchor="_Toc203728872" w:history="1">
            <w:r w:rsidRPr="00336C57">
              <w:rPr>
                <w:rStyle w:val="Hyperlink"/>
              </w:rPr>
              <w:t>4.2</w:t>
            </w:r>
            <w:r>
              <w:rPr>
                <w:rFonts w:eastAsiaTheme="minorEastAsia"/>
                <w:kern w:val="2"/>
                <w14:ligatures w14:val="standardContextual"/>
              </w:rPr>
              <w:tab/>
            </w:r>
            <w:r w:rsidRPr="00336C57">
              <w:rPr>
                <w:rStyle w:val="Hyperlink"/>
              </w:rPr>
              <w:t>Verzeichnisdienst</w:t>
            </w:r>
            <w:r>
              <w:rPr>
                <w:webHidden/>
              </w:rPr>
              <w:tab/>
            </w:r>
            <w:r>
              <w:rPr>
                <w:webHidden/>
              </w:rPr>
              <w:fldChar w:fldCharType="begin"/>
            </w:r>
            <w:r>
              <w:rPr>
                <w:webHidden/>
              </w:rPr>
              <w:instrText xml:space="preserve"> PAGEREF _Toc203728872 \h </w:instrText>
            </w:r>
            <w:r>
              <w:rPr>
                <w:webHidden/>
              </w:rPr>
            </w:r>
            <w:r>
              <w:rPr>
                <w:webHidden/>
              </w:rPr>
              <w:fldChar w:fldCharType="separate"/>
            </w:r>
            <w:r w:rsidR="0089535B">
              <w:rPr>
                <w:webHidden/>
              </w:rPr>
              <w:t>5</w:t>
            </w:r>
            <w:r>
              <w:rPr>
                <w:webHidden/>
              </w:rPr>
              <w:fldChar w:fldCharType="end"/>
            </w:r>
          </w:hyperlink>
        </w:p>
        <w:p w14:paraId="5657FD43" w14:textId="5D26136D" w:rsidR="00FE4F0B" w:rsidRDefault="00FE4F0B">
          <w:pPr>
            <w:pStyle w:val="Verzeichnis2"/>
            <w:rPr>
              <w:rFonts w:eastAsiaTheme="minorEastAsia"/>
              <w:kern w:val="2"/>
              <w14:ligatures w14:val="standardContextual"/>
            </w:rPr>
          </w:pPr>
          <w:hyperlink w:anchor="_Toc203728873" w:history="1">
            <w:r w:rsidRPr="00336C57">
              <w:rPr>
                <w:rStyle w:val="Hyperlink"/>
              </w:rPr>
              <w:t>4.3</w:t>
            </w:r>
            <w:r>
              <w:rPr>
                <w:rFonts w:eastAsiaTheme="minorEastAsia"/>
                <w:kern w:val="2"/>
                <w14:ligatures w14:val="standardContextual"/>
              </w:rPr>
              <w:tab/>
            </w:r>
            <w:r w:rsidRPr="00336C57">
              <w:rPr>
                <w:rStyle w:val="Hyperlink"/>
              </w:rPr>
              <w:t>Zertifikate: Parameter und Anforderungen</w:t>
            </w:r>
            <w:r>
              <w:rPr>
                <w:webHidden/>
              </w:rPr>
              <w:tab/>
            </w:r>
            <w:r>
              <w:rPr>
                <w:webHidden/>
              </w:rPr>
              <w:fldChar w:fldCharType="begin"/>
            </w:r>
            <w:r>
              <w:rPr>
                <w:webHidden/>
              </w:rPr>
              <w:instrText xml:space="preserve"> PAGEREF _Toc203728873 \h </w:instrText>
            </w:r>
            <w:r>
              <w:rPr>
                <w:webHidden/>
              </w:rPr>
            </w:r>
            <w:r>
              <w:rPr>
                <w:webHidden/>
              </w:rPr>
              <w:fldChar w:fldCharType="separate"/>
            </w:r>
            <w:r w:rsidR="0089535B">
              <w:rPr>
                <w:webHidden/>
              </w:rPr>
              <w:t>5</w:t>
            </w:r>
            <w:r>
              <w:rPr>
                <w:webHidden/>
              </w:rPr>
              <w:fldChar w:fldCharType="end"/>
            </w:r>
          </w:hyperlink>
        </w:p>
        <w:p w14:paraId="089BC4CA" w14:textId="37A30115" w:rsidR="00FE4F0B" w:rsidRDefault="00FE4F0B">
          <w:pPr>
            <w:pStyle w:val="Verzeichnis2"/>
            <w:rPr>
              <w:rFonts w:eastAsiaTheme="minorEastAsia"/>
              <w:kern w:val="2"/>
              <w14:ligatures w14:val="standardContextual"/>
            </w:rPr>
          </w:pPr>
          <w:hyperlink w:anchor="_Toc203728874" w:history="1">
            <w:r w:rsidRPr="00336C57">
              <w:rPr>
                <w:rStyle w:val="Hyperlink"/>
              </w:rPr>
              <w:t>4.4</w:t>
            </w:r>
            <w:r>
              <w:rPr>
                <w:rFonts w:eastAsiaTheme="minorEastAsia"/>
                <w:kern w:val="2"/>
                <w14:ligatures w14:val="standardContextual"/>
              </w:rPr>
              <w:tab/>
            </w:r>
            <w:r w:rsidRPr="00336C57">
              <w:rPr>
                <w:rStyle w:val="Hyperlink"/>
              </w:rPr>
              <w:t>Übergangsregelung</w:t>
            </w:r>
            <w:r>
              <w:rPr>
                <w:webHidden/>
              </w:rPr>
              <w:tab/>
            </w:r>
            <w:r>
              <w:rPr>
                <w:webHidden/>
              </w:rPr>
              <w:fldChar w:fldCharType="begin"/>
            </w:r>
            <w:r>
              <w:rPr>
                <w:webHidden/>
              </w:rPr>
              <w:instrText xml:space="preserve"> PAGEREF _Toc203728874 \h </w:instrText>
            </w:r>
            <w:r>
              <w:rPr>
                <w:webHidden/>
              </w:rPr>
            </w:r>
            <w:r>
              <w:rPr>
                <w:webHidden/>
              </w:rPr>
              <w:fldChar w:fldCharType="separate"/>
            </w:r>
            <w:r w:rsidR="0089535B">
              <w:rPr>
                <w:webHidden/>
              </w:rPr>
              <w:t>6</w:t>
            </w:r>
            <w:r>
              <w:rPr>
                <w:webHidden/>
              </w:rPr>
              <w:fldChar w:fldCharType="end"/>
            </w:r>
          </w:hyperlink>
        </w:p>
        <w:p w14:paraId="5AD93DDE" w14:textId="1381904A" w:rsidR="00FE4F0B" w:rsidRDefault="00FE4F0B">
          <w:pPr>
            <w:pStyle w:val="Verzeichnis2"/>
            <w:rPr>
              <w:rFonts w:eastAsiaTheme="minorEastAsia"/>
              <w:kern w:val="2"/>
              <w14:ligatures w14:val="standardContextual"/>
            </w:rPr>
          </w:pPr>
          <w:hyperlink w:anchor="_Toc203728875" w:history="1">
            <w:r w:rsidRPr="00336C57">
              <w:rPr>
                <w:rStyle w:val="Hyperlink"/>
              </w:rPr>
              <w:t>4.5</w:t>
            </w:r>
            <w:r>
              <w:rPr>
                <w:rFonts w:eastAsiaTheme="minorEastAsia"/>
                <w:kern w:val="2"/>
                <w14:ligatures w14:val="standardContextual"/>
              </w:rPr>
              <w:tab/>
            </w:r>
            <w:r w:rsidRPr="00336C57">
              <w:rPr>
                <w:rStyle w:val="Hyperlink"/>
              </w:rPr>
              <w:t>Zertifikatswechsel</w:t>
            </w:r>
            <w:r>
              <w:rPr>
                <w:webHidden/>
              </w:rPr>
              <w:tab/>
            </w:r>
            <w:r>
              <w:rPr>
                <w:webHidden/>
              </w:rPr>
              <w:fldChar w:fldCharType="begin"/>
            </w:r>
            <w:r>
              <w:rPr>
                <w:webHidden/>
              </w:rPr>
              <w:instrText xml:space="preserve"> PAGEREF _Toc203728875 \h </w:instrText>
            </w:r>
            <w:r>
              <w:rPr>
                <w:webHidden/>
              </w:rPr>
            </w:r>
            <w:r>
              <w:rPr>
                <w:webHidden/>
              </w:rPr>
              <w:fldChar w:fldCharType="separate"/>
            </w:r>
            <w:r w:rsidR="0089535B">
              <w:rPr>
                <w:webHidden/>
              </w:rPr>
              <w:t>6</w:t>
            </w:r>
            <w:r>
              <w:rPr>
                <w:webHidden/>
              </w:rPr>
              <w:fldChar w:fldCharType="end"/>
            </w:r>
          </w:hyperlink>
        </w:p>
        <w:p w14:paraId="5B27483C" w14:textId="636605DA" w:rsidR="00FE4F0B" w:rsidRDefault="00FE4F0B">
          <w:pPr>
            <w:pStyle w:val="Verzeichnis2"/>
            <w:rPr>
              <w:rFonts w:eastAsiaTheme="minorEastAsia"/>
              <w:kern w:val="2"/>
              <w14:ligatures w14:val="standardContextual"/>
            </w:rPr>
          </w:pPr>
          <w:hyperlink w:anchor="_Toc203728876" w:history="1">
            <w:r w:rsidRPr="00336C57">
              <w:rPr>
                <w:rStyle w:val="Hyperlink"/>
              </w:rPr>
              <w:t>4.6</w:t>
            </w:r>
            <w:r>
              <w:rPr>
                <w:rFonts w:eastAsiaTheme="minorEastAsia"/>
                <w:kern w:val="2"/>
                <w14:ligatures w14:val="standardContextual"/>
              </w:rPr>
              <w:tab/>
            </w:r>
            <w:r w:rsidRPr="00336C57">
              <w:rPr>
                <w:rStyle w:val="Hyperlink"/>
              </w:rPr>
              <w:t>Rückruf und Sperrlisten</w:t>
            </w:r>
            <w:r>
              <w:rPr>
                <w:webHidden/>
              </w:rPr>
              <w:tab/>
            </w:r>
            <w:r>
              <w:rPr>
                <w:webHidden/>
              </w:rPr>
              <w:fldChar w:fldCharType="begin"/>
            </w:r>
            <w:r>
              <w:rPr>
                <w:webHidden/>
              </w:rPr>
              <w:instrText xml:space="preserve"> PAGEREF _Toc203728876 \h </w:instrText>
            </w:r>
            <w:r>
              <w:rPr>
                <w:webHidden/>
              </w:rPr>
            </w:r>
            <w:r>
              <w:rPr>
                <w:webHidden/>
              </w:rPr>
              <w:fldChar w:fldCharType="separate"/>
            </w:r>
            <w:r w:rsidR="0089535B">
              <w:rPr>
                <w:webHidden/>
              </w:rPr>
              <w:t>6</w:t>
            </w:r>
            <w:r>
              <w:rPr>
                <w:webHidden/>
              </w:rPr>
              <w:fldChar w:fldCharType="end"/>
            </w:r>
          </w:hyperlink>
        </w:p>
        <w:p w14:paraId="0D0B16CB" w14:textId="53FDEA7E" w:rsidR="00FE4F0B" w:rsidRDefault="00FE4F0B">
          <w:pPr>
            <w:pStyle w:val="Verzeichnis1"/>
            <w:rPr>
              <w:rFonts w:eastAsiaTheme="minorEastAsia"/>
              <w:b w:val="0"/>
              <w:kern w:val="2"/>
              <w14:ligatures w14:val="standardContextual"/>
            </w:rPr>
          </w:pPr>
          <w:hyperlink w:anchor="_Toc203728877" w:history="1">
            <w:r w:rsidRPr="00336C57">
              <w:rPr>
                <w:rStyle w:val="Hyperlink"/>
              </w:rPr>
              <w:t>5</w:t>
            </w:r>
            <w:r>
              <w:rPr>
                <w:rFonts w:eastAsiaTheme="minorEastAsia"/>
                <w:b w:val="0"/>
                <w:kern w:val="2"/>
                <w14:ligatures w14:val="standardContextual"/>
              </w:rPr>
              <w:tab/>
            </w:r>
            <w:r w:rsidRPr="00336C57">
              <w:rPr>
                <w:rStyle w:val="Hyperlink"/>
              </w:rPr>
              <w:t>Quellen</w:t>
            </w:r>
            <w:r>
              <w:rPr>
                <w:webHidden/>
              </w:rPr>
              <w:tab/>
            </w:r>
            <w:r>
              <w:rPr>
                <w:webHidden/>
              </w:rPr>
              <w:fldChar w:fldCharType="begin"/>
            </w:r>
            <w:r>
              <w:rPr>
                <w:webHidden/>
              </w:rPr>
              <w:instrText xml:space="preserve"> PAGEREF _Toc203728877 \h </w:instrText>
            </w:r>
            <w:r>
              <w:rPr>
                <w:webHidden/>
              </w:rPr>
            </w:r>
            <w:r>
              <w:rPr>
                <w:webHidden/>
              </w:rPr>
              <w:fldChar w:fldCharType="separate"/>
            </w:r>
            <w:r w:rsidR="0089535B">
              <w:rPr>
                <w:webHidden/>
              </w:rPr>
              <w:t>7</w:t>
            </w:r>
            <w:r>
              <w:rPr>
                <w:webHidden/>
              </w:rPr>
              <w:fldChar w:fldCharType="end"/>
            </w:r>
          </w:hyperlink>
        </w:p>
        <w:p w14:paraId="7D7619EC" w14:textId="2B242F58" w:rsidR="00FE4F0B" w:rsidRDefault="00FE4F0B">
          <w:pPr>
            <w:pStyle w:val="Verzeichnis1"/>
            <w:rPr>
              <w:rFonts w:eastAsiaTheme="minorEastAsia"/>
              <w:b w:val="0"/>
              <w:kern w:val="2"/>
              <w14:ligatures w14:val="standardContextual"/>
            </w:rPr>
          </w:pPr>
          <w:hyperlink w:anchor="_Toc203728878" w:history="1">
            <w:r w:rsidRPr="00336C57">
              <w:rPr>
                <w:rStyle w:val="Hyperlink"/>
              </w:rPr>
              <w:t>6</w:t>
            </w:r>
            <w:r>
              <w:rPr>
                <w:rFonts w:eastAsiaTheme="minorEastAsia"/>
                <w:b w:val="0"/>
                <w:kern w:val="2"/>
                <w14:ligatures w14:val="standardContextual"/>
              </w:rPr>
              <w:tab/>
            </w:r>
            <w:r w:rsidRPr="00336C57">
              <w:rPr>
                <w:rStyle w:val="Hyperlink"/>
              </w:rPr>
              <w:t>Änderungshistorie</w:t>
            </w:r>
            <w:r>
              <w:rPr>
                <w:webHidden/>
              </w:rPr>
              <w:tab/>
            </w:r>
            <w:r>
              <w:rPr>
                <w:webHidden/>
              </w:rPr>
              <w:fldChar w:fldCharType="begin"/>
            </w:r>
            <w:r>
              <w:rPr>
                <w:webHidden/>
              </w:rPr>
              <w:instrText xml:space="preserve"> PAGEREF _Toc203728878 \h </w:instrText>
            </w:r>
            <w:r>
              <w:rPr>
                <w:webHidden/>
              </w:rPr>
            </w:r>
            <w:r>
              <w:rPr>
                <w:webHidden/>
              </w:rPr>
              <w:fldChar w:fldCharType="separate"/>
            </w:r>
            <w:r w:rsidR="0089535B">
              <w:rPr>
                <w:webHidden/>
              </w:rPr>
              <w:t>8</w:t>
            </w:r>
            <w:r>
              <w:rPr>
                <w:webHidden/>
              </w:rPr>
              <w:fldChar w:fldCharType="end"/>
            </w:r>
          </w:hyperlink>
        </w:p>
        <w:p w14:paraId="751E2182" w14:textId="36CD6B12" w:rsidR="00640819" w:rsidRPr="00814040" w:rsidRDefault="00640819">
          <w:r w:rsidRPr="00814040">
            <w:rPr>
              <w:b/>
              <w:bCs/>
            </w:rPr>
            <w:fldChar w:fldCharType="end"/>
          </w:r>
        </w:p>
      </w:sdtContent>
    </w:sdt>
    <w:p w14:paraId="282BBB0D" w14:textId="77777777" w:rsidR="00954D7A" w:rsidRPr="00814040" w:rsidRDefault="00954D7A">
      <w:pPr>
        <w:spacing w:after="200" w:line="276" w:lineRule="auto"/>
        <w:rPr>
          <w:rFonts w:eastAsiaTheme="majorEastAsia" w:cs="Arial"/>
          <w:b/>
          <w:bCs/>
          <w:spacing w:val="6"/>
          <w:kern w:val="32"/>
          <w:szCs w:val="22"/>
        </w:rPr>
      </w:pPr>
      <w:r w:rsidRPr="00814040">
        <w:br w:type="page"/>
      </w:r>
    </w:p>
    <w:p w14:paraId="30B3B964" w14:textId="3914B9A2" w:rsidR="0091640F" w:rsidRPr="00814040" w:rsidRDefault="00056634" w:rsidP="001F0649">
      <w:pPr>
        <w:pStyle w:val="berschrift1"/>
        <w:rPr>
          <w:rFonts w:ascii="Calibri" w:eastAsia="Calibri" w:hAnsi="Calibri" w:cs="Calibri"/>
          <w:spacing w:val="-2"/>
          <w:kern w:val="0"/>
          <w:szCs w:val="24"/>
          <w:lang w:eastAsia="en-US"/>
        </w:rPr>
      </w:pPr>
      <w:bookmarkStart w:id="2" w:name="_Toc140239887"/>
      <w:bookmarkStart w:id="3" w:name="_Toc203728862"/>
      <w:r w:rsidRPr="00814040">
        <w:rPr>
          <w:rFonts w:ascii="Calibri" w:eastAsia="Calibri" w:hAnsi="Calibri" w:cs="Calibri"/>
          <w:spacing w:val="-2"/>
          <w:kern w:val="0"/>
          <w:szCs w:val="24"/>
          <w:lang w:eastAsia="en-US"/>
        </w:rPr>
        <w:lastRenderedPageBreak/>
        <w:t>Einleitung</w:t>
      </w:r>
      <w:bookmarkEnd w:id="2"/>
      <w:bookmarkEnd w:id="3"/>
    </w:p>
    <w:p w14:paraId="3897749F" w14:textId="77777777" w:rsidR="008B7F76" w:rsidRDefault="008B7F76" w:rsidP="008B7F76">
      <w:r>
        <w:t>Dieses Dokument regelt die Sicherheits- und Schutzmechanismen, die im Rahmen des elektronischen Datenaustauschs für regulierte Prozesse zwischen den Marktpartnern der deutschen Energiewirtschaft für den Übertragungsweg</w:t>
      </w:r>
      <w:r>
        <w:rPr>
          <w:rStyle w:val="Funotenzeichen"/>
        </w:rPr>
        <w:footnoteReference w:id="2"/>
      </w:r>
      <w:r>
        <w:t xml:space="preserve"> API-Webdienste in der Marktkommunikation einzuhalten sind. </w:t>
      </w:r>
    </w:p>
    <w:p w14:paraId="2561CF34" w14:textId="77777777" w:rsidR="008B7F76" w:rsidRDefault="008B7F76" w:rsidP="008B7F76">
      <w:r w:rsidRPr="00814040">
        <w:t>Gemäß BNetzA-Beschl</w:t>
      </w:r>
      <w:r>
        <w:t>ü</w:t>
      </w:r>
      <w:r w:rsidRPr="00814040">
        <w:t>ss</w:t>
      </w:r>
      <w:r>
        <w:t>e</w:t>
      </w:r>
      <w:r w:rsidRPr="00814040">
        <w:rPr>
          <w:vertAlign w:val="superscript"/>
        </w:rPr>
        <w:footnoteReference w:id="3"/>
      </w:r>
      <w:r w:rsidRPr="00814040">
        <w:t xml:space="preserve"> sind grundsätzlich die kryptographischen Vorgaben der BSI TR 03116-3 anzuwenden und einzuhalten, sowie die Nutzung der Smart Metering-PKI des BSI, nach § 52 Abs. 4 </w:t>
      </w:r>
      <w:proofErr w:type="spellStart"/>
      <w:r w:rsidRPr="00814040">
        <w:t>MsbG</w:t>
      </w:r>
      <w:proofErr w:type="spellEnd"/>
      <w:r w:rsidRPr="00814040">
        <w:t xml:space="preserve"> vorzusehen.</w:t>
      </w:r>
    </w:p>
    <w:p w14:paraId="5083029D" w14:textId="4D33EE79" w:rsidR="006D4E2E" w:rsidRDefault="006D4E2E" w:rsidP="006D4E2E">
      <w:pPr>
        <w:pStyle w:val="berschrift2"/>
      </w:pPr>
      <w:bookmarkStart w:id="4" w:name="_Toc203728863"/>
      <w:r w:rsidRPr="006D4E2E">
        <w:t>Regelungsumfang</w:t>
      </w:r>
      <w:bookmarkEnd w:id="4"/>
    </w:p>
    <w:p w14:paraId="5EFCBD60" w14:textId="671A72B4" w:rsidR="006D4E2E" w:rsidRDefault="006D4E2E" w:rsidP="008B7F76">
      <w:r w:rsidRPr="006D4E2E">
        <w:t xml:space="preserve">Die nachfolgenden Regeln finden Anwendung auf die von der BNetzA festgelegten Marktprozesse oder durch Verbände beschriebene Prozesse der Medien Strom oder Gas, die per API-Webdienste abgewickelt werden, die in der Spalte </w:t>
      </w:r>
      <w:r>
        <w:t>„</w:t>
      </w:r>
      <w:r w:rsidRPr="006D4E2E">
        <w:t>Prozessbeschreibung</w:t>
      </w:r>
      <w:r>
        <w:t>“</w:t>
      </w:r>
      <w:r w:rsidRPr="006D4E2E">
        <w:t xml:space="preserve"> der jeweils gültigen Version des EDI@Energy-Dokuments </w:t>
      </w:r>
      <w:r>
        <w:t>„</w:t>
      </w:r>
      <w:r w:rsidRPr="006D4E2E">
        <w:t>Anwendungsübersicht der Prüfidentifikatoren</w:t>
      </w:r>
      <w:r>
        <w:t>“</w:t>
      </w:r>
      <w:r w:rsidRPr="006D4E2E">
        <w:t xml:space="preserve"> genannt sind, wenn </w:t>
      </w:r>
      <w:proofErr w:type="gramStart"/>
      <w:r w:rsidRPr="006D4E2E">
        <w:t>die selbe</w:t>
      </w:r>
      <w:proofErr w:type="gramEnd"/>
      <w:r w:rsidRPr="006D4E2E">
        <w:t xml:space="preserve"> Zeile in der Spalte </w:t>
      </w:r>
      <w:r>
        <w:t>„</w:t>
      </w:r>
      <w:r w:rsidRPr="006D4E2E">
        <w:t>Übertragungsweg</w:t>
      </w:r>
      <w:r>
        <w:t>“</w:t>
      </w:r>
      <w:r w:rsidRPr="006D4E2E">
        <w:t xml:space="preserve"> den Wert </w:t>
      </w:r>
      <w:r>
        <w:t>„</w:t>
      </w:r>
      <w:r w:rsidRPr="006D4E2E">
        <w:t>API</w:t>
      </w:r>
      <w:r>
        <w:t>“</w:t>
      </w:r>
      <w:r w:rsidRPr="006D4E2E">
        <w:t xml:space="preserve"> enthält.</w:t>
      </w:r>
    </w:p>
    <w:p w14:paraId="289B8AB5" w14:textId="15D9C8E5" w:rsidR="00937FB3" w:rsidRPr="00814040" w:rsidRDefault="008B7F76" w:rsidP="008B7F76">
      <w:r>
        <w:t>Dieses Dokument benennt nicht die ggf. existierenden rechtlichen Folgen, wenn aufgrund eines abweichenden Vorgehens kein gesicherter elektronischer Datenaustausch stattfinden kann.</w:t>
      </w:r>
    </w:p>
    <w:p w14:paraId="627ADE57" w14:textId="77777777" w:rsidR="00484808" w:rsidRDefault="00484808" w:rsidP="00484808">
      <w:pPr>
        <w:pStyle w:val="berschrift1"/>
      </w:pPr>
      <w:bookmarkStart w:id="5" w:name="_Toc173151443"/>
      <w:bookmarkStart w:id="6" w:name="_Toc203728864"/>
      <w:r>
        <w:t>Terminologie</w:t>
      </w:r>
      <w:bookmarkEnd w:id="5"/>
      <w:bookmarkEnd w:id="6"/>
    </w:p>
    <w:p w14:paraId="0B19BA71" w14:textId="5481A3C1" w:rsidR="00B41728" w:rsidRPr="00814040" w:rsidRDefault="00A43ED5" w:rsidP="00B41728">
      <w:pPr>
        <w:pStyle w:val="berschrift2"/>
      </w:pPr>
      <w:bookmarkStart w:id="7" w:name="_Toc173151444"/>
      <w:bookmarkStart w:id="8" w:name="_Toc203728865"/>
      <w:r w:rsidRPr="003677B8">
        <w:t>Schlüsselwörter</w:t>
      </w:r>
      <w:bookmarkEnd w:id="7"/>
      <w:bookmarkEnd w:id="8"/>
    </w:p>
    <w:p w14:paraId="53B17273" w14:textId="77777777" w:rsidR="004F5714" w:rsidRDefault="004F5714" w:rsidP="004F5714">
      <w:bookmarkStart w:id="9" w:name="_Toc140239893"/>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t>[</w:t>
      </w:r>
      <w:r w:rsidRPr="00295801">
        <w:t>RFC2119]. Dabei spielt die Groß- und Kleinschreibung keine Rolle.</w:t>
      </w:r>
    </w:p>
    <w:p w14:paraId="0F5F4E0C" w14:textId="686D13A5" w:rsidR="00A14BD9" w:rsidRPr="00814040" w:rsidRDefault="0007221A" w:rsidP="00A14BD9">
      <w:pPr>
        <w:pStyle w:val="berschrift1"/>
      </w:pPr>
      <w:bookmarkStart w:id="10" w:name="_Toc173151445"/>
      <w:bookmarkStart w:id="11" w:name="_Toc203728866"/>
      <w:bookmarkEnd w:id="9"/>
      <w:r>
        <w:t>Technische Vorgaben der API-Webdienste</w:t>
      </w:r>
      <w:bookmarkEnd w:id="10"/>
      <w:bookmarkEnd w:id="11"/>
    </w:p>
    <w:p w14:paraId="69FCC289" w14:textId="77777777" w:rsidR="00076047" w:rsidRPr="00D33ACA" w:rsidRDefault="00076047" w:rsidP="00076047">
      <w:pPr>
        <w:pStyle w:val="berschrift2"/>
      </w:pPr>
      <w:bookmarkStart w:id="12" w:name="_Toc173151446"/>
      <w:bookmarkStart w:id="13" w:name="_Toc203728867"/>
      <w:r w:rsidRPr="00D33ACA">
        <w:t>Netzwerk</w:t>
      </w:r>
      <w:bookmarkEnd w:id="12"/>
      <w:bookmarkEnd w:id="13"/>
    </w:p>
    <w:p w14:paraId="6D62CAB8" w14:textId="77777777" w:rsidR="000B656E" w:rsidRDefault="000B656E" w:rsidP="000B656E">
      <w:r w:rsidRPr="00D42A79">
        <w:rPr>
          <w:color w:val="C20000" w:themeColor="background2"/>
        </w:rPr>
        <w:t xml:space="preserve">MUST </w:t>
      </w:r>
      <w:r>
        <w:t>Alle Kommunikationsendpunkte werden durch DNS-Namen und nicht durch IP-Adressen bestimmt. Die beschriebenen Webservices müssen IPv4 implementieren und SOLLTEN IPv6 implementieren (Dual Stack).</w:t>
      </w:r>
    </w:p>
    <w:p w14:paraId="0207E2D8" w14:textId="77777777" w:rsidR="000B656E" w:rsidRDefault="000B656E" w:rsidP="000B656E">
      <w:r>
        <w:t>Der API-Nutzer des API-Webservice MUSS in der Lage sein, die TLS-Verbindung über IPv4 herzustellen.</w:t>
      </w:r>
    </w:p>
    <w:p w14:paraId="03961E76" w14:textId="77777777" w:rsidR="000B656E" w:rsidRDefault="000B656E" w:rsidP="000B656E">
      <w:pPr>
        <w:pStyle w:val="berschrift2"/>
      </w:pPr>
      <w:bookmarkStart w:id="14" w:name="_Toc173151447"/>
      <w:bookmarkStart w:id="15" w:name="_Toc203728868"/>
      <w:r>
        <w:lastRenderedPageBreak/>
        <w:t>Transportebene</w:t>
      </w:r>
      <w:bookmarkEnd w:id="14"/>
      <w:bookmarkEnd w:id="15"/>
    </w:p>
    <w:p w14:paraId="311B4BDE" w14:textId="77777777" w:rsidR="000B656E" w:rsidRDefault="000B656E" w:rsidP="000B656E">
      <w:r w:rsidRPr="00A40357">
        <w:rPr>
          <w:color w:val="C20000" w:themeColor="background2"/>
        </w:rPr>
        <w:t xml:space="preserve">MUST </w:t>
      </w:r>
      <w:r>
        <w:t>Zum Aufbau der http-Verbindung MUSS das Protokoll Transport Layer Security (TLS) nach den Regeln in [TR03116-3] (Kapitel TLS-Kommunikation im WAN und in der Marktkommunikation) eingesetzt werden.</w:t>
      </w:r>
    </w:p>
    <w:p w14:paraId="7F3A5A8D" w14:textId="77777777" w:rsidR="000B656E" w:rsidRPr="00F85438" w:rsidRDefault="000B656E" w:rsidP="000B656E">
      <w:r w:rsidRPr="00D42A79">
        <w:rPr>
          <w:color w:val="C20000" w:themeColor="background2"/>
        </w:rPr>
        <w:t>MUST</w:t>
      </w:r>
      <w:r>
        <w:t xml:space="preserve"> Für den Aufbau der TLS-Verbindung ist die Erweiterung Server Name </w:t>
      </w:r>
      <w:proofErr w:type="spellStart"/>
      <w:r>
        <w:t>Identification</w:t>
      </w:r>
      <w:proofErr w:type="spellEnd"/>
      <w:r>
        <w:t xml:space="preserve"> (SNI) gemäß [RFC6066] bzw. [RFC8449] zu unterstützen und zu verwenden.</w:t>
      </w:r>
    </w:p>
    <w:p w14:paraId="7CB0DF26" w14:textId="77777777" w:rsidR="000B656E" w:rsidRPr="00803CF2" w:rsidRDefault="000B656E" w:rsidP="000B656E">
      <w:pPr>
        <w:pStyle w:val="berschrift2"/>
      </w:pPr>
      <w:bookmarkStart w:id="16" w:name="_Toc173151448"/>
      <w:bookmarkStart w:id="17" w:name="_Toc203728869"/>
      <w:r>
        <w:t>Inhaltsdatensicherungsebene</w:t>
      </w:r>
      <w:bookmarkEnd w:id="16"/>
      <w:bookmarkEnd w:id="17"/>
    </w:p>
    <w:p w14:paraId="286DAA12" w14:textId="79BFDA9A" w:rsidR="000B656E" w:rsidRDefault="000B656E" w:rsidP="000B656E">
      <w:r w:rsidRPr="00A40357">
        <w:rPr>
          <w:color w:val="C20000" w:themeColor="background2"/>
        </w:rPr>
        <w:t xml:space="preserve">MUST </w:t>
      </w:r>
      <w:r>
        <w:t xml:space="preserve">Jede API-Interaktion und der übertragene Payload wird signiert. Dies gilt sowohl für </w:t>
      </w:r>
      <w:del w:id="18" w:author="Hunke, Simon" w:date="2026-06-10T16:41:00Z" w16du:dateUtc="2026-06-10T14:41:00Z">
        <w:r w:rsidDel="00D51971">
          <w:delText>http</w:delText>
        </w:r>
      </w:del>
      <w:ins w:id="19" w:author="Hunke, Simon" w:date="2026-06-10T16:41:00Z" w16du:dateUtc="2026-06-10T14:41:00Z">
        <w:r w:rsidR="00D51971">
          <w:t>HTTP</w:t>
        </w:r>
      </w:ins>
      <w:r>
        <w:t>-</w:t>
      </w:r>
      <w:proofErr w:type="spellStart"/>
      <w:r>
        <w:t>Requests</w:t>
      </w:r>
      <w:proofErr w:type="spellEnd"/>
      <w:r>
        <w:t xml:space="preserve"> als auch synchrone </w:t>
      </w:r>
      <w:ins w:id="20" w:author="Hunke, Simon" w:date="2026-06-10T16:41:00Z" w16du:dateUtc="2026-06-10T14:41:00Z">
        <w:r w:rsidR="00D51971">
          <w:t>-</w:t>
        </w:r>
      </w:ins>
      <w:r>
        <w:t>Responses, in denen ein Payload enthalten ist.</w:t>
      </w:r>
    </w:p>
    <w:p w14:paraId="1222325C" w14:textId="0C11FF8C" w:rsidR="000B656E" w:rsidRDefault="000B656E" w:rsidP="000B656E">
      <w:pPr>
        <w:rPr>
          <w:ins w:id="21" w:author="Hunke, Simon" w:date="2026-06-10T16:38:00Z" w16du:dateUtc="2026-06-10T14:38:00Z"/>
        </w:rPr>
      </w:pPr>
      <w:r w:rsidRPr="00A40357">
        <w:rPr>
          <w:color w:val="C20000" w:themeColor="background2"/>
        </w:rPr>
        <w:t xml:space="preserve">MUST </w:t>
      </w:r>
      <w:r>
        <w:t>D</w:t>
      </w:r>
      <w:r w:rsidRPr="00543274">
        <w:t xml:space="preserve">ie dabei anzuwendenden Algorithmen (Hash- und Signatur-Algorithmus) sowie die Hinweise zur Umsetzung, sind in [TR03116-3] in den Kapiteln 8 und 9 identisch beschrieben und </w:t>
      </w:r>
      <w:proofErr w:type="gramStart"/>
      <w:r w:rsidR="00731F32" w:rsidRPr="00543274">
        <w:t>soweit</w:t>
      </w:r>
      <w:proofErr w:type="gramEnd"/>
      <w:r w:rsidRPr="00543274">
        <w:t xml:space="preserve"> hier anzuwenden</w:t>
      </w:r>
      <w:r>
        <w:t>.</w:t>
      </w:r>
    </w:p>
    <w:p w14:paraId="10943E44" w14:textId="32AE7AD4" w:rsidR="00D51971" w:rsidRDefault="00D51971" w:rsidP="00D51971">
      <w:pPr>
        <w:rPr>
          <w:ins w:id="22" w:author="Hunke, Simon" w:date="2026-06-10T16:46:00Z" w16du:dateUtc="2026-06-10T14:46:00Z"/>
        </w:rPr>
      </w:pPr>
      <w:ins w:id="23" w:author="Hunke, Simon" w:date="2026-06-10T16:45:00Z" w16du:dateUtc="2026-06-10T14:45:00Z">
        <w:r w:rsidRPr="00F13F1A">
          <w:rPr>
            <w:color w:val="C20000" w:themeColor="background2"/>
            <w:rPrChange w:id="24" w:author="Hunke, Simon" w:date="2026-06-11T09:33:00Z" w16du:dateUtc="2026-06-11T07:33:00Z">
              <w:rPr/>
            </w:rPrChange>
          </w:rPr>
          <w:t>MUST</w:t>
        </w:r>
        <w:r>
          <w:t xml:space="preserve"> </w:t>
        </w:r>
      </w:ins>
      <w:ins w:id="25" w:author="Hunke, Simon" w:date="2026-06-10T16:46:00Z" w16du:dateUtc="2026-06-10T14:46:00Z">
        <w:r>
          <w:t xml:space="preserve">Die folgenden Parameter sind </w:t>
        </w:r>
      </w:ins>
      <w:ins w:id="26" w:author="Hunke, Simon" w:date="2026-06-11T09:39:00Z" w16du:dateUtc="2026-06-11T07:39:00Z">
        <w:r w:rsidR="00F13F1A">
          <w:t xml:space="preserve">in die </w:t>
        </w:r>
      </w:ins>
      <w:ins w:id="27" w:author="Hunke, Simon" w:date="2026-06-10T16:46:00Z" w16du:dateUtc="2026-06-10T14:46:00Z">
        <w:r>
          <w:t xml:space="preserve">Signatur </w:t>
        </w:r>
      </w:ins>
      <w:ins w:id="28" w:author="Hunke, Simon" w:date="2026-06-11T09:36:00Z" w16du:dateUtc="2026-06-11T07:36:00Z">
        <w:r w:rsidR="00F13F1A">
          <w:t>einzubeziehen</w:t>
        </w:r>
      </w:ins>
      <w:ins w:id="29" w:author="Hunke, Simon" w:date="2026-06-10T16:46:00Z" w16du:dateUtc="2026-06-10T14:46:00Z">
        <w:r>
          <w:t>:</w:t>
        </w:r>
      </w:ins>
    </w:p>
    <w:p w14:paraId="72408E18" w14:textId="2D9E4A9F" w:rsidR="00D51971" w:rsidRDefault="00D51971">
      <w:pPr>
        <w:pStyle w:val="Aufzhlungszeichen"/>
        <w:rPr>
          <w:ins w:id="30" w:author="Hunke, Simon" w:date="2026-06-10T16:47:00Z" w16du:dateUtc="2026-06-10T14:47:00Z"/>
        </w:rPr>
        <w:pPrChange w:id="31" w:author="Hunke, Simon" w:date="2026-06-10T16:52:00Z" w16du:dateUtc="2026-06-10T14:52:00Z">
          <w:pPr>
            <w:pStyle w:val="Listenabsatz"/>
            <w:numPr>
              <w:numId w:val="34"/>
            </w:numPr>
            <w:ind w:left="720" w:hanging="360"/>
          </w:pPr>
        </w:pPrChange>
      </w:pPr>
      <w:ins w:id="32" w:author="Hunke, Simon" w:date="2026-06-10T16:46:00Z" w16du:dateUtc="2026-06-10T14:46:00Z">
        <w:r>
          <w:t>Die API-Kennung</w:t>
        </w:r>
      </w:ins>
      <w:ins w:id="33" w:author="Hunke, Simon" w:date="2026-06-11T12:11:00Z" w16du:dateUtc="2026-06-11T10:11:00Z">
        <w:r w:rsidR="00567C1F">
          <w:t>, die verwendete HTTP-Methode</w:t>
        </w:r>
      </w:ins>
      <w:ins w:id="34" w:author="Hunke, Simon" w:date="2026-06-10T16:46:00Z" w16du:dateUtc="2026-06-10T14:46:00Z">
        <w:r>
          <w:t xml:space="preserve"> und</w:t>
        </w:r>
      </w:ins>
      <w:ins w:id="35" w:author="Hunke, Simon" w:date="2026-06-10T16:47:00Z" w16du:dateUtc="2026-06-10T14:47:00Z">
        <w:r>
          <w:t xml:space="preserve"> der aufgerufene Pfad, wie in der </w:t>
        </w:r>
      </w:ins>
      <w:ins w:id="36" w:author="Hunke, Simon" w:date="2026-06-10T16:52:00Z" w16du:dateUtc="2026-06-10T14:52:00Z">
        <w:r w:rsidR="00933CC2">
          <w:t xml:space="preserve">jeweiligen </w:t>
        </w:r>
      </w:ins>
      <w:ins w:id="37" w:author="Hunke, Simon" w:date="2026-06-10T16:47:00Z" w16du:dateUtc="2026-06-10T14:47:00Z">
        <w:r>
          <w:t>API-Spezifikation definiert</w:t>
        </w:r>
      </w:ins>
    </w:p>
    <w:p w14:paraId="2E025F9A" w14:textId="12E6BD65" w:rsidR="00D51971" w:rsidRDefault="00933CC2">
      <w:pPr>
        <w:pStyle w:val="Aufzhlungszeichen"/>
        <w:rPr>
          <w:ins w:id="38" w:author="Hunke, Simon" w:date="2026-06-10T16:49:00Z" w16du:dateUtc="2026-06-10T14:49:00Z"/>
        </w:rPr>
        <w:pPrChange w:id="39" w:author="Hunke, Simon" w:date="2026-06-10T16:52:00Z" w16du:dateUtc="2026-06-10T14:52:00Z">
          <w:pPr>
            <w:pStyle w:val="Listenabsatz"/>
            <w:numPr>
              <w:numId w:val="34"/>
            </w:numPr>
            <w:ind w:left="720" w:hanging="360"/>
          </w:pPr>
        </w:pPrChange>
      </w:pPr>
      <w:ins w:id="40" w:author="Hunke, Simon" w:date="2026-06-10T16:47:00Z" w16du:dateUtc="2026-06-10T14:47:00Z">
        <w:r>
          <w:t>Die Marktpar</w:t>
        </w:r>
      </w:ins>
      <w:ins w:id="41" w:author="Hunke, Simon" w:date="2026-06-10T16:48:00Z" w16du:dateUtc="2026-06-10T14:48:00Z">
        <w:r>
          <w:t>tner-IDs des API-Aufrufers und -Anbieters</w:t>
        </w:r>
      </w:ins>
    </w:p>
    <w:p w14:paraId="693305BF" w14:textId="54288370" w:rsidR="00933CC2" w:rsidRDefault="00933CC2">
      <w:pPr>
        <w:pStyle w:val="Aufzhlungszeichen"/>
        <w:rPr>
          <w:ins w:id="42" w:author="Hunke, Simon" w:date="2026-06-10T16:51:00Z" w16du:dateUtc="2026-06-10T14:51:00Z"/>
        </w:rPr>
        <w:pPrChange w:id="43" w:author="Hunke, Simon" w:date="2026-06-10T16:52:00Z" w16du:dateUtc="2026-06-10T14:52:00Z">
          <w:pPr>
            <w:pStyle w:val="Listenabsatz"/>
            <w:numPr>
              <w:numId w:val="34"/>
            </w:numPr>
            <w:ind w:left="720" w:hanging="360"/>
          </w:pPr>
        </w:pPrChange>
      </w:pPr>
      <w:ins w:id="44" w:author="Hunke, Simon" w:date="2026-06-10T16:51:00Z" w16du:dateUtc="2026-06-10T14:51:00Z">
        <w:r w:rsidRPr="00933CC2">
          <w:rPr>
            <w:rPrChange w:id="45" w:author="Hunke, Simon" w:date="2026-06-10T16:51:00Z" w16du:dateUtc="2026-06-10T14:51:00Z">
              <w:rPr>
                <w:lang w:val="en-US"/>
              </w:rPr>
            </w:rPrChange>
          </w:rPr>
          <w:t xml:space="preserve">Der </w:t>
        </w:r>
        <w:r>
          <w:t>übermittelte Payload (JSON-Objekt)</w:t>
        </w:r>
      </w:ins>
      <w:ins w:id="46" w:author="Hunke, Simon" w:date="2026-06-10T16:53:00Z" w16du:dateUtc="2026-06-10T14:53:00Z">
        <w:r>
          <w:rPr>
            <w:rStyle w:val="Funotenzeichen"/>
          </w:rPr>
          <w:footnoteReference w:id="4"/>
        </w:r>
      </w:ins>
    </w:p>
    <w:p w14:paraId="74E1C1D5" w14:textId="1DC25BFD" w:rsidR="00AE5025" w:rsidRPr="00933CC2" w:rsidRDefault="00AE5025">
      <w:pPr>
        <w:pStyle w:val="Aufzhlungszeichen"/>
        <w:rPr>
          <w:ins w:id="49" w:author="Hunke, Simon" w:date="2026-06-10T16:45:00Z" w16du:dateUtc="2026-06-10T14:45:00Z"/>
        </w:rPr>
        <w:pPrChange w:id="50" w:author="Scholtyschik, Gregor" w:date="2026-06-11T14:46:00Z" w16du:dateUtc="2026-06-11T12:46:00Z">
          <w:pPr/>
        </w:pPrChange>
      </w:pPr>
      <w:ins w:id="51" w:author="Scholtyschik, Gregor" w:date="2026-06-11T14:46:00Z" w16du:dateUtc="2026-06-11T12:46:00Z">
        <w:r>
          <w:t xml:space="preserve">Die als </w:t>
        </w:r>
      </w:ins>
      <w:ins w:id="52" w:author="Scholtyschik, Gregor" w:date="2026-06-11T14:48:00Z" w16du:dateUtc="2026-06-11T12:48:00Z">
        <w:r w:rsidR="003B2CBE">
          <w:t>s</w:t>
        </w:r>
      </w:ins>
      <w:ins w:id="53" w:author="Scholtyschik, Gregor" w:date="2026-06-11T14:46:00Z" w16du:dateUtc="2026-06-11T12:46:00Z">
        <w:r>
          <w:t>ignaturrelevant gekennzeichneten</w:t>
        </w:r>
        <w:r w:rsidRPr="00AE5025">
          <w:t xml:space="preserve"> </w:t>
        </w:r>
        <w:r>
          <w:t>HTTP-Header und URL-Query-Parameter, wie in der jeweiligen API-Spezifikation definiert</w:t>
        </w:r>
      </w:ins>
      <w:ins w:id="54" w:author="Scholtyschik, Gregor" w:date="2026-06-11T14:49:00Z" w16du:dateUtc="2026-06-11T12:49:00Z">
        <w:r w:rsidR="004340B5">
          <w:t>.</w:t>
        </w:r>
      </w:ins>
      <w:ins w:id="55" w:author="Scholtyschik, Gregor" w:date="2026-06-11T14:56:00Z" w16du:dateUtc="2026-06-11T12:56:00Z">
        <w:r w:rsidR="00290203">
          <w:t xml:space="preserve"> </w:t>
        </w:r>
      </w:ins>
      <w:ins w:id="56" w:author="Scholtyschik, Gregor" w:date="2026-06-11T15:00:00Z" w16du:dateUtc="2026-06-11T13:00:00Z">
        <w:r w:rsidR="00290203">
          <w:t>Parameter</w:t>
        </w:r>
      </w:ins>
      <w:ins w:id="57" w:author="Scholtyschik, Gregor" w:date="2026-06-11T14:59:00Z" w16du:dateUtc="2026-06-11T12:59:00Z">
        <w:r w:rsidR="00290203">
          <w:t xml:space="preserve"> </w:t>
        </w:r>
      </w:ins>
      <w:ins w:id="58" w:author="Scholtyschik, Gregor" w:date="2026-06-11T15:00:00Z" w16du:dateUtc="2026-06-11T13:00:00Z">
        <w:r w:rsidR="00290203">
          <w:t xml:space="preserve">werden </w:t>
        </w:r>
      </w:ins>
      <w:ins w:id="59" w:author="Scholtyschik, Gregor" w:date="2026-06-11T14:59:00Z" w16du:dateUtc="2026-06-11T12:59:00Z">
        <w:r w:rsidR="00290203">
          <w:t>durch den folg</w:t>
        </w:r>
      </w:ins>
      <w:ins w:id="60" w:author="Scholtyschik, Gregor" w:date="2026-06-11T15:00:00Z" w16du:dateUtc="2026-06-11T13:00:00Z">
        <w:r w:rsidR="00290203">
          <w:t>enden</w:t>
        </w:r>
      </w:ins>
      <w:ins w:id="61" w:author="Scholtyschik, Gregor" w:date="2026-06-11T14:59:00Z" w16du:dateUtc="2026-06-11T12:59:00Z">
        <w:r w:rsidR="00290203">
          <w:t xml:space="preserve"> Passus</w:t>
        </w:r>
      </w:ins>
      <w:ins w:id="62" w:author="Scholtyschik, Gregor" w:date="2026-06-11T15:00:00Z" w16du:dateUtc="2026-06-11T13:00:00Z">
        <w:r w:rsidR="00290203">
          <w:t xml:space="preserve"> im </w:t>
        </w:r>
        <w:proofErr w:type="spellStart"/>
        <w:r w:rsidR="00290203">
          <w:t>description</w:t>
        </w:r>
        <w:proofErr w:type="spellEnd"/>
        <w:r w:rsidR="00290203">
          <w:t xml:space="preserve">-Feld </w:t>
        </w:r>
      </w:ins>
      <w:ins w:id="63" w:author="Scholtyschik, Gregor" w:date="2026-06-11T15:01:00Z" w16du:dateUtc="2026-06-11T13:01:00Z">
        <w:r w:rsidR="00290203">
          <w:t>des jeweiligen Parameters innerhalb der API-Spezifikation</w:t>
        </w:r>
        <w:r w:rsidR="00792B08">
          <w:t xml:space="preserve"> als </w:t>
        </w:r>
        <w:r w:rsidR="0022464F">
          <w:t xml:space="preserve">signaturrelevant </w:t>
        </w:r>
      </w:ins>
      <w:ins w:id="64" w:author="Scholtyschik, Gregor" w:date="2026-06-11T15:00:00Z" w16du:dateUtc="2026-06-11T13:00:00Z">
        <w:r w:rsidR="00290203">
          <w:t>gekennzeichnet: „Dieser Parameter ist signaturrelevant“</w:t>
        </w:r>
      </w:ins>
    </w:p>
    <w:p w14:paraId="215157C4" w14:textId="3C65D551" w:rsidR="00ED6BAF" w:rsidRDefault="00A434C0" w:rsidP="00D51971">
      <w:pPr>
        <w:rPr>
          <w:ins w:id="65" w:author="Hunke, Simon" w:date="2026-06-11T10:01:00Z" w16du:dateUtc="2026-06-11T08:01:00Z"/>
        </w:rPr>
      </w:pPr>
      <w:ins w:id="66" w:author="Hunke, Simon" w:date="2026-06-11T10:30:00Z" w16du:dateUtc="2026-06-11T08:30:00Z">
        <w:r w:rsidRPr="00F82489">
          <w:rPr>
            <w:color w:val="C20000" w:themeColor="background2"/>
          </w:rPr>
          <w:t>MUST</w:t>
        </w:r>
        <w:r>
          <w:t xml:space="preserve"> </w:t>
        </w:r>
      </w:ins>
      <w:ins w:id="67" w:author="Hunke, Simon" w:date="2026-06-11T09:40:00Z" w16du:dateUtc="2026-06-11T07:40:00Z">
        <w:r w:rsidR="00F13F1A">
          <w:t xml:space="preserve">Für die Berechnung der </w:t>
        </w:r>
      </w:ins>
      <w:ins w:id="68" w:author="Hunke, Simon" w:date="2026-06-10T16:38:00Z" w16du:dateUtc="2026-06-10T14:38:00Z">
        <w:r w:rsidR="00D51971">
          <w:t>Signatur</w:t>
        </w:r>
      </w:ins>
      <w:ins w:id="69" w:author="Hunke, Simon" w:date="2026-06-11T09:40:00Z" w16du:dateUtc="2026-06-11T07:40:00Z">
        <w:r w:rsidR="00F13F1A">
          <w:t xml:space="preserve"> ist </w:t>
        </w:r>
      </w:ins>
      <w:ins w:id="70" w:author="Hunke, Simon" w:date="2026-06-10T16:38:00Z" w16du:dateUtc="2026-06-10T14:38:00Z">
        <w:r w:rsidR="00D51971">
          <w:t xml:space="preserve">JSON Web </w:t>
        </w:r>
        <w:proofErr w:type="spellStart"/>
        <w:r w:rsidR="00D51971">
          <w:t>Signature</w:t>
        </w:r>
        <w:proofErr w:type="spellEnd"/>
        <w:r w:rsidR="00D51971">
          <w:t xml:space="preserve"> (JWS</w:t>
        </w:r>
      </w:ins>
      <w:ins w:id="71" w:author="Hunke, Simon" w:date="2026-06-11T09:57:00Z" w16du:dateUtc="2026-06-11T07:57:00Z">
        <w:r w:rsidR="00ED6BAF">
          <w:t>)</w:t>
        </w:r>
      </w:ins>
      <w:ins w:id="72" w:author="Hunke, Simon" w:date="2026-06-10T16:38:00Z" w16du:dateUtc="2026-06-10T14:38:00Z">
        <w:r w:rsidR="00D51971">
          <w:t xml:space="preserve"> </w:t>
        </w:r>
      </w:ins>
      <w:ins w:id="73" w:author="Hunke, Simon" w:date="2026-06-11T09:57:00Z" w16du:dateUtc="2026-06-11T07:57:00Z">
        <w:r w:rsidR="00ED6BAF">
          <w:t>[</w:t>
        </w:r>
      </w:ins>
      <w:ins w:id="74" w:author="Hunke, Simon" w:date="2026-06-10T16:38:00Z" w16du:dateUtc="2026-06-10T14:38:00Z">
        <w:r w:rsidR="00D51971">
          <w:t>RFC7515</w:t>
        </w:r>
      </w:ins>
      <w:ins w:id="75" w:author="Hunke, Simon" w:date="2026-06-11T09:57:00Z" w16du:dateUtc="2026-06-11T07:57:00Z">
        <w:r w:rsidR="00ED6BAF">
          <w:t>]</w:t>
        </w:r>
      </w:ins>
      <w:ins w:id="76" w:author="Hunke, Simon" w:date="2026-06-10T16:38:00Z" w16du:dateUtc="2026-06-10T14:38:00Z">
        <w:r w:rsidR="00D51971">
          <w:t xml:space="preserve"> mit JWS Compact </w:t>
        </w:r>
        <w:proofErr w:type="spellStart"/>
        <w:r w:rsidR="00D51971">
          <w:t>Serialization</w:t>
        </w:r>
        <w:proofErr w:type="spellEnd"/>
        <w:r w:rsidR="00D51971">
          <w:t xml:space="preserve"> an</w:t>
        </w:r>
      </w:ins>
      <w:ins w:id="77" w:author="Hunke, Simon" w:date="2026-06-11T09:40:00Z" w16du:dateUtc="2026-06-11T07:40:00Z">
        <w:r w:rsidR="00F13F1A">
          <w:t>zu</w:t>
        </w:r>
      </w:ins>
      <w:ins w:id="78" w:author="Hunke, Simon" w:date="2026-06-10T16:38:00Z" w16du:dateUtc="2026-06-10T14:38:00Z">
        <w:r w:rsidR="00D51971">
          <w:t>wende</w:t>
        </w:r>
      </w:ins>
      <w:ins w:id="79" w:author="Hunke, Simon" w:date="2026-06-11T09:40:00Z" w16du:dateUtc="2026-06-11T07:40:00Z">
        <w:r w:rsidR="00F13F1A">
          <w:t>n</w:t>
        </w:r>
      </w:ins>
      <w:ins w:id="80" w:author="Hunke, Simon" w:date="2026-06-10T16:38:00Z" w16du:dateUtc="2026-06-10T14:38:00Z">
        <w:r w:rsidR="00D51971">
          <w:t>.</w:t>
        </w:r>
      </w:ins>
      <w:ins w:id="81" w:author="Hunke, Simon" w:date="2026-06-11T09:58:00Z" w16du:dateUtc="2026-06-11T07:58:00Z">
        <w:r w:rsidR="00ED6BAF">
          <w:t xml:space="preserve"> Der JWS Payload ist ein JSON-Objekt gemäß dem Schema </w:t>
        </w:r>
      </w:ins>
      <w:ins w:id="82" w:author="Hunke, Simon" w:date="2026-06-11T12:13:00Z" w16du:dateUtc="2026-06-11T10:13:00Z">
        <w:r w:rsidR="000061A4">
          <w:t xml:space="preserve">aus Kapitel </w:t>
        </w:r>
      </w:ins>
      <w:ins w:id="83" w:author="Hunke, Simon" w:date="2026-06-11T12:14:00Z" w16du:dateUtc="2026-06-11T10:14:00Z">
        <w:r w:rsidR="000061A4">
          <w:fldChar w:fldCharType="begin"/>
        </w:r>
        <w:r w:rsidR="000061A4">
          <w:instrText xml:space="preserve"> REF _Ref232072464 \r \h </w:instrText>
        </w:r>
      </w:ins>
      <w:ins w:id="84" w:author="Hunke, Simon" w:date="2026-06-11T12:14:00Z" w16du:dateUtc="2026-06-11T10:14:00Z">
        <w:r w:rsidR="000061A4">
          <w:fldChar w:fldCharType="separate"/>
        </w:r>
        <w:r w:rsidR="000061A4">
          <w:t>6</w:t>
        </w:r>
        <w:r w:rsidR="000061A4">
          <w:fldChar w:fldCharType="end"/>
        </w:r>
      </w:ins>
      <w:ins w:id="85" w:author="Hunke, Simon" w:date="2026-06-11T09:58:00Z" w16du:dateUtc="2026-06-11T07:58:00Z">
        <w:r w:rsidR="00ED6BAF">
          <w:t>, das</w:t>
        </w:r>
      </w:ins>
      <w:ins w:id="86" w:author="Scholtyschik, Gregor" w:date="2026-06-11T15:13:00Z" w16du:dateUtc="2026-06-11T13:13:00Z">
        <w:r w:rsidR="00417DCF">
          <w:t>s</w:t>
        </w:r>
      </w:ins>
      <w:ins w:id="87" w:author="Hunke, Simon" w:date="2026-06-11T09:58:00Z" w16du:dateUtc="2026-06-11T07:58:00Z">
        <w:r w:rsidR="00ED6BAF">
          <w:t xml:space="preserve"> die </w:t>
        </w:r>
      </w:ins>
      <w:ins w:id="88" w:author="Hunke, Simon" w:date="2026-06-11T10:01:00Z" w16du:dateUtc="2026-06-11T08:01:00Z">
        <w:r w:rsidR="00ED6BAF">
          <w:t xml:space="preserve">im vorherigen Absatz </w:t>
        </w:r>
      </w:ins>
      <w:ins w:id="89" w:author="Hunke, Simon" w:date="2026-06-11T09:58:00Z" w16du:dateUtc="2026-06-11T07:58:00Z">
        <w:r w:rsidR="00ED6BAF">
          <w:t xml:space="preserve">aufgeführten Parameter </w:t>
        </w:r>
      </w:ins>
      <w:ins w:id="90" w:author="Hunke, Simon" w:date="2026-06-11T09:59:00Z" w16du:dateUtc="2026-06-11T07:59:00Z">
        <w:r w:rsidR="00ED6BAF">
          <w:t>enthält.</w:t>
        </w:r>
      </w:ins>
      <w:ins w:id="91" w:author="Hunke, Simon" w:date="2026-06-11T10:01:00Z" w16du:dateUtc="2026-06-11T08:01:00Z">
        <w:r w:rsidR="00ED6BAF">
          <w:t xml:space="preserve"> Dabei ist zu beachten:</w:t>
        </w:r>
      </w:ins>
    </w:p>
    <w:p w14:paraId="107DB3A1" w14:textId="678E8C75" w:rsidR="00ED6BAF" w:rsidRDefault="00ED6BAF" w:rsidP="00ED6BAF">
      <w:pPr>
        <w:pStyle w:val="Aufzhlungszeichen"/>
        <w:rPr>
          <w:ins w:id="92" w:author="Hunke, Simon" w:date="2026-06-11T10:04:00Z" w16du:dateUtc="2026-06-11T08:04:00Z"/>
        </w:rPr>
      </w:pPr>
      <w:ins w:id="93" w:author="Hunke, Simon" w:date="2026-06-11T10:01:00Z" w16du:dateUtc="2026-06-11T08:01:00Z">
        <w:r>
          <w:t xml:space="preserve">Sofern </w:t>
        </w:r>
      </w:ins>
      <w:ins w:id="94" w:author="Scholtyschik, Gregor" w:date="2026-06-11T14:48:00Z" w16du:dateUtc="2026-06-11T12:48:00Z">
        <w:r w:rsidR="003B2CBE">
          <w:t>ein signaturrelevanter</w:t>
        </w:r>
      </w:ins>
      <w:ins w:id="95" w:author="Hunke, Simon" w:date="2026-06-11T10:01:00Z" w16du:dateUtc="2026-06-11T08:01:00Z">
        <w:r>
          <w:t xml:space="preserve"> Parameter</w:t>
        </w:r>
      </w:ins>
      <w:ins w:id="96" w:author="Hunke, Simon" w:date="2026-06-11T10:02:00Z" w16du:dateUtc="2026-06-11T08:02:00Z">
        <w:r>
          <w:t xml:space="preserve"> im API-Aufruf nicht enthalten </w:t>
        </w:r>
      </w:ins>
      <w:ins w:id="97" w:author="Scholtyschik, Gregor" w:date="2026-06-11T14:49:00Z" w16du:dateUtc="2026-06-11T12:49:00Z">
        <w:r w:rsidR="003B2CBE">
          <w:t>ist</w:t>
        </w:r>
      </w:ins>
      <w:ins w:id="98" w:author="Hunke, Simon" w:date="2026-06-11T10:02:00Z" w16du:dateUtc="2026-06-11T08:02:00Z">
        <w:r>
          <w:t xml:space="preserve">, </w:t>
        </w:r>
      </w:ins>
      <w:ins w:id="99" w:author="Scholtyschik, Gregor" w:date="2026-06-11T14:49:00Z" w16du:dateUtc="2026-06-11T12:49:00Z">
        <w:r w:rsidR="003B2CBE">
          <w:t>muss</w:t>
        </w:r>
      </w:ins>
      <w:ins w:id="100" w:author="Hunke, Simon" w:date="2026-06-11T10:02:00Z" w16du:dateUtc="2026-06-11T08:02:00Z">
        <w:r>
          <w:t xml:space="preserve"> d</w:t>
        </w:r>
      </w:ins>
      <w:ins w:id="101" w:author="Scholtyschik, Gregor" w:date="2026-06-11T14:49:00Z" w16du:dateUtc="2026-06-11T12:49:00Z">
        <w:r w:rsidR="003B2CBE">
          <w:t>as</w:t>
        </w:r>
      </w:ins>
      <w:ins w:id="102" w:author="Hunke, Simon" w:date="2026-06-11T10:02:00Z" w16du:dateUtc="2026-06-11T08:02:00Z">
        <w:r>
          <w:t xml:space="preserve"> entsprechend Feld im JWS Payload den Wert </w:t>
        </w:r>
        <w:r w:rsidRPr="00ED6BAF">
          <w:rPr>
            <w:i/>
            <w:rPrChange w:id="103" w:author="Hunke, Simon" w:date="2026-06-11T10:04:00Z" w16du:dateUtc="2026-06-11T08:04:00Z">
              <w:rPr/>
            </w:rPrChange>
          </w:rPr>
          <w:t>null</w:t>
        </w:r>
        <w:r>
          <w:t xml:space="preserve"> haben und </w:t>
        </w:r>
      </w:ins>
      <w:ins w:id="104" w:author="Scholtyschik, Gregor" w:date="2026-06-11T14:49:00Z" w16du:dateUtc="2026-06-11T12:49:00Z">
        <w:r w:rsidR="003B2CBE">
          <w:t>darf</w:t>
        </w:r>
      </w:ins>
      <w:ins w:id="105" w:author="Hunke, Simon" w:date="2026-06-11T10:02:00Z" w16du:dateUtc="2026-06-11T08:02:00Z">
        <w:r>
          <w:t xml:space="preserve"> nicht weggelassen werden.</w:t>
        </w:r>
      </w:ins>
    </w:p>
    <w:p w14:paraId="621BB5E1" w14:textId="7346BBCB" w:rsidR="00ED6BAF" w:rsidRDefault="009255B6" w:rsidP="00ED6BAF">
      <w:pPr>
        <w:pStyle w:val="Aufzhlungszeichen"/>
        <w:rPr>
          <w:ins w:id="106" w:author="Hunke, Simon" w:date="2026-06-11T10:23:00Z" w16du:dateUtc="2026-06-11T08:23:00Z"/>
        </w:rPr>
      </w:pPr>
      <w:ins w:id="107" w:author="Hunke, Simon" w:date="2026-06-11T10:05:00Z" w16du:dateUtc="2026-06-11T08:05:00Z">
        <w:r>
          <w:t xml:space="preserve">Sofern von der jeweiligen API-Spezifikation keine </w:t>
        </w:r>
      </w:ins>
      <w:ins w:id="108" w:author="Hunke, Simon" w:date="2026-06-11T10:06:00Z" w16du:dateUtc="2026-06-11T08:06:00Z">
        <w:r>
          <w:t>HTTP-Header als signaturrelevant</w:t>
        </w:r>
      </w:ins>
      <w:ins w:id="109" w:author="Hunke, Simon" w:date="2026-06-11T10:05:00Z" w16du:dateUtc="2026-06-11T08:05:00Z">
        <w:r>
          <w:t xml:space="preserve"> definiert werden,</w:t>
        </w:r>
      </w:ins>
      <w:ins w:id="110" w:author="Hunke, Simon" w:date="2026-06-11T10:06:00Z" w16du:dateUtc="2026-06-11T08:06:00Z">
        <w:r>
          <w:t xml:space="preserve"> muss das </w:t>
        </w:r>
      </w:ins>
      <w:ins w:id="111" w:author="Hunke, Simon" w:date="2026-06-11T10:07:00Z" w16du:dateUtc="2026-06-11T08:07:00Z">
        <w:r>
          <w:t xml:space="preserve">Feld </w:t>
        </w:r>
      </w:ins>
      <w:proofErr w:type="spellStart"/>
      <w:ins w:id="112" w:author="Scholtyschik, Gregor" w:date="2026-06-11T14:50:00Z" w16du:dateUtc="2026-06-11T12:50:00Z">
        <w:r w:rsidR="0019172A">
          <w:rPr>
            <w:i/>
          </w:rPr>
          <w:t>h</w:t>
        </w:r>
      </w:ins>
      <w:ins w:id="113" w:author="Hunke, Simon" w:date="2026-06-11T10:07:00Z" w16du:dateUtc="2026-06-11T08:07:00Z">
        <w:r w:rsidRPr="009255B6">
          <w:rPr>
            <w:i/>
            <w:rPrChange w:id="114" w:author="Hunke, Simon" w:date="2026-06-11T10:07:00Z" w16du:dateUtc="2026-06-11T08:07:00Z">
              <w:rPr/>
            </w:rPrChange>
          </w:rPr>
          <w:t>eaders</w:t>
        </w:r>
        <w:proofErr w:type="spellEnd"/>
        <w:r>
          <w:t xml:space="preserve"> im JWS Payload den Wert </w:t>
        </w:r>
        <w:r w:rsidRPr="009255B6">
          <w:rPr>
            <w:i/>
            <w:rPrChange w:id="115" w:author="Hunke, Simon" w:date="2026-06-11T10:07:00Z" w16du:dateUtc="2026-06-11T08:07:00Z">
              <w:rPr/>
            </w:rPrChange>
          </w:rPr>
          <w:t>null</w:t>
        </w:r>
        <w:r>
          <w:t xml:space="preserve"> haben und darf nicht weggelassen werden. </w:t>
        </w:r>
      </w:ins>
    </w:p>
    <w:p w14:paraId="41D11922" w14:textId="7A549C22" w:rsidR="00EC7ED6" w:rsidRDefault="00EC7ED6" w:rsidP="00EC7ED6">
      <w:pPr>
        <w:pStyle w:val="Aufzhlungszeichen"/>
        <w:rPr>
          <w:ins w:id="116" w:author="Hunke, Simon" w:date="2026-06-11T10:23:00Z" w16du:dateUtc="2026-06-11T08:23:00Z"/>
        </w:rPr>
      </w:pPr>
      <w:ins w:id="117" w:author="Hunke, Simon" w:date="2026-06-11T10:23:00Z" w16du:dateUtc="2026-06-11T08:23:00Z">
        <w:r>
          <w:lastRenderedPageBreak/>
          <w:t>Sofern von der jeweiligen API-Spezifikation keine HTTP-Query-</w:t>
        </w:r>
      </w:ins>
      <w:ins w:id="118" w:author="Hunke, Simon" w:date="2026-06-11T10:24:00Z" w16du:dateUtc="2026-06-11T08:24:00Z">
        <w:r>
          <w:t>Parameter</w:t>
        </w:r>
      </w:ins>
      <w:ins w:id="119" w:author="Hunke, Simon" w:date="2026-06-11T10:23:00Z" w16du:dateUtc="2026-06-11T08:23:00Z">
        <w:r>
          <w:t xml:space="preserve"> als signaturrelevant definiert werden, muss das Feld </w:t>
        </w:r>
      </w:ins>
      <w:proofErr w:type="spellStart"/>
      <w:ins w:id="120" w:author="Scholtyschik, Gregor" w:date="2026-06-11T14:51:00Z" w16du:dateUtc="2026-06-11T12:51:00Z">
        <w:r w:rsidR="00BB4D4D">
          <w:rPr>
            <w:i/>
          </w:rPr>
          <w:t>q</w:t>
        </w:r>
      </w:ins>
      <w:ins w:id="121" w:author="Hunke, Simon" w:date="2026-06-11T10:24:00Z" w16du:dateUtc="2026-06-11T08:24:00Z">
        <w:r>
          <w:rPr>
            <w:i/>
          </w:rPr>
          <w:t>uery</w:t>
        </w:r>
      </w:ins>
      <w:proofErr w:type="spellEnd"/>
      <w:ins w:id="122" w:author="Hunke, Simon" w:date="2026-06-11T10:23:00Z" w16du:dateUtc="2026-06-11T08:23:00Z">
        <w:r>
          <w:t xml:space="preserve"> im JWS Payload den Wert </w:t>
        </w:r>
        <w:r w:rsidRPr="00F82489">
          <w:rPr>
            <w:i/>
          </w:rPr>
          <w:t>null</w:t>
        </w:r>
        <w:r>
          <w:t xml:space="preserve"> haben und darf nicht weggelassen werden. </w:t>
        </w:r>
      </w:ins>
    </w:p>
    <w:p w14:paraId="677DE87A" w14:textId="77777777" w:rsidR="00EC7ED6" w:rsidRDefault="00EC7ED6" w:rsidP="00D51971">
      <w:pPr>
        <w:pStyle w:val="Aufzhlungszeichen"/>
        <w:rPr>
          <w:ins w:id="123" w:author="Hunke, Simon" w:date="2026-06-11T10:29:00Z" w16du:dateUtc="2026-06-11T08:29:00Z"/>
        </w:rPr>
      </w:pPr>
      <w:ins w:id="124" w:author="Hunke, Simon" w:date="2026-06-11T10:27:00Z" w16du:dateUtc="2026-06-11T08:27:00Z">
        <w:r>
          <w:t xml:space="preserve">Sofern der API-Aufruf ein JSON-Objekt im HTTP-Body enthält, ist dieses im Feld </w:t>
        </w:r>
        <w:proofErr w:type="spellStart"/>
        <w:r>
          <w:rPr>
            <w:i/>
          </w:rPr>
          <w:t>data</w:t>
        </w:r>
        <w:proofErr w:type="spellEnd"/>
        <w:r>
          <w:t xml:space="preserve"> zu hinterlegen</w:t>
        </w:r>
      </w:ins>
      <w:ins w:id="125" w:author="Hunke, Simon" w:date="2026-06-11T10:28:00Z" w16du:dateUtc="2026-06-11T08:28:00Z">
        <w:r>
          <w:t xml:space="preserve">. Ansonsten muss das Feld den Wert </w:t>
        </w:r>
        <w:r>
          <w:rPr>
            <w:i/>
          </w:rPr>
          <w:t>null</w:t>
        </w:r>
        <w:r>
          <w:t xml:space="preserve"> haben und darf nicht weggelassen werden.</w:t>
        </w:r>
      </w:ins>
    </w:p>
    <w:p w14:paraId="55B54BBC" w14:textId="1A0F6784" w:rsidR="00D51971" w:rsidRDefault="00D51971" w:rsidP="004058F7">
      <w:pPr>
        <w:pStyle w:val="Aufzhlungszeichen"/>
        <w:rPr>
          <w:ins w:id="126" w:author="Hunke, Simon" w:date="2026-06-11T10:32:00Z" w16du:dateUtc="2026-06-11T08:32:00Z"/>
        </w:rPr>
      </w:pPr>
      <w:ins w:id="127" w:author="Hunke, Simon" w:date="2026-06-10T16:38:00Z" w16du:dateUtc="2026-06-10T14:38:00Z">
        <w:r>
          <w:t xml:space="preserve">Im JWS </w:t>
        </w:r>
        <w:proofErr w:type="spellStart"/>
        <w:r>
          <w:t>Protected</w:t>
        </w:r>
        <w:proofErr w:type="spellEnd"/>
        <w:r>
          <w:t xml:space="preserve"> Header </w:t>
        </w:r>
      </w:ins>
      <w:ins w:id="128" w:author="Hunke, Simon" w:date="2026-06-11T10:29:00Z" w16du:dateUtc="2026-06-11T08:29:00Z">
        <w:r w:rsidR="00EC7ED6">
          <w:t xml:space="preserve">sind </w:t>
        </w:r>
      </w:ins>
      <w:ins w:id="129" w:author="Hunke, Simon" w:date="2026-06-10T16:38:00Z" w16du:dateUtc="2026-06-10T14:38:00Z">
        <w:r>
          <w:t xml:space="preserve">ausschließlich die Parameter </w:t>
        </w:r>
        <w:proofErr w:type="spellStart"/>
        <w:r w:rsidRPr="00EC7ED6">
          <w:rPr>
            <w:i/>
            <w:rPrChange w:id="130" w:author="Hunke, Simon" w:date="2026-06-11T10:30:00Z" w16du:dateUtc="2026-06-11T08:30:00Z">
              <w:rPr/>
            </w:rPrChange>
          </w:rPr>
          <w:t>alg</w:t>
        </w:r>
        <w:proofErr w:type="spellEnd"/>
        <w:r>
          <w:t xml:space="preserve"> (</w:t>
        </w:r>
        <w:proofErr w:type="spellStart"/>
        <w:r>
          <w:t>Algorithm</w:t>
        </w:r>
        <w:proofErr w:type="spellEnd"/>
        <w:r>
          <w:t xml:space="preserve">) mit dem Wert "http://www.w3.org/2001/04/xmldsig-more#ecdsa-sha256" und </w:t>
        </w:r>
        <w:r w:rsidRPr="00EC7ED6">
          <w:rPr>
            <w:i/>
            <w:rPrChange w:id="131" w:author="Hunke, Simon" w:date="2026-06-11T10:30:00Z" w16du:dateUtc="2026-06-11T08:30:00Z">
              <w:rPr/>
            </w:rPrChange>
          </w:rPr>
          <w:t>typ</w:t>
        </w:r>
        <w:r>
          <w:t xml:space="preserve"> (Type) mit dem Wert "JWT" in der genannten Reihenfolge </w:t>
        </w:r>
      </w:ins>
      <w:ins w:id="132" w:author="Hunke, Simon" w:date="2026-06-11T10:29:00Z" w16du:dateUtc="2026-06-11T08:29:00Z">
        <w:r w:rsidR="00EC7ED6">
          <w:t>anzugeben</w:t>
        </w:r>
      </w:ins>
      <w:ins w:id="133" w:author="Hunke, Simon" w:date="2026-06-10T16:38:00Z" w16du:dateUtc="2026-06-10T14:38:00Z">
        <w:r>
          <w:t xml:space="preserve">; weitere Parameter DÜRFEN NICHT hinzugefügt werden. Der serialisierte JWS </w:t>
        </w:r>
        <w:proofErr w:type="spellStart"/>
        <w:r>
          <w:t>Protected</w:t>
        </w:r>
        <w:proofErr w:type="spellEnd"/>
        <w:r>
          <w:t xml:space="preserve"> Header ist demnach konstant und hat den folgenden Wert:</w:t>
        </w:r>
      </w:ins>
      <w:ins w:id="134" w:author="Hunke, Simon" w:date="2026-06-11T10:29:00Z" w16du:dateUtc="2026-06-11T08:29:00Z">
        <w:r w:rsidR="00EC7ED6">
          <w:br/>
        </w:r>
      </w:ins>
      <w:ins w:id="135" w:author="Hunke, Simon" w:date="2026-06-11T10:30:00Z" w16du:dateUtc="2026-06-11T08:30:00Z">
        <w:r w:rsidR="00EC7ED6">
          <w:br/>
        </w:r>
      </w:ins>
      <w:ins w:id="136" w:author="Hunke, Simon" w:date="2026-06-10T16:38:00Z" w16du:dateUtc="2026-06-10T14:38:00Z">
        <w:r>
          <w:t>eyJhbGciOiJodHRwOi8vd3d3LnczLm9yZy8yMDAxLzA0L3htbGRzaWctbW9yZSNlY2RzYS1zaGEyNTYiLCJ0eXAiOiJKV1QifQ</w:t>
        </w:r>
      </w:ins>
      <w:ins w:id="137" w:author="Hunke, Simon" w:date="2026-06-11T10:30:00Z" w16du:dateUtc="2026-06-11T08:30:00Z">
        <w:r w:rsidR="00EC7ED6">
          <w:br/>
        </w:r>
      </w:ins>
    </w:p>
    <w:p w14:paraId="608898F0" w14:textId="511258A2" w:rsidR="00A434C0" w:rsidRDefault="00A434C0">
      <w:pPr>
        <w:pStyle w:val="Aufzhlungszeichen"/>
        <w:pPrChange w:id="138" w:author="Hunke, Simon" w:date="2026-06-11T10:29:00Z" w16du:dateUtc="2026-06-11T08:29:00Z">
          <w:pPr/>
        </w:pPrChange>
      </w:pPr>
      <w:ins w:id="139" w:author="Hunke, Simon" w:date="2026-06-11T10:33:00Z" w16du:dateUtc="2026-06-11T08:33:00Z">
        <w:r>
          <w:t xml:space="preserve">Der JWS Payload ist </w:t>
        </w:r>
      </w:ins>
      <w:ins w:id="140" w:author="Hunke, Simon" w:date="2026-06-11T10:32:00Z" w16du:dateUtc="2026-06-11T08:32:00Z">
        <w:r>
          <w:t>gemäß [RFC8785]</w:t>
        </w:r>
      </w:ins>
      <w:ins w:id="141" w:author="Hunke, Simon" w:date="2026-06-11T10:33:00Z" w16du:dateUtc="2026-06-11T08:33:00Z">
        <w:r>
          <w:t xml:space="preserve"> zu kanonisieren</w:t>
        </w:r>
      </w:ins>
      <w:ins w:id="142" w:author="Hunke, Simon" w:date="2026-06-11T10:32:00Z" w16du:dateUtc="2026-06-11T08:32:00Z">
        <w:r>
          <w:t>.</w:t>
        </w:r>
      </w:ins>
    </w:p>
    <w:p w14:paraId="317AD335" w14:textId="1D628A07" w:rsidR="002F7300" w:rsidDel="000E0EA4" w:rsidRDefault="000B656E" w:rsidP="000B656E">
      <w:pPr>
        <w:rPr>
          <w:del w:id="143" w:author="Hunke, Simon" w:date="2026-06-11T10:36:00Z" w16du:dateUtc="2026-06-11T08:36:00Z"/>
        </w:rPr>
      </w:pPr>
      <w:del w:id="144" w:author="Hunke, Simon" w:date="2026-06-11T10:36:00Z" w16du:dateUtc="2026-06-11T08:36:00Z">
        <w:r w:rsidDel="000E0EA4">
          <w:delText>Signiert wird die angesprochene Ressource (URI) inklusive aller Query-Parameter, die http-Kopfzeilen creationDateTime, transactionId und soweit vorhanden initialTransactionId, und die übermittelte Payload (JSON-Objekt)</w:delText>
        </w:r>
        <w:r w:rsidDel="000E0EA4">
          <w:rPr>
            <w:rStyle w:val="Funotenzeichen"/>
          </w:rPr>
          <w:footnoteReference w:id="5"/>
        </w:r>
        <w:r w:rsidDel="000E0EA4">
          <w:delText>.</w:delText>
        </w:r>
        <w:r w:rsidR="001E3177" w:rsidDel="000E0EA4">
          <w:delText xml:space="preserve"> </w:delText>
        </w:r>
      </w:del>
    </w:p>
    <w:p w14:paraId="2B2200ED" w14:textId="14D84E8D" w:rsidR="000B656E" w:rsidDel="000E0EA4" w:rsidRDefault="004E3942" w:rsidP="000B656E">
      <w:pPr>
        <w:rPr>
          <w:del w:id="147" w:author="Hunke, Simon" w:date="2026-06-11T10:36:00Z" w16du:dateUtc="2026-06-11T08:36:00Z"/>
        </w:rPr>
      </w:pPr>
      <w:del w:id="148" w:author="Hunke, Simon" w:date="2026-06-11T10:36:00Z" w16du:dateUtc="2026-06-11T08:36:00Z">
        <w:r w:rsidRPr="004E3942" w:rsidDel="000E0EA4">
          <w:delText>Die URI als Grundlage zur Hashberechnung muss nach [RFC3986], Kapitel 6.2.2 und 6.2.3 normalisiert werden.</w:delText>
        </w:r>
        <w:r w:rsidR="002F7300" w:rsidDel="000E0EA4">
          <w:delText xml:space="preserve"> </w:delText>
        </w:r>
        <w:r w:rsidR="000B656E" w:rsidDel="000E0EA4">
          <w:delText>Vor der Berechnung des Hashwerts eines JSON-Objekts muss dieses kanonisiert werden gemäß [RFC8785].</w:delText>
        </w:r>
      </w:del>
    </w:p>
    <w:p w14:paraId="2A63066C" w14:textId="0D943664" w:rsidR="00F25D79" w:rsidDel="000E0EA4" w:rsidRDefault="00F25D79" w:rsidP="00F25D79">
      <w:pPr>
        <w:rPr>
          <w:del w:id="149" w:author="Hunke, Simon" w:date="2026-06-11T10:36:00Z" w16du:dateUtc="2026-06-11T08:36:00Z"/>
        </w:rPr>
      </w:pPr>
      <w:del w:id="150" w:author="Hunke, Simon" w:date="2026-06-11T10:36:00Z" w16du:dateUtc="2026-06-11T08:36:00Z">
        <w:r w:rsidDel="000E0EA4">
          <w:delText>Die zu signierende Bitfolge M ist wie folgt zu berechnen, wobei d</w:delText>
        </w:r>
        <w:r w:rsidRPr="0013360C" w:rsidDel="000E0EA4">
          <w:delText xml:space="preserve">er Hash für die </w:delText>
        </w:r>
        <w:r w:rsidDel="000E0EA4">
          <w:delText>HTTP</w:delText>
        </w:r>
        <w:r w:rsidRPr="0013360C" w:rsidDel="000E0EA4">
          <w:delText xml:space="preserve">-Kopfzeile </w:delText>
        </w:r>
        <w:r w:rsidDel="000E0EA4">
          <w:delText>„</w:delText>
        </w:r>
        <w:r w:rsidRPr="0013360C" w:rsidDel="000E0EA4">
          <w:delText>initialTransactionId</w:delText>
        </w:r>
        <w:r w:rsidDel="000E0EA4">
          <w:delText>“</w:delText>
        </w:r>
        <w:r w:rsidRPr="0013360C" w:rsidDel="000E0EA4">
          <w:delText xml:space="preserve"> nur </w:delText>
        </w:r>
        <w:r w:rsidDel="000E0EA4">
          <w:delText xml:space="preserve">dann einzubeziehen </w:delText>
        </w:r>
        <w:r w:rsidRPr="0013360C" w:rsidDel="000E0EA4">
          <w:delText xml:space="preserve">und in die Gesamtberechnung </w:delText>
        </w:r>
        <w:r w:rsidDel="000E0EA4">
          <w:delText>aufzunehmen ist</w:delText>
        </w:r>
        <w:r w:rsidRPr="0013360C" w:rsidDel="000E0EA4">
          <w:delText xml:space="preserve">, wenn </w:delText>
        </w:r>
        <w:r w:rsidDel="000E0EA4">
          <w:delText>diese</w:delText>
        </w:r>
        <w:r w:rsidRPr="0013360C" w:rsidDel="000E0EA4">
          <w:delText xml:space="preserve"> vorhanden ist</w:delText>
        </w:r>
        <w:r w:rsidDel="000E0EA4">
          <w:delText>, und das „+“ als Konkatenation der Ergebnisse der Hash-Funktionen zu verstehen ist:</w:delText>
        </w:r>
      </w:del>
    </w:p>
    <w:p w14:paraId="33FA23E5" w14:textId="00E13384" w:rsidR="00F25D79" w:rsidDel="000E0EA4" w:rsidRDefault="00F25D79" w:rsidP="00F25D79">
      <w:pPr>
        <w:pStyle w:val="Aufzhlungszeichen"/>
        <w:rPr>
          <w:del w:id="151" w:author="Hunke, Simon" w:date="2026-06-11T10:36:00Z" w16du:dateUtc="2026-06-11T08:36:00Z"/>
          <w:lang w:val="en-US"/>
        </w:rPr>
      </w:pPr>
      <w:del w:id="152" w:author="Hunke, Simon" w:date="2026-06-11T10:36:00Z" w16du:dateUtc="2026-06-11T08:36:00Z">
        <w:r w:rsidDel="000E0EA4">
          <w:rPr>
            <w:lang w:val="en-US"/>
          </w:rPr>
          <w:delText xml:space="preserve">M = </w:delText>
        </w:r>
        <w:r w:rsidRPr="001467BC" w:rsidDel="000E0EA4">
          <w:rPr>
            <w:lang w:val="en-US"/>
          </w:rPr>
          <w:delText>Hash(URI) + Hash(Payload) + Hash(</w:delText>
        </w:r>
        <w:r w:rsidDel="000E0EA4">
          <w:rPr>
            <w:lang w:val="en-US"/>
          </w:rPr>
          <w:delText>c</w:delText>
        </w:r>
        <w:r w:rsidRPr="001467BC" w:rsidDel="000E0EA4">
          <w:rPr>
            <w:lang w:val="en-US"/>
          </w:rPr>
          <w:delText>reationDateTime) + Hash(transactionId) + Hash(initialTransactionId)</w:delText>
        </w:r>
      </w:del>
    </w:p>
    <w:p w14:paraId="6E088489" w14:textId="2AEECE66" w:rsidR="00BD3FB2" w:rsidDel="000E0EA4" w:rsidRDefault="00F25D79" w:rsidP="00F25D79">
      <w:pPr>
        <w:pStyle w:val="Aufzhlungszeichen2"/>
        <w:rPr>
          <w:del w:id="153" w:author="Hunke, Simon" w:date="2026-06-11T10:36:00Z" w16du:dateUtc="2026-06-11T08:36:00Z"/>
        </w:rPr>
      </w:pPr>
      <w:del w:id="154" w:author="Hunke, Simon" w:date="2026-06-11T10:36:00Z" w16du:dateUtc="2026-06-11T08:36:00Z">
        <w:r w:rsidRPr="00E96497" w:rsidDel="000E0EA4">
          <w:delText>Beispiel: Mit dem Signaturalgorithmus ECDSA</w:delText>
        </w:r>
        <w:r w:rsidDel="000E0EA4">
          <w:delText xml:space="preserve"> gemäß </w:delText>
        </w:r>
        <w:r w:rsidRPr="00673F78" w:rsidDel="000E0EA4">
          <w:delText>[FIPS-186-5]</w:delText>
        </w:r>
        <w:r w:rsidRPr="00E96497" w:rsidDel="000E0EA4">
          <w:delText xml:space="preserve"> und dem Hashalgorithmus SHA256 würde die vollständige Signatur wie folgt berechnet:</w:delText>
        </w:r>
        <w:r w:rsidDel="000E0EA4">
          <w:br/>
        </w:r>
        <w:r w:rsidRPr="00FD7504" w:rsidDel="000E0EA4">
          <w:br/>
          <w:delText>ECDSA(M, PK</w:delText>
        </w:r>
        <w:r w:rsidRPr="00FD7504" w:rsidDel="000E0EA4">
          <w:rPr>
            <w:vertAlign w:val="subscript"/>
          </w:rPr>
          <w:delText>S</w:delText>
        </w:r>
        <w:r w:rsidRPr="00FD7504" w:rsidDel="000E0EA4">
          <w:delText>, SHA256), wobei</w:delText>
        </w:r>
      </w:del>
    </w:p>
    <w:p w14:paraId="1E3FC6AF" w14:textId="104AB5ED" w:rsidR="00F25D79" w:rsidRPr="00FD7504" w:rsidDel="000E0EA4" w:rsidRDefault="00F25D79" w:rsidP="00F15625">
      <w:pPr>
        <w:ind w:left="966"/>
        <w:rPr>
          <w:del w:id="155" w:author="Hunke, Simon" w:date="2026-06-11T10:36:00Z" w16du:dateUtc="2026-06-11T08:36:00Z"/>
        </w:rPr>
      </w:pPr>
      <w:del w:id="156" w:author="Hunke, Simon" w:date="2026-06-11T10:36:00Z" w16du:dateUtc="2026-06-11T08:36:00Z">
        <w:r w:rsidRPr="00F15625" w:rsidDel="000E0EA4">
          <w:delText>─</w:delText>
        </w:r>
        <w:r w:rsidDel="000E0EA4">
          <w:delText xml:space="preserve">   </w:delText>
        </w:r>
        <w:r w:rsidRPr="00E96497" w:rsidDel="000E0EA4">
          <w:delText>M d</w:delText>
        </w:r>
        <w:r w:rsidDel="000E0EA4">
          <w:delText>ie</w:delText>
        </w:r>
        <w:r w:rsidRPr="00E96497" w:rsidDel="000E0EA4">
          <w:delText xml:space="preserve"> </w:delText>
        </w:r>
        <w:r w:rsidDel="000E0EA4">
          <w:delText xml:space="preserve">wie oben beschriebene, </w:delText>
        </w:r>
        <w:r w:rsidRPr="00E96497" w:rsidDel="000E0EA4">
          <w:delText>zu signierende B</w:delText>
        </w:r>
        <w:r w:rsidDel="000E0EA4">
          <w:delText>itfolge mit Hash=SHA256,</w:delText>
        </w:r>
        <w:r w:rsidDel="000E0EA4">
          <w:br/>
        </w:r>
        <w:r w:rsidRPr="00F15625" w:rsidDel="000E0EA4">
          <w:delText>─</w:delText>
        </w:r>
        <w:r w:rsidDel="000E0EA4">
          <w:delText xml:space="preserve">   PK</w:delText>
        </w:r>
        <w:r w:rsidRPr="00F15625" w:rsidDel="000E0EA4">
          <w:delText>S</w:delText>
        </w:r>
        <w:r w:rsidDel="000E0EA4">
          <w:delText xml:space="preserve"> den privaten Signaturschlüssel des Senders und</w:delText>
        </w:r>
        <w:r w:rsidDel="000E0EA4">
          <w:br/>
        </w:r>
        <w:r w:rsidRPr="00F15625" w:rsidDel="000E0EA4">
          <w:delText>─</w:delText>
        </w:r>
        <w:r w:rsidDel="000E0EA4">
          <w:delText xml:space="preserve">   SHA256 die zu verwendende Hash-Funktion bezeichnet.</w:delText>
        </w:r>
      </w:del>
    </w:p>
    <w:p w14:paraId="2F80BF5E" w14:textId="77777777" w:rsidR="000E0EA4" w:rsidRDefault="006952EC" w:rsidP="000B656E">
      <w:pPr>
        <w:rPr>
          <w:ins w:id="157" w:author="Hunke, Simon" w:date="2026-06-11T10:42:00Z" w16du:dateUtc="2026-06-11T08:42:00Z"/>
        </w:rPr>
      </w:pPr>
      <w:del w:id="158" w:author="Hunke, Simon" w:date="2026-06-11T10:42:00Z" w16du:dateUtc="2026-06-11T08:42:00Z">
        <w:r w:rsidRPr="006952EC" w:rsidDel="000E0EA4">
          <w:lastRenderedPageBreak/>
          <w:delText xml:space="preserve">Die Signatur ist im Plain Format gemäß [TR03111] zu kodieren. Der Plain-kodierte Signaturwert ist im HTTP-Header X-BDEW-SIGNATURE und der signierte Digest Hash(M) im HTTP-Header X-BDEW-DIGEST als Base64-kodierter Text </w:delText>
        </w:r>
        <w:r w:rsidR="0027163C" w:rsidRPr="0027163C" w:rsidDel="000E0EA4">
          <w:delText xml:space="preserve">gemäß Kapitel 4 von [RFC4648] </w:delText>
        </w:r>
        <w:r w:rsidRPr="006952EC" w:rsidDel="000E0EA4">
          <w:delText>zu übertragen.</w:delText>
        </w:r>
        <w:r w:rsidDel="000E0EA4">
          <w:delText xml:space="preserve"> </w:delText>
        </w:r>
      </w:del>
    </w:p>
    <w:p w14:paraId="76D95E91" w14:textId="72292516" w:rsidR="000E0EA4" w:rsidRDefault="000E0EA4" w:rsidP="000B656E">
      <w:ins w:id="159" w:author="Hunke, Simon" w:date="2026-06-11T10:37:00Z" w16du:dateUtc="2026-06-11T08:37:00Z">
        <w:r w:rsidRPr="000E0EA4">
          <w:t xml:space="preserve">Der </w:t>
        </w:r>
      </w:ins>
      <w:ins w:id="160" w:author="Hunke, Simon" w:date="2026-06-11T10:40:00Z" w16du:dateUtc="2026-06-11T08:40:00Z">
        <w:r>
          <w:t xml:space="preserve">berechnete </w:t>
        </w:r>
      </w:ins>
      <w:ins w:id="161" w:author="Hunke, Simon" w:date="2026-06-11T10:37:00Z" w16du:dateUtc="2026-06-11T08:37:00Z">
        <w:r w:rsidRPr="000E0EA4">
          <w:t xml:space="preserve">Wert von JWS </w:t>
        </w:r>
        <w:proofErr w:type="spellStart"/>
        <w:r w:rsidRPr="000E0EA4">
          <w:t>Signature</w:t>
        </w:r>
        <w:proofErr w:type="spellEnd"/>
        <w:r w:rsidRPr="000E0EA4">
          <w:t xml:space="preserve"> gemäß </w:t>
        </w:r>
      </w:ins>
      <w:ins w:id="162" w:author="Hunke, Simon" w:date="2026-06-11T10:40:00Z" w16du:dateUtc="2026-06-11T08:40:00Z">
        <w:r>
          <w:t>[</w:t>
        </w:r>
      </w:ins>
      <w:ins w:id="163" w:author="Hunke, Simon" w:date="2026-06-11T10:37:00Z" w16du:dateUtc="2026-06-11T08:37:00Z">
        <w:r w:rsidRPr="000E0EA4">
          <w:t>RFC7515</w:t>
        </w:r>
      </w:ins>
      <w:ins w:id="164" w:author="Hunke, Simon" w:date="2026-06-11T10:40:00Z" w16du:dateUtc="2026-06-11T08:40:00Z">
        <w:r>
          <w:t xml:space="preserve">] ist mit </w:t>
        </w:r>
        <w:r w:rsidRPr="000E0EA4">
          <w:t>base64url-</w:t>
        </w:r>
        <w:r>
          <w:t>K</w:t>
        </w:r>
        <w:r w:rsidRPr="000E0EA4">
          <w:t>odier</w:t>
        </w:r>
      </w:ins>
      <w:ins w:id="165" w:author="Hunke, Simon" w:date="2026-06-11T10:41:00Z" w16du:dateUtc="2026-06-11T08:41:00Z">
        <w:r>
          <w:t>ung</w:t>
        </w:r>
        <w:r w:rsidRPr="006952EC">
          <w:t xml:space="preserve"> im HTTP-Header X-BDEW-SIGNATURE zu übertragen</w:t>
        </w:r>
      </w:ins>
      <w:ins w:id="166" w:author="Hunke, Simon" w:date="2026-06-11T10:37:00Z" w16du:dateUtc="2026-06-11T08:37:00Z">
        <w:r w:rsidRPr="000E0EA4">
          <w:t xml:space="preserve">. Um Redundanzen zu vermeiden, werden bei der Serialisierung der Signatur der JWS </w:t>
        </w:r>
        <w:proofErr w:type="spellStart"/>
        <w:r w:rsidRPr="000E0EA4">
          <w:t>Protected</w:t>
        </w:r>
        <w:proofErr w:type="spellEnd"/>
        <w:r w:rsidRPr="000E0EA4">
          <w:t xml:space="preserve"> Header, der JWS Payload sowie die Trennzeichen "." weggelassen, da sich die vollständige JWS aus de</w:t>
        </w:r>
      </w:ins>
      <w:ins w:id="167" w:author="Hunke, Simon" w:date="2026-06-11T10:39:00Z" w16du:dateUtc="2026-06-11T08:39:00Z">
        <w:r>
          <w:t>n</w:t>
        </w:r>
      </w:ins>
      <w:ins w:id="168" w:author="Hunke, Simon" w:date="2026-06-11T10:37:00Z" w16du:dateUtc="2026-06-11T08:37:00Z">
        <w:r w:rsidRPr="000E0EA4">
          <w:t xml:space="preserve"> übertragenen </w:t>
        </w:r>
      </w:ins>
      <w:ins w:id="169" w:author="Hunke, Simon" w:date="2026-06-11T10:39:00Z" w16du:dateUtc="2026-06-11T08:39:00Z">
        <w:r>
          <w:t xml:space="preserve">Parametern des API-Aufrufs </w:t>
        </w:r>
      </w:ins>
      <w:ins w:id="170" w:author="Hunke, Simon" w:date="2026-06-11T10:37:00Z" w16du:dateUtc="2026-06-11T08:37:00Z">
        <w:r w:rsidRPr="000E0EA4">
          <w:t>rekonstruieren lässt.</w:t>
        </w:r>
      </w:ins>
    </w:p>
    <w:p w14:paraId="04EFC5F5" w14:textId="0B4DD4E4" w:rsidR="000B656E" w:rsidRDefault="000B656E" w:rsidP="000B656E">
      <w:r w:rsidRPr="00A06A61">
        <w:t>Das Zertifikat mit dem zum Signieren verwendeten öffentlichen Schlüssel wird in dem HTTP-H</w:t>
      </w:r>
      <w:r>
        <w:t>eader</w:t>
      </w:r>
      <w:r w:rsidR="00CD40AE">
        <w:t xml:space="preserve"> </w:t>
      </w:r>
      <w:r w:rsidRPr="00A06A61">
        <w:t xml:space="preserve">X-BDEW-CERT hinterlegt. Die </w:t>
      </w:r>
      <w:r>
        <w:t>K</w:t>
      </w:r>
      <w:r w:rsidRPr="00A06A61">
        <w:t>odierung des Zertifikats in einem HTTP-Header Feld ist in Kapitel 2.1 in [RFC9440] für TLS</w:t>
      </w:r>
      <w:r>
        <w:t>-</w:t>
      </w:r>
      <w:r w:rsidRPr="00A06A61">
        <w:t>Zertifikate beschrieben und ist hier in gleicher Weise zu verwenden.</w:t>
      </w:r>
    </w:p>
    <w:p w14:paraId="53C47E09" w14:textId="3B5FB7B8" w:rsidR="00B20FF7" w:rsidRPr="00814040" w:rsidRDefault="000B656E" w:rsidP="000B656E">
      <w:r>
        <w:t>Die mittels des API-Aufrufs übertragenen Parameter und Payload werden nicht verschlüsselt</w:t>
      </w:r>
      <w:r w:rsidR="00076047">
        <w:t>.</w:t>
      </w:r>
    </w:p>
    <w:p w14:paraId="73AB0ECC" w14:textId="40E6FAF6" w:rsidR="00AD0481" w:rsidRPr="00814040" w:rsidRDefault="004C541D" w:rsidP="00AD0481">
      <w:pPr>
        <w:pStyle w:val="berschrift1"/>
      </w:pPr>
      <w:bookmarkStart w:id="171" w:name="_Toc173151449"/>
      <w:bookmarkStart w:id="172" w:name="_Toc203728870"/>
      <w:r>
        <w:t>Zertifikate und PKI</w:t>
      </w:r>
      <w:bookmarkEnd w:id="171"/>
      <w:bookmarkEnd w:id="172"/>
    </w:p>
    <w:p w14:paraId="34F4EB25" w14:textId="77777777" w:rsidR="00AC5B99" w:rsidRDefault="00AC5B99" w:rsidP="00AC5B99">
      <w:r>
        <w:t xml:space="preserve">Die Kommunikation wird durch Verwendung der Smart Metering PKI (SM-PKI) des BSI abgesichert. Die Vorgaben der </w:t>
      </w:r>
      <w:proofErr w:type="spellStart"/>
      <w:r>
        <w:t>Certificate</w:t>
      </w:r>
      <w:proofErr w:type="spellEnd"/>
      <w:r>
        <w:t xml:space="preserve"> Policy (CP) der SM-PKI müssen eingehalten werden. Die Kommunikationspartner, API-Nutzer und Anbieter, sind nach dem Rollenkonzept der SM-PKI in der Rolle passiver EMT, sofern der Kommunikationspartner nicht durch Regelungen außerhalb dieses Regelwerks zur API die Rolle eines aktiven EMT wahrnehmen muss.</w:t>
      </w:r>
    </w:p>
    <w:p w14:paraId="1265412A" w14:textId="77777777" w:rsidR="00A43B0A" w:rsidRDefault="00A43B0A" w:rsidP="00A43B0A">
      <w:pPr>
        <w:pStyle w:val="berschrift2"/>
      </w:pPr>
      <w:bookmarkStart w:id="173" w:name="_Toc173151451"/>
      <w:bookmarkStart w:id="174" w:name="_Toc203728871"/>
      <w:proofErr w:type="spellStart"/>
      <w:r>
        <w:t>Vertrauensdiensteanbieter</w:t>
      </w:r>
      <w:bookmarkEnd w:id="173"/>
      <w:bookmarkEnd w:id="174"/>
      <w:proofErr w:type="spellEnd"/>
    </w:p>
    <w:p w14:paraId="5181A267" w14:textId="77777777" w:rsidR="00A43B0A" w:rsidRPr="003C16C9" w:rsidRDefault="00A43B0A" w:rsidP="00A43B0A">
      <w:r>
        <w:t xml:space="preserve">Die </w:t>
      </w:r>
      <w:proofErr w:type="spellStart"/>
      <w:r>
        <w:t>Vertrauensdiensteanbieter</w:t>
      </w:r>
      <w:proofErr w:type="spellEnd"/>
      <w:r>
        <w:t xml:space="preserve"> müssen eine Sub-CA-Instanz </w:t>
      </w:r>
      <w:r w:rsidRPr="003C16C9">
        <w:t>gemäß der CP der SM-PKI sein.</w:t>
      </w:r>
    </w:p>
    <w:p w14:paraId="75402175" w14:textId="77777777" w:rsidR="00A43B0A" w:rsidRPr="003C16C9" w:rsidRDefault="00A43B0A" w:rsidP="00A43B0A">
      <w:pPr>
        <w:pStyle w:val="berschrift2"/>
      </w:pPr>
      <w:bookmarkStart w:id="175" w:name="_Toc173151452"/>
      <w:bookmarkStart w:id="176" w:name="_Ref173165177"/>
      <w:bookmarkStart w:id="177" w:name="_Toc203728872"/>
      <w:r w:rsidRPr="003C16C9">
        <w:t>Verzeichnisdienst</w:t>
      </w:r>
      <w:bookmarkEnd w:id="175"/>
      <w:bookmarkEnd w:id="176"/>
      <w:bookmarkEnd w:id="177"/>
    </w:p>
    <w:p w14:paraId="06016884" w14:textId="12FE2163" w:rsidR="009B69F2" w:rsidRDefault="009B69F2" w:rsidP="009B69F2">
      <w:r>
        <w:t>Neben den von den Sub-CA gestellten Verzeichnisdiensten muss jeder Marktpartner einen dezentralen Verzeichnisdienst (siehe EDI@Energy-Dokument „Regelungen zum Verzeichnis</w:t>
      </w:r>
      <w:r w:rsidR="005E051F">
        <w:softHyphen/>
      </w:r>
      <w:r>
        <w:t>dienst“) beauftragen oder betreiben, der Metadaten zu seinen verwendeten Zertifikaten und insbesondere zur API-Kennung den zughörigen Endpunkt (URL) der API veröffentlicht.</w:t>
      </w:r>
    </w:p>
    <w:p w14:paraId="143DB6C4" w14:textId="75E9E5DC" w:rsidR="00A43B0A" w:rsidRPr="003C16C9" w:rsidRDefault="009B69F2" w:rsidP="00A43B0A">
      <w:r w:rsidRPr="004C5A59">
        <w:rPr>
          <w:i/>
          <w:iCs/>
        </w:rPr>
        <w:t>Hinweis:</w:t>
      </w:r>
      <w:r>
        <w:t xml:space="preserve"> Die möglichen API-Kennungen sind im EDI@Energy-Dokument “Anwendungsübersicht der Prüfi</w:t>
      </w:r>
      <w:del w:id="178" w:author="Hunke, Simon" w:date="2026-06-10T16:39:00Z" w16du:dateUtc="2026-06-10T14:39:00Z">
        <w:r w:rsidDel="00D51971">
          <w:delText>n</w:delText>
        </w:r>
      </w:del>
      <w:r>
        <w:t>de</w:t>
      </w:r>
      <w:ins w:id="179" w:author="Hunke, Simon" w:date="2026-06-10T16:39:00Z" w16du:dateUtc="2026-06-10T14:39:00Z">
        <w:r w:rsidR="00D51971">
          <w:t>n</w:t>
        </w:r>
      </w:ins>
      <w:r>
        <w:t>tifikatoren“ zu entnehmen.</w:t>
      </w:r>
    </w:p>
    <w:p w14:paraId="1E994882" w14:textId="77777777" w:rsidR="00A43B0A" w:rsidRDefault="00A43B0A" w:rsidP="00A43B0A">
      <w:pPr>
        <w:pStyle w:val="berschrift2"/>
      </w:pPr>
      <w:bookmarkStart w:id="180" w:name="_Toc173151453"/>
      <w:bookmarkStart w:id="181" w:name="_Toc203728873"/>
      <w:r>
        <w:t>Zertifikate: Parameter und Anforderungen</w:t>
      </w:r>
      <w:bookmarkEnd w:id="180"/>
      <w:bookmarkEnd w:id="181"/>
    </w:p>
    <w:p w14:paraId="797F7741" w14:textId="77777777" w:rsidR="00A43B0A" w:rsidRDefault="00A43B0A" w:rsidP="00A43B0A">
      <w:r>
        <w:t xml:space="preserve">Die Anforderungen an die Zertifikate ergeben sich aus der CP der genutzten SM-PKI; </w:t>
      </w:r>
      <w:proofErr w:type="spellStart"/>
      <w:r>
        <w:t>insbeson-dere</w:t>
      </w:r>
      <w:proofErr w:type="spellEnd"/>
      <w:r>
        <w:t xml:space="preserve"> gilt: </w:t>
      </w:r>
    </w:p>
    <w:p w14:paraId="2A0F00DF" w14:textId="77777777" w:rsidR="00A43B0A" w:rsidRDefault="00A43B0A" w:rsidP="00A43B0A">
      <w:pPr>
        <w:pStyle w:val="Aufzhlungszeichen"/>
      </w:pPr>
      <w:r>
        <w:t xml:space="preserve">der </w:t>
      </w:r>
      <w:proofErr w:type="spellStart"/>
      <w:r>
        <w:t>CommonName</w:t>
      </w:r>
      <w:proofErr w:type="spellEnd"/>
      <w:r>
        <w:t xml:space="preserve"> muss nach dem Schema &lt;</w:t>
      </w:r>
      <w:proofErr w:type="spellStart"/>
      <w:r w:rsidRPr="00230C27">
        <w:rPr>
          <w:i/>
          <w:iCs/>
        </w:rPr>
        <w:t>org</w:t>
      </w:r>
      <w:proofErr w:type="spellEnd"/>
      <w:proofErr w:type="gramStart"/>
      <w:r>
        <w:t>&gt;.EMT.</w:t>
      </w:r>
      <w:r w:rsidRPr="00230C27">
        <w:rPr>
          <w:b/>
          <w:bCs/>
        </w:rPr>
        <w:t>API</w:t>
      </w:r>
      <w:proofErr w:type="gramEnd"/>
      <w:r>
        <w:t>&lt;</w:t>
      </w:r>
      <w:proofErr w:type="spellStart"/>
      <w:r w:rsidRPr="00230C27">
        <w:rPr>
          <w:i/>
          <w:iCs/>
        </w:rPr>
        <w:t>extension</w:t>
      </w:r>
      <w:proofErr w:type="spellEnd"/>
      <w:r>
        <w:t>&gt; gebildet werden.</w:t>
      </w:r>
    </w:p>
    <w:p w14:paraId="1CA13DCF" w14:textId="77777777" w:rsidR="00A43B0A" w:rsidRDefault="00A43B0A" w:rsidP="00A43B0A">
      <w:pPr>
        <w:pStyle w:val="Aufzhlungszeichen"/>
      </w:pPr>
      <w:r>
        <w:t>Das Feld Organisational Unit („OU“) des Subject muss die MP-ID enthalten.</w:t>
      </w:r>
    </w:p>
    <w:p w14:paraId="70CCFD05" w14:textId="653133B3" w:rsidR="00A43B0A" w:rsidRDefault="00A43B0A" w:rsidP="00A43B0A">
      <w:pPr>
        <w:pStyle w:val="Aufzhlungszeichen"/>
      </w:pPr>
      <w:r>
        <w:lastRenderedPageBreak/>
        <w:t xml:space="preserve">Der Parameter im Feld „Alternativer Antragstellername“ mit der Ausprägung </w:t>
      </w:r>
      <w:proofErr w:type="spellStart"/>
      <w:r>
        <w:t>UniformResourceIdentifier</w:t>
      </w:r>
      <w:proofErr w:type="spellEnd"/>
      <w:r>
        <w:t xml:space="preserve"> </w:t>
      </w:r>
      <w:r w:rsidRPr="003C16C9">
        <w:t xml:space="preserve">muss vorhanden sein und die Adresse des genutzten Verzeichnisdiensts (siehe Kapitel </w:t>
      </w:r>
      <w:r w:rsidRPr="003C16C9">
        <w:fldChar w:fldCharType="begin"/>
      </w:r>
      <w:r w:rsidRPr="003C16C9">
        <w:instrText xml:space="preserve"> REF _Ref173165177 \r \h </w:instrText>
      </w:r>
      <w:r w:rsidR="003C16C9">
        <w:instrText xml:space="preserve"> \* MERGEFORMAT </w:instrText>
      </w:r>
      <w:r w:rsidRPr="003C16C9">
        <w:fldChar w:fldCharType="separate"/>
      </w:r>
      <w:r w:rsidR="0089535B">
        <w:t>4.2</w:t>
      </w:r>
      <w:r w:rsidRPr="003C16C9">
        <w:fldChar w:fldCharType="end"/>
      </w:r>
      <w:r w:rsidRPr="003C16C9">
        <w:t>)</w:t>
      </w:r>
      <w:r>
        <w:t xml:space="preserve"> beinhalten.</w:t>
      </w:r>
    </w:p>
    <w:p w14:paraId="0313AC52" w14:textId="77777777" w:rsidR="00A43B0A" w:rsidRDefault="00A43B0A" w:rsidP="00A43B0A">
      <w:pPr>
        <w:pStyle w:val="Aufzhlungszeichen"/>
      </w:pPr>
      <w:r>
        <w:t>ein EMT.API-Zertifikat kann für einen oder mehrere API-Webdienste genutzt werden.</w:t>
      </w:r>
    </w:p>
    <w:p w14:paraId="24C670E0" w14:textId="66E9E38D" w:rsidR="00A43B0A" w:rsidRDefault="00A43B0A" w:rsidP="00A43B0A">
      <w:pPr>
        <w:pStyle w:val="berschrift2"/>
      </w:pPr>
      <w:bookmarkStart w:id="182" w:name="_Toc173151454"/>
      <w:bookmarkStart w:id="183" w:name="_Toc203728874"/>
      <w:r>
        <w:t>Übergangsregel</w:t>
      </w:r>
      <w:bookmarkEnd w:id="182"/>
      <w:r w:rsidR="00621225">
        <w:t>ung</w:t>
      </w:r>
      <w:bookmarkEnd w:id="183"/>
    </w:p>
    <w:p w14:paraId="6BE505DC" w14:textId="77777777" w:rsidR="00A43B0A" w:rsidRPr="00277C48" w:rsidRDefault="00A43B0A" w:rsidP="00A43B0A">
      <w:pPr>
        <w:pStyle w:val="Zwischenberschrift"/>
        <w:jc w:val="left"/>
        <w:rPr>
          <w:color w:val="000000" w:themeColor="text1"/>
        </w:rPr>
      </w:pPr>
      <w:r w:rsidRPr="003624BF">
        <w:rPr>
          <w:b w:val="0"/>
          <w:color w:val="auto"/>
        </w:rPr>
        <w:t>Bereits ausgestel</w:t>
      </w:r>
      <w:r>
        <w:rPr>
          <w:b w:val="0"/>
          <w:color w:val="auto"/>
        </w:rPr>
        <w:t xml:space="preserve">lte und in der Marktkommunikation genutzte Zertifikate für die Nutzung der API-Webdienste </w:t>
      </w:r>
      <w:r w:rsidRPr="00C74A67">
        <w:rPr>
          <w:b w:val="0"/>
          <w:color w:val="auto"/>
        </w:rPr>
        <w:t>zur prozessualen Abwicklung von Steuerungshandlungen in Verbindung mit intelligenten Messsystemen (</w:t>
      </w:r>
      <w:proofErr w:type="spellStart"/>
      <w:r w:rsidRPr="00C74A67">
        <w:rPr>
          <w:b w:val="0"/>
          <w:color w:val="auto"/>
        </w:rPr>
        <w:t>iMS</w:t>
      </w:r>
      <w:proofErr w:type="spellEnd"/>
      <w:r w:rsidRPr="00C74A67">
        <w:rPr>
          <w:b w:val="0"/>
          <w:color w:val="auto"/>
        </w:rPr>
        <w:t>)</w:t>
      </w:r>
      <w:r>
        <w:rPr>
          <w:b w:val="0"/>
          <w:color w:val="auto"/>
        </w:rPr>
        <w:t>, die nicht den genannten Anforderungen entsprechen, dürfen bis zum Gültigkeitsende weiter genutzt werden.</w:t>
      </w:r>
    </w:p>
    <w:p w14:paraId="4C1EBA83" w14:textId="77777777" w:rsidR="00A43B0A" w:rsidRDefault="00A43B0A" w:rsidP="00A43B0A">
      <w:pPr>
        <w:pStyle w:val="berschrift2"/>
      </w:pPr>
      <w:bookmarkStart w:id="184" w:name="_Toc173151455"/>
      <w:bookmarkStart w:id="185" w:name="_Toc203728875"/>
      <w:r>
        <w:t>Zertifikatswechsel</w:t>
      </w:r>
      <w:bookmarkEnd w:id="184"/>
      <w:bookmarkEnd w:id="185"/>
    </w:p>
    <w:p w14:paraId="51E61B84" w14:textId="77777777" w:rsidR="00A43B0A" w:rsidRDefault="00A43B0A" w:rsidP="00A43B0A">
      <w:r>
        <w:t>Spätestens 10 Werktage, bevor Zertifikate ungültig werden, muss der Inhaber dieser Zertifikate die Nachfolgezertifikate zur Verfügung gestellt haben. Somit entsteht ein Überlappungszeitraum von mindestens 10 Werktagen, in dem noch die bisherigen und die neuen Zertifikate gleichzeitig gültig sind. Für diesen Zeitraum gilt: Innerhalb dieses Überlappungszeitraums kann bei allen Marktpartnern die Umstellung von den bisher genutzten auf die neuen Zertifikate erfolgen.</w:t>
      </w:r>
    </w:p>
    <w:p w14:paraId="03BA6E53" w14:textId="77777777" w:rsidR="00A43B0A" w:rsidRDefault="00A43B0A" w:rsidP="00A43B0A">
      <w:pPr>
        <w:pStyle w:val="berschrift2"/>
      </w:pPr>
      <w:bookmarkStart w:id="186" w:name="_Toc173151456"/>
      <w:bookmarkStart w:id="187" w:name="_Toc203728876"/>
      <w:r>
        <w:t>Rückruf und Sperrlisten</w:t>
      </w:r>
      <w:bookmarkEnd w:id="186"/>
      <w:bookmarkEnd w:id="187"/>
    </w:p>
    <w:p w14:paraId="222711B0" w14:textId="77777777" w:rsidR="00A43B0A" w:rsidRDefault="00A43B0A" w:rsidP="00A43B0A">
      <w:r>
        <w:t>Will ein Zertifikatsinhaber sein Zertifikat vor Ablauf der Gültigkeitsfrist nicht mehr verwenden oder für ungültig erklären, so muss er sein Zertifikat über die Sperrlisten (CRL) seines CA-</w:t>
      </w:r>
      <w:proofErr w:type="spellStart"/>
      <w:r>
        <w:t>Anbie</w:t>
      </w:r>
      <w:proofErr w:type="spellEnd"/>
      <w:r>
        <w:t>-</w:t>
      </w:r>
      <w:proofErr w:type="spellStart"/>
      <w:r>
        <w:t>ters</w:t>
      </w:r>
      <w:proofErr w:type="spellEnd"/>
      <w:r>
        <w:t xml:space="preserve"> zurückziehen lassen. Die Vorgaben und Regelungen für die Sperrung von Zertifikaten, Verarbeitung von Sperrlisten und der Aktualisierungs- und Prüfungszeiten ergeben sich aus der </w:t>
      </w:r>
      <w:proofErr w:type="spellStart"/>
      <w:r>
        <w:t>Certificate</w:t>
      </w:r>
      <w:proofErr w:type="spellEnd"/>
      <w:r>
        <w:t xml:space="preserve"> Policy (CP) der SM-PKI.</w:t>
      </w:r>
    </w:p>
    <w:p w14:paraId="27FA5AD7" w14:textId="566E1DA2" w:rsidR="00AC5B99" w:rsidRPr="00814040" w:rsidRDefault="00A43B0A" w:rsidP="00BA02F0">
      <w:r>
        <w:t xml:space="preserve">Wenn die CRL einer CA über die im Zertifikat eingetragene </w:t>
      </w:r>
      <w:proofErr w:type="spellStart"/>
      <w:r>
        <w:t>Certificate</w:t>
      </w:r>
      <w:proofErr w:type="spellEnd"/>
      <w:r>
        <w:t xml:space="preserve"> </w:t>
      </w:r>
      <w:proofErr w:type="spellStart"/>
      <w:r>
        <w:t>Revocation</w:t>
      </w:r>
      <w:proofErr w:type="spellEnd"/>
      <w:r>
        <w:t xml:space="preserve"> List Distribution Point (CRL-DP) von einer CA über 3 Tage nicht abrufbar ist oder im Gültigkeitszeitraum nicht verlängert wurde, dann ist der ausstellenden CA und aller darunter gelisteten Zertifikate bis zur Veröffentlichung einer aktuellen CRL nach den Regelungen der CP zu misstrauen. Die konkreten, möglichen Konsequenzen sind Kapitel 9 zu entnehmen</w:t>
      </w:r>
    </w:p>
    <w:p w14:paraId="5FDF097F" w14:textId="4633E508" w:rsidR="00661C93" w:rsidRPr="00814040" w:rsidRDefault="00661C93">
      <w:pPr>
        <w:spacing w:after="200" w:line="276" w:lineRule="auto"/>
      </w:pPr>
      <w:r w:rsidRPr="00814040">
        <w:br w:type="page"/>
      </w:r>
    </w:p>
    <w:p w14:paraId="4FE6447D" w14:textId="1900CDCD" w:rsidR="001E5195" w:rsidRPr="00814040" w:rsidRDefault="00661C93" w:rsidP="00661C93">
      <w:pPr>
        <w:pStyle w:val="berschrift1"/>
      </w:pPr>
      <w:bookmarkStart w:id="188" w:name="_Toc140239909"/>
      <w:bookmarkStart w:id="189" w:name="_Toc203728877"/>
      <w:r w:rsidRPr="00814040">
        <w:lastRenderedPageBreak/>
        <w:t>Quellen</w:t>
      </w:r>
      <w:bookmarkEnd w:id="188"/>
      <w:bookmarkEnd w:id="189"/>
    </w:p>
    <w:p w14:paraId="1D7FD009" w14:textId="77777777" w:rsidR="00D373E5" w:rsidRPr="00D679D7" w:rsidRDefault="00D373E5" w:rsidP="00D373E5">
      <w:pPr>
        <w:spacing w:after="200" w:line="276" w:lineRule="auto"/>
        <w:ind w:left="1560" w:hanging="1560"/>
      </w:pPr>
      <w:r>
        <w:t>[</w:t>
      </w:r>
      <w:r w:rsidRPr="00814040">
        <w:t>BK6-21-282</w:t>
      </w:r>
      <w:r>
        <w:t>]</w:t>
      </w:r>
      <w:r>
        <w:tab/>
      </w:r>
      <w:r w:rsidRPr="00D679D7">
        <w:t>Beschluss (BK6-21-282) und Anlagen zur Absicherung der elektronischen Marktkom</w:t>
      </w:r>
      <w:r w:rsidRPr="00D679D7">
        <w:softHyphen/>
        <w:t>munikation Strom, Bundesnetzagentur, 31.03.2022.</w:t>
      </w:r>
    </w:p>
    <w:p w14:paraId="4B5CBA7E" w14:textId="77777777" w:rsidR="00D373E5" w:rsidRDefault="00D373E5" w:rsidP="00D373E5">
      <w:pPr>
        <w:spacing w:after="200" w:line="276" w:lineRule="auto"/>
        <w:ind w:left="1560" w:hanging="1560"/>
      </w:pPr>
      <w:bookmarkStart w:id="190" w:name="_Hlk168313325"/>
      <w:r>
        <w:t>[</w:t>
      </w:r>
      <w:r w:rsidRPr="000465D3">
        <w:t>BK6-22-128</w:t>
      </w:r>
      <w:r>
        <w:t>]</w:t>
      </w:r>
      <w:bookmarkEnd w:id="190"/>
      <w:r>
        <w:tab/>
      </w:r>
      <w:r w:rsidRPr="00760150">
        <w:t>Beschluss (</w:t>
      </w:r>
      <w:r w:rsidRPr="000465D3">
        <w:t>BK6-22-128</w:t>
      </w:r>
      <w:r w:rsidRPr="00760150">
        <w:t xml:space="preserve">) und Anlagen </w:t>
      </w:r>
      <w:r>
        <w:t>zur prozessualen Abwicklung von Steuerungshandlungen in Verbindung mit intelligenten Messsystemen (</w:t>
      </w:r>
      <w:proofErr w:type="spellStart"/>
      <w:r>
        <w:t>iMS</w:t>
      </w:r>
      <w:proofErr w:type="spellEnd"/>
      <w:r>
        <w:t xml:space="preserve">) (Universalbestellprozess), </w:t>
      </w:r>
      <w:r w:rsidRPr="00E720FB">
        <w:t>21.11.2022</w:t>
      </w:r>
      <w:r>
        <w:t>.</w:t>
      </w:r>
    </w:p>
    <w:p w14:paraId="3F6B49B7" w14:textId="77777777" w:rsidR="00D373E5" w:rsidRPr="00760150" w:rsidRDefault="00D373E5" w:rsidP="00D373E5">
      <w:pPr>
        <w:spacing w:after="200" w:line="276" w:lineRule="auto"/>
        <w:ind w:left="1560" w:hanging="1560"/>
      </w:pPr>
      <w:r w:rsidRPr="00760150">
        <w:t>[BK6-22-024]</w:t>
      </w:r>
      <w:r w:rsidRPr="00760150">
        <w:tab/>
        <w:t xml:space="preserve">Beschluss (BK6-22-024) und Anlagen zu </w:t>
      </w:r>
      <w:r w:rsidRPr="00ED2C2E">
        <w:t>Regelungen für einen beschleunigten werktäglichen Lieferantenwechsel in 24 Stunden (LFW24)</w:t>
      </w:r>
      <w:r w:rsidRPr="00760150">
        <w:t>,</w:t>
      </w:r>
      <w:r>
        <w:t xml:space="preserve"> 21</w:t>
      </w:r>
      <w:r w:rsidRPr="00760150">
        <w:t>.03.202</w:t>
      </w:r>
      <w:r>
        <w:t>4</w:t>
      </w:r>
      <w:r w:rsidRPr="00760150">
        <w:t>.</w:t>
      </w:r>
    </w:p>
    <w:p w14:paraId="11F7D86F" w14:textId="77777777" w:rsidR="00D373E5" w:rsidRPr="00133B95" w:rsidRDefault="00D373E5" w:rsidP="00D373E5">
      <w:pPr>
        <w:spacing w:after="200" w:line="276" w:lineRule="auto"/>
        <w:ind w:left="1560" w:hanging="1560"/>
      </w:pPr>
      <w:r w:rsidRPr="00143BBC">
        <w:rPr>
          <w:lang w:val="en-GB"/>
        </w:rPr>
        <w:t>[CP-SM-PKI]</w:t>
      </w:r>
      <w:r w:rsidRPr="00143BBC">
        <w:rPr>
          <w:lang w:val="en-GB"/>
        </w:rPr>
        <w:tab/>
        <w:t>Certificate Policy der Smart Metering PKI</w:t>
      </w:r>
      <w:r>
        <w:rPr>
          <w:lang w:val="en-GB"/>
        </w:rPr>
        <w:t>.</w:t>
      </w:r>
      <w:r w:rsidRPr="00143BBC">
        <w:rPr>
          <w:lang w:val="en-GB"/>
        </w:rPr>
        <w:t xml:space="preserve"> </w:t>
      </w:r>
      <w:r w:rsidRPr="00133B95">
        <w:t>Version 1.1.2, 25.01.2023.</w:t>
      </w:r>
      <w:r w:rsidRPr="00133B95">
        <w:br/>
        <w:t>https://www.bsi.bund.de/dok/7615484</w:t>
      </w:r>
    </w:p>
    <w:p w14:paraId="7BC4FC22" w14:textId="77777777" w:rsidR="00CD40AE" w:rsidRDefault="00CD40AE" w:rsidP="00CD40AE">
      <w:pPr>
        <w:spacing w:after="200" w:line="276" w:lineRule="auto"/>
        <w:ind w:left="1560" w:hanging="1560"/>
        <w:rPr>
          <w:ins w:id="191" w:author="Hunke, Simon" w:date="2026-06-11T12:03:00Z" w16du:dateUtc="2026-06-11T10:03:00Z"/>
          <w:lang w:val="en-GB"/>
        </w:rPr>
      </w:pPr>
      <w:r w:rsidRPr="00632A7F">
        <w:rPr>
          <w:lang w:val="en-GB"/>
        </w:rPr>
        <w:t>[FIPS-186-5]</w:t>
      </w:r>
      <w:r w:rsidRPr="00632A7F">
        <w:rPr>
          <w:lang w:val="en-GB"/>
        </w:rPr>
        <w:tab/>
        <w:t>Federal Information Processing Standards Publication. (FIPS PUB) 186-5, Digital Signature Standard</w:t>
      </w:r>
      <w:r>
        <w:rPr>
          <w:lang w:val="en-GB"/>
        </w:rPr>
        <w:t xml:space="preserve"> (DSS)</w:t>
      </w:r>
      <w:r w:rsidRPr="00632A7F">
        <w:rPr>
          <w:lang w:val="en-GB"/>
        </w:rPr>
        <w:t>, 03.02.2023.</w:t>
      </w:r>
      <w:r>
        <w:rPr>
          <w:lang w:val="en-GB"/>
        </w:rPr>
        <w:t xml:space="preserve"> </w:t>
      </w:r>
      <w:r w:rsidRPr="00E32482">
        <w:rPr>
          <w:lang w:val="en-GB"/>
        </w:rPr>
        <w:t>https://doi.org/10.6028/NIST.FIPS.186-5</w:t>
      </w:r>
    </w:p>
    <w:p w14:paraId="6AF53E9A" w14:textId="103F8314" w:rsidR="00A431FA" w:rsidRPr="00632A7F" w:rsidRDefault="00A431FA" w:rsidP="00CD40AE">
      <w:pPr>
        <w:spacing w:after="200" w:line="276" w:lineRule="auto"/>
        <w:ind w:left="1560" w:hanging="1560"/>
        <w:rPr>
          <w:lang w:val="en-GB"/>
        </w:rPr>
      </w:pPr>
      <w:ins w:id="192" w:author="Hunke, Simon" w:date="2026-06-11T12:03:00Z" w16du:dateUtc="2026-06-11T10:03:00Z">
        <w:r w:rsidRPr="00632A7F">
          <w:rPr>
            <w:lang w:val="en-GB"/>
          </w:rPr>
          <w:t>[</w:t>
        </w:r>
        <w:r>
          <w:rPr>
            <w:lang w:val="en-GB"/>
          </w:rPr>
          <w:t>JS2020</w:t>
        </w:r>
        <w:r w:rsidRPr="00632A7F">
          <w:rPr>
            <w:lang w:val="en-GB"/>
          </w:rPr>
          <w:t>]</w:t>
        </w:r>
        <w:r w:rsidRPr="00632A7F">
          <w:rPr>
            <w:lang w:val="en-GB"/>
          </w:rPr>
          <w:tab/>
        </w:r>
      </w:ins>
      <w:ins w:id="193" w:author="Hunke, Simon" w:date="2026-06-11T12:04:00Z" w16du:dateUtc="2026-06-11T10:04:00Z">
        <w:r w:rsidRPr="00A431FA">
          <w:rPr>
            <w:lang w:val="en-GB"/>
          </w:rPr>
          <w:t>JSON Schema: A Media Type for Describing JSON Documents</w:t>
        </w:r>
      </w:ins>
      <w:ins w:id="194" w:author="Hunke, Simon" w:date="2026-06-11T12:03:00Z" w16du:dateUtc="2026-06-11T10:03:00Z">
        <w:r w:rsidRPr="00632A7F">
          <w:rPr>
            <w:lang w:val="en-GB"/>
          </w:rPr>
          <w:t xml:space="preserve">. </w:t>
        </w:r>
      </w:ins>
      <w:ins w:id="195" w:author="Hunke, Simon" w:date="2026-06-11T12:04:00Z" w16du:dateUtc="2026-06-11T10:04:00Z">
        <w:r>
          <w:rPr>
            <w:lang w:val="en-GB"/>
          </w:rPr>
          <w:t>June 2020</w:t>
        </w:r>
      </w:ins>
      <w:ins w:id="196" w:author="Hunke, Simon" w:date="2026-06-11T12:05:00Z" w16du:dateUtc="2026-06-11T10:05:00Z">
        <w:r>
          <w:rPr>
            <w:lang w:val="en-GB"/>
          </w:rPr>
          <w:t xml:space="preserve">. </w:t>
        </w:r>
        <w:r w:rsidRPr="00A431FA">
          <w:rPr>
            <w:lang w:val="en-GB"/>
          </w:rPr>
          <w:t>https://json-schema.org/draft/2020-12/json-schema-core</w:t>
        </w:r>
      </w:ins>
    </w:p>
    <w:p w14:paraId="6C36E3D4" w14:textId="77777777" w:rsidR="00D373E5" w:rsidRPr="00275276" w:rsidRDefault="00D373E5" w:rsidP="00D373E5">
      <w:pPr>
        <w:spacing w:after="200" w:line="276" w:lineRule="auto"/>
        <w:ind w:left="1560" w:hanging="1560"/>
        <w:rPr>
          <w:lang w:val="en-US"/>
        </w:rPr>
      </w:pPr>
      <w:r w:rsidRPr="00275276">
        <w:rPr>
          <w:lang w:val="en-US"/>
        </w:rPr>
        <w:t>[RFC2119]</w:t>
      </w:r>
      <w:r>
        <w:rPr>
          <w:lang w:val="en-US"/>
        </w:rPr>
        <w:tab/>
      </w:r>
      <w:r w:rsidRPr="00275276">
        <w:rPr>
          <w:lang w:val="en-US"/>
        </w:rPr>
        <w:t>Key words for use in RFCs to Indicate Requirement Levels. IETF RFC 2119. March 1997. https://www.rfc-editor.org/rfc/rfc2119</w:t>
      </w:r>
    </w:p>
    <w:p w14:paraId="2C71EC30" w14:textId="0A1F44AC" w:rsidR="00900AE5" w:rsidRDefault="00900AE5" w:rsidP="006171F8">
      <w:pPr>
        <w:spacing w:after="200" w:line="276" w:lineRule="auto"/>
        <w:ind w:left="1560" w:hanging="1560"/>
        <w:rPr>
          <w:lang w:val="en-US"/>
        </w:rPr>
      </w:pPr>
      <w:r w:rsidRPr="004B3463">
        <w:rPr>
          <w:lang w:val="en-US"/>
        </w:rPr>
        <w:t>[RFC3986]</w:t>
      </w:r>
      <w:r w:rsidRPr="004B3463">
        <w:rPr>
          <w:lang w:val="en-US"/>
        </w:rPr>
        <w:tab/>
      </w:r>
      <w:r w:rsidR="005D03C5" w:rsidRPr="005D03C5">
        <w:rPr>
          <w:lang w:val="en-US"/>
        </w:rPr>
        <w:t>Uniform Resource Identifier (URI): Generic Syntax</w:t>
      </w:r>
      <w:r w:rsidR="005D03C5">
        <w:rPr>
          <w:lang w:val="en-US"/>
        </w:rPr>
        <w:t xml:space="preserve">. </w:t>
      </w:r>
      <w:r w:rsidR="00AE79E3" w:rsidRPr="00AE79E3">
        <w:rPr>
          <w:lang w:val="en-US"/>
        </w:rPr>
        <w:t>January 2005</w:t>
      </w:r>
      <w:r w:rsidR="00AE79E3">
        <w:rPr>
          <w:lang w:val="en-US"/>
        </w:rPr>
        <w:t xml:space="preserve">. </w:t>
      </w:r>
      <w:r w:rsidR="004B3463" w:rsidRPr="004B3463">
        <w:rPr>
          <w:lang w:val="en-US"/>
        </w:rPr>
        <w:t>https://www.rfc-editor.org/rfc/rfc3986</w:t>
      </w:r>
    </w:p>
    <w:p w14:paraId="522E7DE7" w14:textId="15EFD2AD" w:rsidR="006171F8" w:rsidRDefault="006171F8" w:rsidP="006171F8">
      <w:pPr>
        <w:spacing w:after="200" w:line="276" w:lineRule="auto"/>
        <w:ind w:left="1560" w:hanging="1560"/>
        <w:rPr>
          <w:lang w:val="en-US"/>
        </w:rPr>
      </w:pPr>
      <w:r>
        <w:rPr>
          <w:lang w:val="en-US"/>
        </w:rPr>
        <w:t>[RFC4648]</w:t>
      </w:r>
      <w:r>
        <w:rPr>
          <w:lang w:val="en-US"/>
        </w:rPr>
        <w:tab/>
      </w:r>
      <w:proofErr w:type="gramStart"/>
      <w:r w:rsidRPr="002B70CA">
        <w:rPr>
          <w:lang w:val="en-US"/>
        </w:rPr>
        <w:t>The Base16</w:t>
      </w:r>
      <w:proofErr w:type="gramEnd"/>
      <w:r w:rsidRPr="002B70CA">
        <w:rPr>
          <w:lang w:val="en-US"/>
        </w:rPr>
        <w:t>, Base32, and Base64 Data Encodings. IETF RFC 4648. October 2006. https://www.rfc-editor.org/rfc/rfc4648</w:t>
      </w:r>
      <w:r w:rsidRPr="00275276">
        <w:rPr>
          <w:lang w:val="en-US"/>
        </w:rPr>
        <w:t xml:space="preserve"> </w:t>
      </w:r>
    </w:p>
    <w:p w14:paraId="10CF1D20" w14:textId="56FCECF9" w:rsidR="00D373E5" w:rsidRDefault="00D373E5" w:rsidP="00D373E5">
      <w:pPr>
        <w:spacing w:after="200" w:line="276" w:lineRule="auto"/>
        <w:ind w:left="1560" w:hanging="1560"/>
        <w:rPr>
          <w:ins w:id="197" w:author="Hunke, Simon" w:date="2026-06-11T09:55:00Z" w16du:dateUtc="2026-06-11T07:55:00Z"/>
          <w:lang w:val="en-US"/>
        </w:rPr>
      </w:pPr>
      <w:r w:rsidRPr="00275276">
        <w:rPr>
          <w:lang w:val="en-US"/>
        </w:rPr>
        <w:t>[RFC6066]</w:t>
      </w:r>
      <w:r>
        <w:rPr>
          <w:lang w:val="en-US"/>
        </w:rPr>
        <w:tab/>
      </w:r>
      <w:r w:rsidRPr="00275276">
        <w:rPr>
          <w:lang w:val="en-US"/>
        </w:rPr>
        <w:t xml:space="preserve">Transport Layer Security (TLS) Extensions: Extension Definitions, ITEF RFC 6066. </w:t>
      </w:r>
      <w:proofErr w:type="spellStart"/>
      <w:r w:rsidRPr="00275276">
        <w:rPr>
          <w:lang w:val="en-US"/>
        </w:rPr>
        <w:t>Januar</w:t>
      </w:r>
      <w:proofErr w:type="spellEnd"/>
      <w:r w:rsidRPr="00275276">
        <w:rPr>
          <w:lang w:val="en-US"/>
        </w:rPr>
        <w:t xml:space="preserve"> 2011. </w:t>
      </w:r>
      <w:ins w:id="198" w:author="Hunke, Simon" w:date="2026-06-11T09:55:00Z" w16du:dateUtc="2026-06-11T07:55:00Z">
        <w:r w:rsidR="00E52C78">
          <w:rPr>
            <w:lang w:val="en-US"/>
          </w:rPr>
          <w:t>https://www.rfc-editor.org/rfc/rfc6066</w:t>
        </w:r>
      </w:ins>
    </w:p>
    <w:p w14:paraId="0E6FA424" w14:textId="56523010" w:rsidR="00E52C78" w:rsidRPr="00275276" w:rsidRDefault="00E52C78" w:rsidP="00D373E5">
      <w:pPr>
        <w:spacing w:after="200" w:line="276" w:lineRule="auto"/>
        <w:ind w:left="1560" w:hanging="1560"/>
        <w:rPr>
          <w:lang w:val="en-US"/>
        </w:rPr>
      </w:pPr>
      <w:ins w:id="199" w:author="Hunke, Simon" w:date="2026-06-11T09:55:00Z" w16du:dateUtc="2026-06-11T07:55:00Z">
        <w:r w:rsidRPr="00275276">
          <w:rPr>
            <w:lang w:val="en-US"/>
          </w:rPr>
          <w:t>[RFC</w:t>
        </w:r>
        <w:r>
          <w:rPr>
            <w:lang w:val="en-US"/>
          </w:rPr>
          <w:t>7515</w:t>
        </w:r>
        <w:r w:rsidRPr="00275276">
          <w:rPr>
            <w:lang w:val="en-US"/>
          </w:rPr>
          <w:t>]</w:t>
        </w:r>
        <w:r>
          <w:rPr>
            <w:lang w:val="en-US"/>
          </w:rPr>
          <w:tab/>
        </w:r>
      </w:ins>
      <w:ins w:id="200" w:author="Hunke, Simon" w:date="2026-06-11T09:56:00Z" w16du:dateUtc="2026-06-11T07:56:00Z">
        <w:r w:rsidRPr="00E52C78">
          <w:rPr>
            <w:lang w:val="en-US"/>
          </w:rPr>
          <w:t>JSON Web Signature (JWS)</w:t>
        </w:r>
        <w:r>
          <w:rPr>
            <w:lang w:val="en-US"/>
          </w:rPr>
          <w:t>.</w:t>
        </w:r>
      </w:ins>
      <w:ins w:id="201" w:author="Hunke, Simon" w:date="2026-06-11T09:55:00Z" w16du:dateUtc="2026-06-11T07:55:00Z">
        <w:r w:rsidRPr="00275276">
          <w:rPr>
            <w:lang w:val="en-US"/>
          </w:rPr>
          <w:t xml:space="preserve"> IETF RFC </w:t>
        </w:r>
      </w:ins>
      <w:ins w:id="202" w:author="Hunke, Simon" w:date="2026-06-11T09:57:00Z" w16du:dateUtc="2026-06-11T07:57:00Z">
        <w:r>
          <w:rPr>
            <w:lang w:val="en-US"/>
          </w:rPr>
          <w:t>7515</w:t>
        </w:r>
      </w:ins>
      <w:ins w:id="203" w:author="Hunke, Simon" w:date="2026-06-11T09:55:00Z" w16du:dateUtc="2026-06-11T07:55:00Z">
        <w:r w:rsidRPr="00275276">
          <w:rPr>
            <w:lang w:val="en-US"/>
          </w:rPr>
          <w:t xml:space="preserve">. </w:t>
        </w:r>
      </w:ins>
      <w:ins w:id="204" w:author="Hunke, Simon" w:date="2026-06-11T09:56:00Z" w16du:dateUtc="2026-06-11T07:56:00Z">
        <w:r>
          <w:rPr>
            <w:lang w:val="en-US"/>
          </w:rPr>
          <w:t>May</w:t>
        </w:r>
      </w:ins>
      <w:ins w:id="205" w:author="Hunke, Simon" w:date="2026-06-11T09:55:00Z" w16du:dateUtc="2026-06-11T07:55:00Z">
        <w:r w:rsidRPr="00275276">
          <w:rPr>
            <w:lang w:val="en-US"/>
          </w:rPr>
          <w:t xml:space="preserve"> 20</w:t>
        </w:r>
      </w:ins>
      <w:ins w:id="206" w:author="Hunke, Simon" w:date="2026-06-11T09:56:00Z" w16du:dateUtc="2026-06-11T07:56:00Z">
        <w:r>
          <w:rPr>
            <w:lang w:val="en-US"/>
          </w:rPr>
          <w:t>15</w:t>
        </w:r>
      </w:ins>
      <w:ins w:id="207" w:author="Hunke, Simon" w:date="2026-06-11T09:55:00Z" w16du:dateUtc="2026-06-11T07:55:00Z">
        <w:r w:rsidRPr="00275276">
          <w:rPr>
            <w:lang w:val="en-US"/>
          </w:rPr>
          <w:t>. https://www.rfc-editor.org/rfc/rfc</w:t>
        </w:r>
      </w:ins>
      <w:ins w:id="208" w:author="Hunke, Simon" w:date="2026-06-11T09:56:00Z" w16du:dateUtc="2026-06-11T07:56:00Z">
        <w:r>
          <w:rPr>
            <w:lang w:val="en-US"/>
          </w:rPr>
          <w:t>7515</w:t>
        </w:r>
      </w:ins>
    </w:p>
    <w:p w14:paraId="749D17AF" w14:textId="3247D073" w:rsidR="00D373E5" w:rsidRPr="00275276" w:rsidRDefault="00D373E5" w:rsidP="00D373E5">
      <w:pPr>
        <w:spacing w:after="200" w:line="276" w:lineRule="auto"/>
        <w:ind w:left="1560" w:hanging="1560"/>
        <w:rPr>
          <w:lang w:val="en-US"/>
        </w:rPr>
      </w:pPr>
      <w:r w:rsidRPr="00275276">
        <w:rPr>
          <w:lang w:val="en-US"/>
        </w:rPr>
        <w:t>[RFC8449]</w:t>
      </w:r>
      <w:r>
        <w:rPr>
          <w:lang w:val="en-US"/>
        </w:rPr>
        <w:tab/>
      </w:r>
      <w:r w:rsidRPr="00275276">
        <w:rPr>
          <w:lang w:val="en-US"/>
        </w:rPr>
        <w:t>Record Size Limit Extension for TLS</w:t>
      </w:r>
      <w:ins w:id="209" w:author="Hunke, Simon" w:date="2026-06-11T09:56:00Z" w16du:dateUtc="2026-06-11T07:56:00Z">
        <w:r w:rsidR="00E52C78">
          <w:rPr>
            <w:lang w:val="en-US"/>
          </w:rPr>
          <w:t>.</w:t>
        </w:r>
      </w:ins>
      <w:r w:rsidRPr="00275276">
        <w:rPr>
          <w:lang w:val="en-US"/>
        </w:rPr>
        <w:t xml:space="preserve"> IETF RFC 8449. August 2018. https://www.rfc-editor.org/rfc/rfc8449</w:t>
      </w:r>
    </w:p>
    <w:p w14:paraId="49A28438" w14:textId="77777777" w:rsidR="00D373E5" w:rsidRPr="00277C48" w:rsidRDefault="00D373E5" w:rsidP="00D373E5">
      <w:pPr>
        <w:spacing w:after="200" w:line="276" w:lineRule="auto"/>
        <w:ind w:left="1560" w:hanging="1560"/>
        <w:rPr>
          <w:lang w:val="en-US"/>
        </w:rPr>
      </w:pPr>
      <w:r w:rsidRPr="00275276">
        <w:rPr>
          <w:lang w:val="en-US"/>
        </w:rPr>
        <w:t>[RFC8785]</w:t>
      </w:r>
      <w:r>
        <w:rPr>
          <w:lang w:val="en-US"/>
        </w:rPr>
        <w:tab/>
      </w:r>
      <w:r w:rsidRPr="00275276">
        <w:rPr>
          <w:lang w:val="en-US"/>
        </w:rPr>
        <w:t xml:space="preserve">JSON Canonicalization Scheme (JCS). IETF RFC 8785. June 2020. </w:t>
      </w:r>
      <w:r w:rsidRPr="00277C48">
        <w:rPr>
          <w:lang w:val="en-US"/>
        </w:rPr>
        <w:t>https://www.rfc-editor.org/rfc/rfc8785</w:t>
      </w:r>
    </w:p>
    <w:p w14:paraId="2D81548C" w14:textId="77777777" w:rsidR="001053A5" w:rsidRDefault="001053A5" w:rsidP="001053A5">
      <w:pPr>
        <w:spacing w:after="200" w:line="276" w:lineRule="auto"/>
        <w:ind w:left="1560" w:hanging="1560"/>
        <w:rPr>
          <w:lang w:val="en-US"/>
        </w:rPr>
      </w:pPr>
      <w:r>
        <w:rPr>
          <w:lang w:val="en-US"/>
        </w:rPr>
        <w:t>[RFC9440]</w:t>
      </w:r>
      <w:r>
        <w:rPr>
          <w:lang w:val="en-US"/>
        </w:rPr>
        <w:tab/>
      </w:r>
      <w:r w:rsidRPr="002B70CA">
        <w:rPr>
          <w:lang w:val="en-US"/>
        </w:rPr>
        <w:t xml:space="preserve">Client-Cert HTTP Header Field. IETF RFC 9440. July 2023. </w:t>
      </w:r>
      <w:r>
        <w:rPr>
          <w:lang w:val="en-US"/>
        </w:rPr>
        <w:br/>
      </w:r>
      <w:r w:rsidRPr="002B70CA">
        <w:rPr>
          <w:lang w:val="en-US"/>
        </w:rPr>
        <w:t>https://www.rfc-editor.org/rfc/rfc9440</w:t>
      </w:r>
    </w:p>
    <w:p w14:paraId="0B503A57" w14:textId="77777777" w:rsidR="00D87BAE" w:rsidRPr="0025061D" w:rsidRDefault="00D87BAE" w:rsidP="00D87BAE">
      <w:pPr>
        <w:spacing w:after="200" w:line="276" w:lineRule="auto"/>
        <w:ind w:left="1560" w:hanging="1560"/>
      </w:pPr>
      <w:r w:rsidRPr="00DE6B9D">
        <w:rPr>
          <w:lang w:val="en-US"/>
        </w:rPr>
        <w:t>[TR03111]</w:t>
      </w:r>
      <w:r w:rsidRPr="00DE6B9D">
        <w:rPr>
          <w:lang w:val="en-US"/>
        </w:rPr>
        <w:tab/>
        <w:t xml:space="preserve">Technical Guideline BSI TR-03111 Elliptic Curve Cryptography. </w:t>
      </w:r>
      <w:r w:rsidRPr="0025061D">
        <w:t>01.06.2018.</w:t>
      </w:r>
      <w:r w:rsidRPr="0025061D">
        <w:br/>
        <w:t>https://www.bsi.bund.de/dok/TR-03111</w:t>
      </w:r>
    </w:p>
    <w:p w14:paraId="7AB724B1" w14:textId="0F1CD17D" w:rsidR="00D373E5" w:rsidRPr="00672C87" w:rsidRDefault="00D373E5" w:rsidP="00D373E5">
      <w:pPr>
        <w:spacing w:after="200" w:line="276" w:lineRule="auto"/>
        <w:ind w:left="1560" w:hanging="1560"/>
      </w:pPr>
      <w:r>
        <w:lastRenderedPageBreak/>
        <w:t>[TR03116-3]</w:t>
      </w:r>
      <w:r>
        <w:tab/>
        <w:t xml:space="preserve">Technische Richtlinie BSI TR-03116 Kryptographische Vorgaben für Projekte der Bundesregierung. Teil 3: Intelligente Messsysteme. </w:t>
      </w:r>
      <w:r w:rsidR="00AB3A72" w:rsidRPr="00AB3A72">
        <w:rPr>
          <w:rFonts w:ascii="Calibri" w:hAnsi="Calibri" w:cs="Calibri"/>
          <w:color w:val="000000"/>
          <w:shd w:val="clear" w:color="auto" w:fill="FFFFFF"/>
        </w:rPr>
        <w:t>13.12.2024</w:t>
      </w:r>
      <w:r>
        <w:rPr>
          <w:rFonts w:ascii="Calibri" w:hAnsi="Calibri" w:cs="Calibri"/>
          <w:color w:val="000000"/>
          <w:shd w:val="clear" w:color="auto" w:fill="FFFFFF"/>
        </w:rPr>
        <w:t>.</w:t>
      </w:r>
      <w:r>
        <w:br/>
      </w:r>
      <w:r w:rsidRPr="006A6BCE">
        <w:rPr>
          <w:sz w:val="15"/>
          <w:szCs w:val="15"/>
        </w:rPr>
        <w:t>https://www.bsi.bund.de/SharedDocs/Downloads/DE/BSI/Publikationen/TechnischeRichtlinien/TR03116/BSI-TR-03116-3.html</w:t>
      </w:r>
    </w:p>
    <w:p w14:paraId="796CCCB6" w14:textId="77777777" w:rsidR="00884ABE" w:rsidRDefault="00884ABE">
      <w:pPr>
        <w:pStyle w:val="berschrift1"/>
        <w:rPr>
          <w:ins w:id="210" w:author="Hunke, Simon" w:date="2026-06-11T10:54:00Z" w16du:dateUtc="2026-06-11T08:54:00Z"/>
        </w:rPr>
        <w:pPrChange w:id="211" w:author="Hunke, Simon" w:date="2026-06-11T12:02:00Z" w16du:dateUtc="2026-06-11T10:02:00Z">
          <w:pPr>
            <w:spacing w:after="200" w:line="276" w:lineRule="auto"/>
          </w:pPr>
        </w:pPrChange>
      </w:pPr>
      <w:r w:rsidRPr="00814040">
        <w:br w:type="page"/>
      </w:r>
      <w:bookmarkStart w:id="212" w:name="_Ref232072464"/>
      <w:ins w:id="213" w:author="Hunke, Simon" w:date="2026-06-11T10:54:00Z" w16du:dateUtc="2026-06-11T08:54:00Z">
        <w:r w:rsidR="001A194F">
          <w:lastRenderedPageBreak/>
          <w:t xml:space="preserve">Schema des JWS </w:t>
        </w:r>
        <w:proofErr w:type="spellStart"/>
        <w:r w:rsidR="001A194F">
          <w:t>Payloads</w:t>
        </w:r>
        <w:bookmarkEnd w:id="212"/>
        <w:proofErr w:type="spellEnd"/>
      </w:ins>
    </w:p>
    <w:p w14:paraId="1231075A" w14:textId="04B5BE45" w:rsidR="005F5380" w:rsidRDefault="001A194F" w:rsidP="00884ABE">
      <w:pPr>
        <w:spacing w:after="200" w:line="276" w:lineRule="auto"/>
        <w:rPr>
          <w:ins w:id="214" w:author="Hunke, Simon" w:date="2026-06-11T11:07:00Z" w16du:dateUtc="2026-06-11T09:07:00Z"/>
        </w:rPr>
      </w:pPr>
      <w:ins w:id="215" w:author="Hunke, Simon" w:date="2026-06-11T10:54:00Z" w16du:dateUtc="2026-06-11T08:54:00Z">
        <w:r>
          <w:t>Der JWS Payload für die Berechnung der Signat</w:t>
        </w:r>
      </w:ins>
      <w:ins w:id="216" w:author="Hunke, Simon" w:date="2026-06-11T10:55:00Z" w16du:dateUtc="2026-06-11T08:55:00Z">
        <w:r>
          <w:t>ur ist ein JSON-Objekt mit dem folgenden Schema g</w:t>
        </w:r>
      </w:ins>
      <w:ins w:id="217" w:author="Hunke, Simon" w:date="2026-06-11T12:01:00Z" w16du:dateUtc="2026-06-11T10:01:00Z">
        <w:r w:rsidR="00A431FA">
          <w:t>e</w:t>
        </w:r>
      </w:ins>
      <w:ins w:id="218" w:author="Hunke, Simon" w:date="2026-06-11T10:55:00Z" w16du:dateUtc="2026-06-11T08:55:00Z">
        <w:r>
          <w:t>mäß</w:t>
        </w:r>
      </w:ins>
      <w:ins w:id="219" w:author="Hunke, Simon" w:date="2026-06-11T12:01:00Z" w16du:dateUtc="2026-06-11T10:01:00Z">
        <w:r w:rsidR="00A431FA">
          <w:t xml:space="preserve"> [JS</w:t>
        </w:r>
      </w:ins>
      <w:ins w:id="220" w:author="Hunke, Simon" w:date="2026-06-11T12:03:00Z" w16du:dateUtc="2026-06-11T10:03:00Z">
        <w:r w:rsidR="00A431FA">
          <w:t>2020</w:t>
        </w:r>
      </w:ins>
      <w:ins w:id="221" w:author="Hunke, Simon" w:date="2026-06-11T12:01:00Z" w16du:dateUtc="2026-06-11T10:01:00Z">
        <w:r w:rsidR="00A431FA">
          <w:t>].</w:t>
        </w:r>
      </w:ins>
    </w:p>
    <w:p w14:paraId="301ADC71" w14:textId="77777777" w:rsidR="005F5380" w:rsidRPr="005F5380" w:rsidRDefault="005F5380">
      <w:pPr>
        <w:shd w:val="clear" w:color="auto" w:fill="BFBFBF" w:themeFill="background1" w:themeFillShade="BF"/>
        <w:spacing w:after="0" w:line="240" w:lineRule="auto"/>
        <w:rPr>
          <w:ins w:id="222" w:author="Hunke, Simon" w:date="2026-06-11T11:07:00Z" w16du:dateUtc="2026-06-11T09:07:00Z"/>
          <w:rFonts w:ascii="Consolas" w:hAnsi="Consolas"/>
          <w:rPrChange w:id="223" w:author="Hunke, Simon" w:date="2026-06-11T11:07:00Z" w16du:dateUtc="2026-06-11T09:07:00Z">
            <w:rPr>
              <w:ins w:id="224" w:author="Hunke, Simon" w:date="2026-06-11T11:07:00Z" w16du:dateUtc="2026-06-11T09:07:00Z"/>
            </w:rPr>
          </w:rPrChange>
        </w:rPr>
        <w:pPrChange w:id="225" w:author="Hunke, Simon" w:date="2026-06-11T12:07:00Z" w16du:dateUtc="2026-06-11T10:07:00Z">
          <w:pPr>
            <w:spacing w:after="200" w:line="276" w:lineRule="auto"/>
          </w:pPr>
        </w:pPrChange>
      </w:pPr>
      <w:ins w:id="226" w:author="Hunke, Simon" w:date="2026-06-11T11:07:00Z" w16du:dateUtc="2026-06-11T09:07:00Z">
        <w:r w:rsidRPr="005F5380">
          <w:rPr>
            <w:rFonts w:ascii="Consolas" w:hAnsi="Consolas"/>
            <w:rPrChange w:id="227" w:author="Hunke, Simon" w:date="2026-06-11T11:07:00Z" w16du:dateUtc="2026-06-11T09:07:00Z">
              <w:rPr/>
            </w:rPrChange>
          </w:rPr>
          <w:t>{</w:t>
        </w:r>
      </w:ins>
    </w:p>
    <w:p w14:paraId="6D467AC8" w14:textId="7BC710CE" w:rsidR="005F5380" w:rsidRDefault="005F5380">
      <w:pPr>
        <w:shd w:val="clear" w:color="auto" w:fill="BFBFBF" w:themeFill="background1" w:themeFillShade="BF"/>
        <w:spacing w:after="0" w:line="240" w:lineRule="auto"/>
        <w:rPr>
          <w:ins w:id="228" w:author="Hunke, Simon" w:date="2026-06-11T11:12:00Z" w16du:dateUtc="2026-06-11T09:12:00Z"/>
          <w:rFonts w:ascii="Consolas" w:hAnsi="Consolas"/>
          <w:lang w:val="en-US"/>
        </w:rPr>
        <w:pPrChange w:id="229" w:author="Hunke, Simon" w:date="2026-06-11T12:07:00Z" w16du:dateUtc="2026-06-11T10:07:00Z">
          <w:pPr>
            <w:spacing w:after="0" w:line="240" w:lineRule="auto"/>
          </w:pPr>
        </w:pPrChange>
      </w:pPr>
      <w:ins w:id="230" w:author="Hunke, Simon" w:date="2026-06-11T11:08:00Z" w16du:dateUtc="2026-06-11T09:08:00Z">
        <w:r w:rsidRPr="005F5380">
          <w:rPr>
            <w:rFonts w:ascii="Consolas" w:hAnsi="Consolas"/>
            <w:lang w:val="en-US"/>
            <w:rPrChange w:id="231" w:author="Hunke, Simon" w:date="2026-06-11T11:12:00Z" w16du:dateUtc="2026-06-11T09:12:00Z">
              <w:rPr>
                <w:rFonts w:ascii="Consolas" w:hAnsi="Consolas"/>
              </w:rPr>
            </w:rPrChange>
          </w:rPr>
          <w:t xml:space="preserve">  </w:t>
        </w:r>
      </w:ins>
      <w:ins w:id="232" w:author="Hunke, Simon" w:date="2026-06-11T11:10:00Z" w16du:dateUtc="2026-06-11T09:10:00Z">
        <w:r w:rsidRPr="005F5380">
          <w:rPr>
            <w:rFonts w:ascii="Consolas" w:hAnsi="Consolas"/>
            <w:lang w:val="en-US"/>
            <w:rPrChange w:id="233" w:author="Hunke, Simon" w:date="2026-06-11T11:12:00Z" w16du:dateUtc="2026-06-11T09:12:00Z">
              <w:rPr>
                <w:rFonts w:ascii="Consolas" w:hAnsi="Consolas"/>
              </w:rPr>
            </w:rPrChange>
          </w:rPr>
          <w:t>"</w:t>
        </w:r>
      </w:ins>
      <w:ins w:id="234" w:author="Hunke, Simon" w:date="2026-06-11T11:23:00Z" w16du:dateUtc="2026-06-11T09:23:00Z">
        <w:r w:rsidR="000E5706">
          <w:rPr>
            <w:rFonts w:ascii="Consolas" w:hAnsi="Consolas"/>
            <w:lang w:val="en-US"/>
          </w:rPr>
          <w:t>$</w:t>
        </w:r>
      </w:ins>
      <w:ins w:id="235" w:author="Hunke, Simon" w:date="2026-06-11T11:08:00Z" w16du:dateUtc="2026-06-11T09:08:00Z">
        <w:r w:rsidRPr="005F5380">
          <w:rPr>
            <w:rFonts w:ascii="Consolas" w:hAnsi="Consolas"/>
            <w:lang w:val="en-US"/>
            <w:rPrChange w:id="236" w:author="Hunke, Simon" w:date="2026-06-11T11:12:00Z" w16du:dateUtc="2026-06-11T09:12:00Z">
              <w:rPr>
                <w:rFonts w:ascii="Consolas" w:hAnsi="Consolas"/>
              </w:rPr>
            </w:rPrChange>
          </w:rPr>
          <w:t>id</w:t>
        </w:r>
      </w:ins>
      <w:ins w:id="237" w:author="Hunke, Simon" w:date="2026-06-11T11:10:00Z" w16du:dateUtc="2026-06-11T09:10:00Z">
        <w:r w:rsidRPr="005F5380">
          <w:rPr>
            <w:rFonts w:ascii="Consolas" w:hAnsi="Consolas"/>
            <w:lang w:val="en-US"/>
            <w:rPrChange w:id="238" w:author="Hunke, Simon" w:date="2026-06-11T11:12:00Z" w16du:dateUtc="2026-06-11T09:12:00Z">
              <w:rPr>
                <w:rFonts w:ascii="Consolas" w:hAnsi="Consolas"/>
              </w:rPr>
            </w:rPrChange>
          </w:rPr>
          <w:t>"</w:t>
        </w:r>
      </w:ins>
      <w:ins w:id="239" w:author="Hunke, Simon" w:date="2026-06-11T11:08:00Z" w16du:dateUtc="2026-06-11T09:08:00Z">
        <w:r w:rsidRPr="005F5380">
          <w:rPr>
            <w:rFonts w:ascii="Consolas" w:hAnsi="Consolas"/>
            <w:lang w:val="en-US"/>
            <w:rPrChange w:id="240" w:author="Hunke, Simon" w:date="2026-06-11T11:12:00Z" w16du:dateUtc="2026-06-11T09:12:00Z">
              <w:rPr>
                <w:rFonts w:ascii="Consolas" w:hAnsi="Consolas"/>
              </w:rPr>
            </w:rPrChange>
          </w:rPr>
          <w:t xml:space="preserve">: </w:t>
        </w:r>
      </w:ins>
      <w:ins w:id="241" w:author="Hunke, Simon" w:date="2026-06-11T12:52:00Z" w16du:dateUtc="2026-06-11T10:52:00Z">
        <w:r w:rsidR="002F6546">
          <w:rPr>
            <w:rFonts w:ascii="Consolas" w:hAnsi="Consolas"/>
            <w:lang w:val="en-US"/>
          </w:rPr>
          <w:t>"</w:t>
        </w:r>
        <w:r w:rsidR="002F6546">
          <w:rPr>
            <w:rFonts w:ascii="Consolas" w:hAnsi="Consolas"/>
            <w:lang w:val="en-US"/>
          </w:rPr>
          <w:fldChar w:fldCharType="begin"/>
        </w:r>
        <w:r w:rsidR="002F6546">
          <w:rPr>
            <w:rFonts w:ascii="Consolas" w:hAnsi="Consolas"/>
            <w:lang w:val="en-US"/>
          </w:rPr>
          <w:instrText>HYPERLINK "</w:instrText>
        </w:r>
      </w:ins>
      <w:ins w:id="242" w:author="Hunke, Simon" w:date="2026-06-11T11:11:00Z" w16du:dateUtc="2026-06-11T09:11:00Z">
        <w:r w:rsidR="002F6546" w:rsidRPr="002F6546">
          <w:rPr>
            <w:rFonts w:ascii="Consolas" w:hAnsi="Consolas"/>
            <w:lang w:val="en-US"/>
            <w:rPrChange w:id="243" w:author="Hunke, Simon" w:date="2026-06-11T12:52:00Z" w16du:dateUtc="2026-06-11T10:52:00Z">
              <w:rPr>
                <w:rFonts w:ascii="Consolas" w:hAnsi="Consolas"/>
              </w:rPr>
            </w:rPrChange>
          </w:rPr>
          <w:instrText>https://www.bdew.de/api/jws</w:instrText>
        </w:r>
      </w:ins>
      <w:ins w:id="244" w:author="Hunke, Simon" w:date="2026-06-11T11:12:00Z" w16du:dateUtc="2026-06-11T09:12:00Z">
        <w:r w:rsidR="002F6546" w:rsidRPr="002F6546">
          <w:rPr>
            <w:rFonts w:ascii="Consolas" w:hAnsi="Consolas"/>
            <w:lang w:val="en-US"/>
            <w:rPrChange w:id="245" w:author="Hunke, Simon" w:date="2026-06-11T12:52:00Z" w16du:dateUtc="2026-06-11T10:52:00Z">
              <w:rPr>
                <w:rFonts w:ascii="Consolas" w:hAnsi="Consolas"/>
              </w:rPr>
            </w:rPrChange>
          </w:rPr>
          <w:instrText>/payload</w:instrText>
        </w:r>
      </w:ins>
      <w:ins w:id="246" w:author="Hunke, Simon" w:date="2026-06-11T11:11:00Z" w16du:dateUtc="2026-06-11T09:11:00Z">
        <w:r w:rsidR="002F6546" w:rsidRPr="002F6546">
          <w:rPr>
            <w:rFonts w:ascii="Consolas" w:hAnsi="Consolas"/>
            <w:lang w:val="en-US"/>
            <w:rPrChange w:id="247" w:author="Hunke, Simon" w:date="2026-06-11T12:52:00Z" w16du:dateUtc="2026-06-11T10:52:00Z">
              <w:rPr>
                <w:rFonts w:ascii="Consolas" w:hAnsi="Consolas"/>
              </w:rPr>
            </w:rPrChange>
          </w:rPr>
          <w:instrText>/2026-10-01</w:instrText>
        </w:r>
      </w:ins>
      <w:ins w:id="248" w:author="Hunke, Simon" w:date="2026-06-11T12:52:00Z" w16du:dateUtc="2026-06-11T10:52:00Z">
        <w:r w:rsidR="002F6546">
          <w:rPr>
            <w:rFonts w:ascii="Consolas" w:hAnsi="Consolas"/>
            <w:lang w:val="en-US"/>
          </w:rPr>
          <w:instrText>"</w:instrText>
        </w:r>
        <w:r w:rsidR="002F6546">
          <w:rPr>
            <w:rFonts w:ascii="Consolas" w:hAnsi="Consolas"/>
            <w:lang w:val="en-US"/>
          </w:rPr>
        </w:r>
        <w:r w:rsidR="002F6546">
          <w:rPr>
            <w:rFonts w:ascii="Consolas" w:hAnsi="Consolas"/>
            <w:lang w:val="en-US"/>
          </w:rPr>
          <w:fldChar w:fldCharType="separate"/>
        </w:r>
      </w:ins>
      <w:ins w:id="249" w:author="Hunke, Simon" w:date="2026-06-11T11:11:00Z" w16du:dateUtc="2026-06-11T09:11:00Z">
        <w:r w:rsidR="002F6546" w:rsidRPr="00162811">
          <w:rPr>
            <w:rStyle w:val="Hyperlink"/>
            <w:lang w:val="en-US"/>
            <w:rPrChange w:id="250" w:author="Hunke, Simon" w:date="2026-06-11T12:52:00Z" w16du:dateUtc="2026-06-11T10:52:00Z">
              <w:rPr>
                <w:rFonts w:ascii="Consolas" w:hAnsi="Consolas"/>
              </w:rPr>
            </w:rPrChange>
          </w:rPr>
          <w:t>https://www.bdew.de/api/jws</w:t>
        </w:r>
      </w:ins>
      <w:ins w:id="251" w:author="Hunke, Simon" w:date="2026-06-11T11:12:00Z" w16du:dateUtc="2026-06-11T09:12:00Z">
        <w:r w:rsidR="002F6546" w:rsidRPr="00162811">
          <w:rPr>
            <w:rStyle w:val="Hyperlink"/>
            <w:lang w:val="en-US"/>
            <w:rPrChange w:id="252" w:author="Hunke, Simon" w:date="2026-06-11T12:52:00Z" w16du:dateUtc="2026-06-11T10:52:00Z">
              <w:rPr>
                <w:rFonts w:ascii="Consolas" w:hAnsi="Consolas"/>
              </w:rPr>
            </w:rPrChange>
          </w:rPr>
          <w:t>/payload</w:t>
        </w:r>
      </w:ins>
      <w:ins w:id="253" w:author="Hunke, Simon" w:date="2026-06-11T11:11:00Z" w16du:dateUtc="2026-06-11T09:11:00Z">
        <w:r w:rsidR="002F6546" w:rsidRPr="00162811">
          <w:rPr>
            <w:rStyle w:val="Hyperlink"/>
            <w:lang w:val="en-US"/>
            <w:rPrChange w:id="254" w:author="Hunke, Simon" w:date="2026-06-11T12:52:00Z" w16du:dateUtc="2026-06-11T10:52:00Z">
              <w:rPr>
                <w:rFonts w:ascii="Consolas" w:hAnsi="Consolas"/>
              </w:rPr>
            </w:rPrChange>
          </w:rPr>
          <w:t>/2026-10-01</w:t>
        </w:r>
      </w:ins>
      <w:ins w:id="255" w:author="Hunke, Simon" w:date="2026-06-11T12:52:00Z" w16du:dateUtc="2026-06-11T10:52:00Z">
        <w:r w:rsidR="002F6546">
          <w:rPr>
            <w:rFonts w:ascii="Consolas" w:hAnsi="Consolas"/>
            <w:lang w:val="en-US"/>
          </w:rPr>
          <w:fldChar w:fldCharType="end"/>
        </w:r>
        <w:r w:rsidR="002F6546">
          <w:rPr>
            <w:rFonts w:ascii="Consolas" w:hAnsi="Consolas"/>
            <w:lang w:val="en-US"/>
          </w:rPr>
          <w:t>"</w:t>
        </w:r>
      </w:ins>
      <w:ins w:id="256" w:author="Hunke, Simon" w:date="2026-06-11T11:12:00Z" w16du:dateUtc="2026-06-11T09:12:00Z">
        <w:r>
          <w:rPr>
            <w:rFonts w:ascii="Consolas" w:hAnsi="Consolas"/>
            <w:lang w:val="en-US"/>
          </w:rPr>
          <w:t>,</w:t>
        </w:r>
      </w:ins>
    </w:p>
    <w:p w14:paraId="16B632C2" w14:textId="0FE5457E" w:rsidR="005F5380" w:rsidRPr="000E5706" w:rsidRDefault="005F5380">
      <w:pPr>
        <w:shd w:val="clear" w:color="auto" w:fill="BFBFBF" w:themeFill="background1" w:themeFillShade="BF"/>
        <w:spacing w:after="0" w:line="240" w:lineRule="auto"/>
        <w:rPr>
          <w:ins w:id="257" w:author="Hunke, Simon" w:date="2026-06-11T11:12:00Z" w16du:dateUtc="2026-06-11T09:12:00Z"/>
          <w:rFonts w:ascii="Consolas" w:hAnsi="Consolas"/>
          <w:rPrChange w:id="258" w:author="Hunke, Simon" w:date="2026-06-11T11:23:00Z" w16du:dateUtc="2026-06-11T09:23:00Z">
            <w:rPr>
              <w:ins w:id="259" w:author="Hunke, Simon" w:date="2026-06-11T11:12:00Z" w16du:dateUtc="2026-06-11T09:12:00Z"/>
              <w:rFonts w:ascii="Consolas" w:hAnsi="Consolas"/>
              <w:lang w:val="en-US"/>
            </w:rPr>
          </w:rPrChange>
        </w:rPr>
        <w:pPrChange w:id="260" w:author="Hunke, Simon" w:date="2026-06-11T12:07:00Z" w16du:dateUtc="2026-06-11T10:07:00Z">
          <w:pPr>
            <w:spacing w:after="0" w:line="240" w:lineRule="auto"/>
          </w:pPr>
        </w:pPrChange>
      </w:pPr>
      <w:ins w:id="261" w:author="Hunke, Simon" w:date="2026-06-11T11:12:00Z" w16du:dateUtc="2026-06-11T09:12:00Z">
        <w:r w:rsidRPr="000E5706">
          <w:rPr>
            <w:rFonts w:ascii="Consolas" w:hAnsi="Consolas"/>
            <w:lang w:val="en-US"/>
          </w:rPr>
          <w:t xml:space="preserve">  </w:t>
        </w:r>
        <w:r w:rsidRPr="000E5706">
          <w:rPr>
            <w:rFonts w:ascii="Consolas" w:hAnsi="Consolas"/>
            <w:rPrChange w:id="262" w:author="Hunke, Simon" w:date="2026-06-11T11:23:00Z" w16du:dateUtc="2026-06-11T09:23:00Z">
              <w:rPr>
                <w:rFonts w:ascii="Consolas" w:hAnsi="Consolas"/>
                <w:lang w:val="en-US"/>
              </w:rPr>
            </w:rPrChange>
          </w:rPr>
          <w:t>"$</w:t>
        </w:r>
        <w:proofErr w:type="spellStart"/>
        <w:r w:rsidRPr="000E5706">
          <w:rPr>
            <w:rFonts w:ascii="Consolas" w:hAnsi="Consolas"/>
            <w:rPrChange w:id="263" w:author="Hunke, Simon" w:date="2026-06-11T11:23:00Z" w16du:dateUtc="2026-06-11T09:23:00Z">
              <w:rPr>
                <w:rFonts w:ascii="Consolas" w:hAnsi="Consolas"/>
                <w:lang w:val="en-US"/>
              </w:rPr>
            </w:rPrChange>
          </w:rPr>
          <w:t>schema</w:t>
        </w:r>
        <w:proofErr w:type="spellEnd"/>
        <w:r w:rsidRPr="000E5706">
          <w:rPr>
            <w:rFonts w:ascii="Consolas" w:hAnsi="Consolas"/>
            <w:rPrChange w:id="264" w:author="Hunke, Simon" w:date="2026-06-11T11:23:00Z" w16du:dateUtc="2026-06-11T09:23:00Z">
              <w:rPr>
                <w:rFonts w:ascii="Consolas" w:hAnsi="Consolas"/>
                <w:lang w:val="en-US"/>
              </w:rPr>
            </w:rPrChange>
          </w:rPr>
          <w:t>": "</w:t>
        </w:r>
      </w:ins>
      <w:ins w:id="265" w:author="Hunke, Simon" w:date="2026-06-11T11:23:00Z" w16du:dateUtc="2026-06-11T09:23:00Z">
        <w:r w:rsidR="000E5706" w:rsidRPr="000E5706">
          <w:rPr>
            <w:rFonts w:ascii="Consolas" w:hAnsi="Consolas"/>
            <w:rPrChange w:id="266" w:author="Hunke, Simon" w:date="2026-06-11T11:23:00Z" w16du:dateUtc="2026-06-11T09:23:00Z">
              <w:rPr>
                <w:rFonts w:ascii="Consolas" w:hAnsi="Consolas"/>
                <w:lang w:val="en-US"/>
              </w:rPr>
            </w:rPrChange>
          </w:rPr>
          <w:t>https://json-schema.org/draft/2020-12/</w:t>
        </w:r>
        <w:proofErr w:type="spellStart"/>
        <w:r w:rsidR="000E5706" w:rsidRPr="000E5706">
          <w:rPr>
            <w:rFonts w:ascii="Consolas" w:hAnsi="Consolas"/>
            <w:rPrChange w:id="267" w:author="Hunke, Simon" w:date="2026-06-11T11:23:00Z" w16du:dateUtc="2026-06-11T09:23:00Z">
              <w:rPr>
                <w:rFonts w:ascii="Consolas" w:hAnsi="Consolas"/>
                <w:lang w:val="en-US"/>
              </w:rPr>
            </w:rPrChange>
          </w:rPr>
          <w:t>schema</w:t>
        </w:r>
      </w:ins>
      <w:proofErr w:type="spellEnd"/>
      <w:ins w:id="268" w:author="Hunke, Simon" w:date="2026-06-11T11:12:00Z" w16du:dateUtc="2026-06-11T09:12:00Z">
        <w:r w:rsidRPr="000E5706">
          <w:rPr>
            <w:rFonts w:ascii="Consolas" w:hAnsi="Consolas"/>
            <w:rPrChange w:id="269" w:author="Hunke, Simon" w:date="2026-06-11T11:23:00Z" w16du:dateUtc="2026-06-11T09:23:00Z">
              <w:rPr>
                <w:rFonts w:ascii="Consolas" w:hAnsi="Consolas"/>
                <w:lang w:val="en-US"/>
              </w:rPr>
            </w:rPrChange>
          </w:rPr>
          <w:t>",</w:t>
        </w:r>
      </w:ins>
    </w:p>
    <w:p w14:paraId="1C59A453" w14:textId="3E5F5F28" w:rsidR="005F5380" w:rsidRPr="00A431FA" w:rsidRDefault="005F5380">
      <w:pPr>
        <w:shd w:val="clear" w:color="auto" w:fill="BFBFBF" w:themeFill="background1" w:themeFillShade="BF"/>
        <w:spacing w:after="0" w:line="240" w:lineRule="auto"/>
        <w:rPr>
          <w:ins w:id="270" w:author="Hunke, Simon" w:date="2026-06-11T11:12:00Z" w16du:dateUtc="2026-06-11T09:12:00Z"/>
          <w:rFonts w:ascii="Consolas" w:hAnsi="Consolas"/>
          <w:rPrChange w:id="271" w:author="Hunke, Simon" w:date="2026-06-11T12:01:00Z" w16du:dateUtc="2026-06-11T10:01:00Z">
            <w:rPr>
              <w:ins w:id="272" w:author="Hunke, Simon" w:date="2026-06-11T11:12:00Z" w16du:dateUtc="2026-06-11T09:12:00Z"/>
              <w:rFonts w:ascii="Consolas" w:hAnsi="Consolas"/>
              <w:lang w:val="en-US"/>
            </w:rPr>
          </w:rPrChange>
        </w:rPr>
        <w:pPrChange w:id="273" w:author="Hunke, Simon" w:date="2026-06-11T12:07:00Z" w16du:dateUtc="2026-06-11T10:07:00Z">
          <w:pPr>
            <w:spacing w:after="0" w:line="240" w:lineRule="auto"/>
          </w:pPr>
        </w:pPrChange>
      </w:pPr>
      <w:ins w:id="274" w:author="Hunke, Simon" w:date="2026-06-11T11:12:00Z" w16du:dateUtc="2026-06-11T09:12:00Z">
        <w:r w:rsidRPr="000E5706">
          <w:rPr>
            <w:rFonts w:ascii="Consolas" w:hAnsi="Consolas"/>
            <w:rPrChange w:id="275" w:author="Hunke, Simon" w:date="2026-06-11T11:23:00Z" w16du:dateUtc="2026-06-11T09:23:00Z">
              <w:rPr>
                <w:rFonts w:ascii="Consolas" w:hAnsi="Consolas"/>
                <w:lang w:val="en-US"/>
              </w:rPr>
            </w:rPrChange>
          </w:rPr>
          <w:t xml:space="preserve">  </w:t>
        </w:r>
        <w:r w:rsidRPr="00A431FA">
          <w:rPr>
            <w:rFonts w:ascii="Consolas" w:hAnsi="Consolas"/>
            <w:rPrChange w:id="276" w:author="Hunke, Simon" w:date="2026-06-11T12:01:00Z" w16du:dateUtc="2026-06-11T10:01:00Z">
              <w:rPr>
                <w:rFonts w:ascii="Consolas" w:hAnsi="Consolas"/>
                <w:lang w:val="en-US"/>
              </w:rPr>
            </w:rPrChange>
          </w:rPr>
          <w:t>"</w:t>
        </w:r>
        <w:proofErr w:type="spellStart"/>
        <w:r w:rsidRPr="00A431FA">
          <w:rPr>
            <w:rFonts w:ascii="Consolas" w:hAnsi="Consolas"/>
            <w:rPrChange w:id="277" w:author="Hunke, Simon" w:date="2026-06-11T12:01:00Z" w16du:dateUtc="2026-06-11T10:01:00Z">
              <w:rPr>
                <w:rFonts w:ascii="Consolas" w:hAnsi="Consolas"/>
                <w:lang w:val="en-US"/>
              </w:rPr>
            </w:rPrChange>
          </w:rPr>
          <w:t>description</w:t>
        </w:r>
        <w:proofErr w:type="spellEnd"/>
        <w:r w:rsidRPr="00A431FA">
          <w:rPr>
            <w:rFonts w:ascii="Consolas" w:hAnsi="Consolas"/>
            <w:rPrChange w:id="278" w:author="Hunke, Simon" w:date="2026-06-11T12:01:00Z" w16du:dateUtc="2026-06-11T10:01:00Z">
              <w:rPr>
                <w:rFonts w:ascii="Consolas" w:hAnsi="Consolas"/>
                <w:lang w:val="en-US"/>
              </w:rPr>
            </w:rPrChange>
          </w:rPr>
          <w:t>": "</w:t>
        </w:r>
      </w:ins>
      <w:ins w:id="279" w:author="Hunke, Simon" w:date="2026-06-11T12:00:00Z" w16du:dateUtc="2026-06-11T10:00:00Z">
        <w:r w:rsidR="00A431FA" w:rsidRPr="00A431FA">
          <w:rPr>
            <w:rFonts w:ascii="Consolas" w:hAnsi="Consolas"/>
            <w:rPrChange w:id="280" w:author="Hunke, Simon" w:date="2026-06-11T12:01:00Z" w16du:dateUtc="2026-06-11T10:01:00Z">
              <w:rPr>
                <w:rFonts w:ascii="Consolas" w:hAnsi="Consolas"/>
                <w:lang w:val="en-US"/>
              </w:rPr>
            </w:rPrChange>
          </w:rPr>
          <w:t>JW</w:t>
        </w:r>
      </w:ins>
      <w:ins w:id="281" w:author="Hunke, Simon" w:date="2026-06-11T12:01:00Z" w16du:dateUtc="2026-06-11T10:01:00Z">
        <w:r w:rsidR="00A431FA" w:rsidRPr="00A431FA">
          <w:rPr>
            <w:rFonts w:ascii="Consolas" w:hAnsi="Consolas"/>
            <w:rPrChange w:id="282" w:author="Hunke, Simon" w:date="2026-06-11T12:01:00Z" w16du:dateUtc="2026-06-11T10:01:00Z">
              <w:rPr>
                <w:rFonts w:ascii="Consolas" w:hAnsi="Consolas"/>
                <w:lang w:val="en-US"/>
              </w:rPr>
            </w:rPrChange>
          </w:rPr>
          <w:t>S Payload für die Signaturberechnung</w:t>
        </w:r>
      </w:ins>
      <w:ins w:id="283" w:author="Hunke, Simon" w:date="2026-06-11T11:12:00Z" w16du:dateUtc="2026-06-11T09:12:00Z">
        <w:r w:rsidRPr="00A431FA">
          <w:rPr>
            <w:rFonts w:ascii="Consolas" w:hAnsi="Consolas"/>
            <w:rPrChange w:id="284" w:author="Hunke, Simon" w:date="2026-06-11T12:01:00Z" w16du:dateUtc="2026-06-11T10:01:00Z">
              <w:rPr>
                <w:rFonts w:ascii="Consolas" w:hAnsi="Consolas"/>
                <w:lang w:val="en-US"/>
              </w:rPr>
            </w:rPrChange>
          </w:rPr>
          <w:t>",</w:t>
        </w:r>
      </w:ins>
    </w:p>
    <w:p w14:paraId="010C900B" w14:textId="3E2846B8" w:rsidR="005F5380" w:rsidRDefault="005F5380">
      <w:pPr>
        <w:shd w:val="clear" w:color="auto" w:fill="BFBFBF" w:themeFill="background1" w:themeFillShade="BF"/>
        <w:spacing w:after="0" w:line="240" w:lineRule="auto"/>
        <w:rPr>
          <w:ins w:id="285" w:author="Hunke, Simon" w:date="2026-06-11T11:13:00Z" w16du:dateUtc="2026-06-11T09:13:00Z"/>
          <w:rFonts w:ascii="Consolas" w:hAnsi="Consolas"/>
          <w:lang w:val="en-US"/>
        </w:rPr>
        <w:pPrChange w:id="286" w:author="Hunke, Simon" w:date="2026-06-11T12:07:00Z" w16du:dateUtc="2026-06-11T10:07:00Z">
          <w:pPr>
            <w:spacing w:after="0" w:line="240" w:lineRule="auto"/>
          </w:pPr>
        </w:pPrChange>
      </w:pPr>
      <w:ins w:id="287" w:author="Hunke, Simon" w:date="2026-06-11T11:12:00Z" w16du:dateUtc="2026-06-11T09:12:00Z">
        <w:r w:rsidRPr="00A431FA">
          <w:rPr>
            <w:rFonts w:ascii="Consolas" w:hAnsi="Consolas"/>
            <w:rPrChange w:id="288" w:author="Hunke, Simon" w:date="2026-06-11T12:01:00Z" w16du:dateUtc="2026-06-11T10:01:00Z">
              <w:rPr>
                <w:rFonts w:ascii="Consolas" w:hAnsi="Consolas"/>
                <w:lang w:val="en-US"/>
              </w:rPr>
            </w:rPrChange>
          </w:rPr>
          <w:t xml:space="preserve">  </w:t>
        </w:r>
        <w:r>
          <w:rPr>
            <w:rFonts w:ascii="Consolas" w:hAnsi="Consolas"/>
            <w:lang w:val="en-US"/>
          </w:rPr>
          <w:t>"type": "object"</w:t>
        </w:r>
      </w:ins>
      <w:ins w:id="289" w:author="Hunke, Simon" w:date="2026-06-11T11:13:00Z" w16du:dateUtc="2026-06-11T09:13:00Z">
        <w:r>
          <w:rPr>
            <w:rFonts w:ascii="Consolas" w:hAnsi="Consolas"/>
            <w:lang w:val="en-US"/>
          </w:rPr>
          <w:t>,</w:t>
        </w:r>
      </w:ins>
    </w:p>
    <w:p w14:paraId="66516C31" w14:textId="4B1C8450" w:rsidR="005F5380" w:rsidRDefault="005F5380">
      <w:pPr>
        <w:shd w:val="clear" w:color="auto" w:fill="BFBFBF" w:themeFill="background1" w:themeFillShade="BF"/>
        <w:spacing w:after="0" w:line="240" w:lineRule="auto"/>
        <w:rPr>
          <w:ins w:id="290" w:author="Hunke, Simon" w:date="2026-06-11T11:13:00Z" w16du:dateUtc="2026-06-11T09:13:00Z"/>
          <w:rFonts w:ascii="Consolas" w:hAnsi="Consolas"/>
          <w:lang w:val="en-US"/>
        </w:rPr>
        <w:pPrChange w:id="291" w:author="Hunke, Simon" w:date="2026-06-11T12:07:00Z" w16du:dateUtc="2026-06-11T10:07:00Z">
          <w:pPr>
            <w:spacing w:after="0" w:line="240" w:lineRule="auto"/>
          </w:pPr>
        </w:pPrChange>
      </w:pPr>
      <w:ins w:id="292" w:author="Hunke, Simon" w:date="2026-06-11T11:13:00Z" w16du:dateUtc="2026-06-11T09:13:00Z">
        <w:r>
          <w:rPr>
            <w:rFonts w:ascii="Consolas" w:hAnsi="Consolas"/>
            <w:lang w:val="en-US"/>
          </w:rPr>
          <w:t xml:space="preserve">  "properties</w:t>
        </w:r>
        <w:proofErr w:type="gramStart"/>
        <w:r>
          <w:rPr>
            <w:rFonts w:ascii="Consolas" w:hAnsi="Consolas"/>
            <w:lang w:val="en-US"/>
          </w:rPr>
          <w:t>": {</w:t>
        </w:r>
        <w:proofErr w:type="gramEnd"/>
      </w:ins>
    </w:p>
    <w:p w14:paraId="035777EA" w14:textId="77777777" w:rsidR="002F3461" w:rsidRDefault="005F5380">
      <w:pPr>
        <w:shd w:val="clear" w:color="auto" w:fill="BFBFBF" w:themeFill="background1" w:themeFillShade="BF"/>
        <w:spacing w:after="0" w:line="240" w:lineRule="auto"/>
        <w:rPr>
          <w:ins w:id="293" w:author="Hunke, Simon" w:date="2026-06-11T11:27:00Z" w16du:dateUtc="2026-06-11T09:27:00Z"/>
          <w:rFonts w:ascii="Consolas" w:hAnsi="Consolas"/>
          <w:lang w:val="en-US"/>
        </w:rPr>
        <w:pPrChange w:id="294" w:author="Hunke, Simon" w:date="2026-06-11T12:07:00Z" w16du:dateUtc="2026-06-11T10:07:00Z">
          <w:pPr>
            <w:spacing w:after="0" w:line="240" w:lineRule="auto"/>
          </w:pPr>
        </w:pPrChange>
      </w:pPr>
      <w:ins w:id="295" w:author="Hunke, Simon" w:date="2026-06-11T11:13:00Z" w16du:dateUtc="2026-06-11T09:13:00Z">
        <w:r>
          <w:rPr>
            <w:rFonts w:ascii="Consolas" w:hAnsi="Consolas"/>
            <w:lang w:val="en-US"/>
          </w:rPr>
          <w:t xml:space="preserve">    "meta</w:t>
        </w:r>
        <w:proofErr w:type="gramStart"/>
        <w:r>
          <w:rPr>
            <w:rFonts w:ascii="Consolas" w:hAnsi="Consolas"/>
            <w:lang w:val="en-US"/>
          </w:rPr>
          <w:t>": {</w:t>
        </w:r>
      </w:ins>
      <w:proofErr w:type="gramEnd"/>
    </w:p>
    <w:p w14:paraId="0A4D4B31" w14:textId="44FADE20" w:rsidR="002F3461" w:rsidRDefault="002F3461">
      <w:pPr>
        <w:shd w:val="clear" w:color="auto" w:fill="BFBFBF" w:themeFill="background1" w:themeFillShade="BF"/>
        <w:spacing w:after="0" w:line="240" w:lineRule="auto"/>
        <w:rPr>
          <w:ins w:id="296" w:author="Hunke, Simon" w:date="2026-06-11T11:27:00Z" w16du:dateUtc="2026-06-11T09:27:00Z"/>
          <w:rFonts w:ascii="Consolas" w:hAnsi="Consolas"/>
          <w:lang w:val="en-US"/>
        </w:rPr>
        <w:pPrChange w:id="297" w:author="Hunke, Simon" w:date="2026-06-11T12:07:00Z" w16du:dateUtc="2026-06-11T10:07:00Z">
          <w:pPr>
            <w:spacing w:after="0" w:line="240" w:lineRule="auto"/>
          </w:pPr>
        </w:pPrChange>
      </w:pPr>
      <w:ins w:id="298" w:author="Hunke, Simon" w:date="2026-06-11T11:27:00Z" w16du:dateUtc="2026-06-11T09:27:00Z">
        <w:r>
          <w:rPr>
            <w:rFonts w:ascii="Consolas" w:hAnsi="Consolas"/>
            <w:lang w:val="en-US"/>
          </w:rPr>
          <w:t xml:space="preserve">      "type": "object",</w:t>
        </w:r>
      </w:ins>
    </w:p>
    <w:p w14:paraId="3A27926E" w14:textId="77777777" w:rsidR="003D58CD" w:rsidRDefault="002F3461">
      <w:pPr>
        <w:shd w:val="clear" w:color="auto" w:fill="BFBFBF" w:themeFill="background1" w:themeFillShade="BF"/>
        <w:spacing w:after="0" w:line="240" w:lineRule="auto"/>
        <w:rPr>
          <w:ins w:id="299" w:author="Hunke, Simon" w:date="2026-06-11T11:35:00Z" w16du:dateUtc="2026-06-11T09:35:00Z"/>
          <w:rFonts w:ascii="Consolas" w:hAnsi="Consolas"/>
          <w:lang w:val="en-US"/>
        </w:rPr>
        <w:pPrChange w:id="300" w:author="Hunke, Simon" w:date="2026-06-11T12:07:00Z" w16du:dateUtc="2026-06-11T10:07:00Z">
          <w:pPr>
            <w:spacing w:after="0" w:line="240" w:lineRule="auto"/>
          </w:pPr>
        </w:pPrChange>
      </w:pPr>
      <w:ins w:id="301" w:author="Hunke, Simon" w:date="2026-06-11T11:27:00Z" w16du:dateUtc="2026-06-11T09:27:00Z">
        <w:r>
          <w:rPr>
            <w:rFonts w:ascii="Consolas" w:hAnsi="Consolas"/>
            <w:lang w:val="en-US"/>
          </w:rPr>
          <w:t xml:space="preserve">      "properties</w:t>
        </w:r>
        <w:proofErr w:type="gramStart"/>
        <w:r>
          <w:rPr>
            <w:rFonts w:ascii="Consolas" w:hAnsi="Consolas"/>
            <w:lang w:val="en-US"/>
          </w:rPr>
          <w:t>": {</w:t>
        </w:r>
      </w:ins>
      <w:proofErr w:type="gramEnd"/>
    </w:p>
    <w:p w14:paraId="1B294BCC" w14:textId="77777777" w:rsidR="003D58CD" w:rsidRDefault="003D58CD">
      <w:pPr>
        <w:shd w:val="clear" w:color="auto" w:fill="BFBFBF" w:themeFill="background1" w:themeFillShade="BF"/>
        <w:spacing w:after="0" w:line="240" w:lineRule="auto"/>
        <w:rPr>
          <w:ins w:id="302" w:author="Hunke, Simon" w:date="2026-06-11T11:35:00Z" w16du:dateUtc="2026-06-11T09:35:00Z"/>
          <w:rFonts w:ascii="Consolas" w:hAnsi="Consolas"/>
          <w:lang w:val="en-US"/>
        </w:rPr>
        <w:pPrChange w:id="303" w:author="Hunke, Simon" w:date="2026-06-11T12:07:00Z" w16du:dateUtc="2026-06-11T10:07:00Z">
          <w:pPr>
            <w:spacing w:after="0" w:line="240" w:lineRule="auto"/>
          </w:pPr>
        </w:pPrChange>
      </w:pPr>
      <w:ins w:id="304" w:author="Hunke, Simon" w:date="2026-06-11T11:35:00Z" w16du:dateUtc="2026-06-11T09:35:00Z">
        <w:r>
          <w:rPr>
            <w:rFonts w:ascii="Consolas" w:hAnsi="Consolas"/>
            <w:lang w:val="en-US"/>
          </w:rPr>
          <w:t xml:space="preserve">        "</w:t>
        </w:r>
        <w:proofErr w:type="spellStart"/>
        <w:r>
          <w:rPr>
            <w:rFonts w:ascii="Consolas" w:hAnsi="Consolas"/>
            <w:lang w:val="en-US"/>
          </w:rPr>
          <w:t>apiId</w:t>
        </w:r>
        <w:proofErr w:type="spellEnd"/>
        <w:proofErr w:type="gramStart"/>
        <w:r>
          <w:rPr>
            <w:rFonts w:ascii="Consolas" w:hAnsi="Consolas"/>
            <w:lang w:val="en-US"/>
          </w:rPr>
          <w:t>": {</w:t>
        </w:r>
        <w:proofErr w:type="gramEnd"/>
      </w:ins>
    </w:p>
    <w:p w14:paraId="1A4D8FAD" w14:textId="77777777" w:rsidR="003D58CD" w:rsidRDefault="003D58CD">
      <w:pPr>
        <w:shd w:val="clear" w:color="auto" w:fill="BFBFBF" w:themeFill="background1" w:themeFillShade="BF"/>
        <w:spacing w:after="0" w:line="240" w:lineRule="auto"/>
        <w:rPr>
          <w:ins w:id="305" w:author="Hunke, Simon" w:date="2026-06-11T11:35:00Z" w16du:dateUtc="2026-06-11T09:35:00Z"/>
          <w:rFonts w:ascii="Consolas" w:hAnsi="Consolas"/>
          <w:lang w:val="en-US"/>
        </w:rPr>
        <w:pPrChange w:id="306" w:author="Hunke, Simon" w:date="2026-06-11T12:07:00Z" w16du:dateUtc="2026-06-11T10:07:00Z">
          <w:pPr>
            <w:spacing w:after="0" w:line="240" w:lineRule="auto"/>
          </w:pPr>
        </w:pPrChange>
      </w:pPr>
      <w:ins w:id="307" w:author="Hunke, Simon" w:date="2026-06-11T11:35:00Z" w16du:dateUtc="2026-06-11T09:35:00Z">
        <w:r>
          <w:rPr>
            <w:rFonts w:ascii="Consolas" w:hAnsi="Consolas"/>
            <w:lang w:val="en-US"/>
          </w:rPr>
          <w:t xml:space="preserve">          "type": "string",</w:t>
        </w:r>
      </w:ins>
    </w:p>
    <w:p w14:paraId="2C8DAD06" w14:textId="54EE0C7D" w:rsidR="003D58CD" w:rsidRPr="003D58CD" w:rsidRDefault="003D58CD">
      <w:pPr>
        <w:shd w:val="clear" w:color="auto" w:fill="BFBFBF" w:themeFill="background1" w:themeFillShade="BF"/>
        <w:spacing w:after="0" w:line="240" w:lineRule="auto"/>
        <w:rPr>
          <w:ins w:id="308" w:author="Hunke, Simon" w:date="2026-06-11T11:35:00Z" w16du:dateUtc="2026-06-11T09:35:00Z"/>
          <w:rFonts w:ascii="Consolas" w:hAnsi="Consolas"/>
          <w:rPrChange w:id="309" w:author="Hunke, Simon" w:date="2026-06-11T11:36:00Z" w16du:dateUtc="2026-06-11T09:36:00Z">
            <w:rPr>
              <w:ins w:id="310" w:author="Hunke, Simon" w:date="2026-06-11T11:35:00Z" w16du:dateUtc="2026-06-11T09:35:00Z"/>
              <w:rFonts w:ascii="Consolas" w:hAnsi="Consolas"/>
              <w:lang w:val="en-US"/>
            </w:rPr>
          </w:rPrChange>
        </w:rPr>
        <w:pPrChange w:id="311" w:author="Hunke, Simon" w:date="2026-06-11T12:07:00Z" w16du:dateUtc="2026-06-11T10:07:00Z">
          <w:pPr>
            <w:spacing w:after="0" w:line="240" w:lineRule="auto"/>
          </w:pPr>
        </w:pPrChange>
      </w:pPr>
      <w:ins w:id="312" w:author="Hunke, Simon" w:date="2026-06-11T11:35:00Z" w16du:dateUtc="2026-06-11T09:35:00Z">
        <w:r w:rsidRPr="003D58CD">
          <w:rPr>
            <w:rFonts w:ascii="Consolas" w:hAnsi="Consolas"/>
            <w:rPrChange w:id="313" w:author="Hunke, Simon" w:date="2026-06-11T11:36:00Z" w16du:dateUtc="2026-06-11T09:36:00Z">
              <w:rPr>
                <w:rFonts w:ascii="Consolas" w:hAnsi="Consolas"/>
                <w:lang w:val="en-US"/>
              </w:rPr>
            </w:rPrChange>
          </w:rPr>
          <w:t xml:space="preserve">          "</w:t>
        </w:r>
        <w:proofErr w:type="spellStart"/>
        <w:r w:rsidRPr="003D58CD">
          <w:rPr>
            <w:rFonts w:ascii="Consolas" w:hAnsi="Consolas"/>
            <w:rPrChange w:id="314" w:author="Hunke, Simon" w:date="2026-06-11T11:36:00Z" w16du:dateUtc="2026-06-11T09:36:00Z">
              <w:rPr>
                <w:rFonts w:ascii="Consolas" w:hAnsi="Consolas"/>
                <w:lang w:val="en-US"/>
              </w:rPr>
            </w:rPrChange>
          </w:rPr>
          <w:t>description</w:t>
        </w:r>
        <w:proofErr w:type="spellEnd"/>
        <w:r w:rsidRPr="003D58CD">
          <w:rPr>
            <w:rFonts w:ascii="Consolas" w:hAnsi="Consolas"/>
            <w:rPrChange w:id="315" w:author="Hunke, Simon" w:date="2026-06-11T11:36:00Z" w16du:dateUtc="2026-06-11T09:36:00Z">
              <w:rPr>
                <w:rFonts w:ascii="Consolas" w:hAnsi="Consolas"/>
                <w:lang w:val="en-US"/>
              </w:rPr>
            </w:rPrChange>
          </w:rPr>
          <w:t>": "</w:t>
        </w:r>
      </w:ins>
      <w:ins w:id="316" w:author="Hunke, Simon" w:date="2026-06-11T11:36:00Z" w16du:dateUtc="2026-06-11T09:36:00Z">
        <w:r w:rsidRPr="003D58CD">
          <w:rPr>
            <w:rFonts w:ascii="Consolas" w:hAnsi="Consolas"/>
            <w:rPrChange w:id="317" w:author="Hunke, Simon" w:date="2026-06-11T11:36:00Z" w16du:dateUtc="2026-06-11T09:36:00Z">
              <w:rPr>
                <w:rFonts w:ascii="Consolas" w:hAnsi="Consolas"/>
                <w:lang w:val="en-US"/>
              </w:rPr>
            </w:rPrChange>
          </w:rPr>
          <w:t>Die API-Kennung des aufgerufenen API-Webdiensts</w:t>
        </w:r>
      </w:ins>
      <w:ins w:id="318" w:author="Hunke, Simon" w:date="2026-06-11T11:35:00Z" w16du:dateUtc="2026-06-11T09:35:00Z">
        <w:r w:rsidRPr="003D58CD">
          <w:rPr>
            <w:rFonts w:ascii="Consolas" w:hAnsi="Consolas"/>
            <w:rPrChange w:id="319" w:author="Hunke, Simon" w:date="2026-06-11T11:36:00Z" w16du:dateUtc="2026-06-11T09:36:00Z">
              <w:rPr>
                <w:rFonts w:ascii="Consolas" w:hAnsi="Consolas"/>
                <w:lang w:val="en-US"/>
              </w:rPr>
            </w:rPrChange>
          </w:rPr>
          <w:t>",</w:t>
        </w:r>
      </w:ins>
    </w:p>
    <w:p w14:paraId="65CBB4C2" w14:textId="77777777" w:rsidR="00C26A43" w:rsidRPr="00F82489" w:rsidRDefault="003D58CD" w:rsidP="00C26A43">
      <w:pPr>
        <w:shd w:val="clear" w:color="auto" w:fill="BFBFBF" w:themeFill="background1" w:themeFillShade="BF"/>
        <w:spacing w:after="0" w:line="240" w:lineRule="auto"/>
        <w:rPr>
          <w:ins w:id="320" w:author="Hunke, Simon" w:date="2026-06-11T12:17:00Z" w16du:dateUtc="2026-06-11T10:17:00Z"/>
          <w:rFonts w:ascii="Consolas" w:hAnsi="Consolas"/>
        </w:rPr>
      </w:pPr>
      <w:ins w:id="321" w:author="Hunke, Simon" w:date="2026-06-11T11:35:00Z" w16du:dateUtc="2026-06-11T09:35:00Z">
        <w:r w:rsidRPr="003D58CD">
          <w:rPr>
            <w:rFonts w:ascii="Consolas" w:hAnsi="Consolas"/>
            <w:rPrChange w:id="322" w:author="Hunke, Simon" w:date="2026-06-11T11:36:00Z" w16du:dateUtc="2026-06-11T09:36:00Z">
              <w:rPr>
                <w:rFonts w:ascii="Consolas" w:hAnsi="Consolas"/>
                <w:lang w:val="en-US"/>
              </w:rPr>
            </w:rPrChange>
          </w:rPr>
          <w:t xml:space="preserve">        </w:t>
        </w:r>
        <w:r>
          <w:rPr>
            <w:rFonts w:ascii="Consolas" w:hAnsi="Consolas"/>
            <w:lang w:val="en-US"/>
          </w:rPr>
          <w:t>},</w:t>
        </w:r>
      </w:ins>
    </w:p>
    <w:p w14:paraId="52E2661E" w14:textId="77777777" w:rsidR="00C26A43" w:rsidRPr="00F82489" w:rsidRDefault="00C26A43" w:rsidP="00C26A43">
      <w:pPr>
        <w:shd w:val="clear" w:color="auto" w:fill="BFBFBF" w:themeFill="background1" w:themeFillShade="BF"/>
        <w:spacing w:after="0" w:line="240" w:lineRule="auto"/>
        <w:rPr>
          <w:ins w:id="323" w:author="Hunke, Simon" w:date="2026-06-11T12:17:00Z" w16du:dateUtc="2026-06-11T10:17:00Z"/>
          <w:rFonts w:ascii="Consolas" w:hAnsi="Consolas"/>
        </w:rPr>
      </w:pPr>
      <w:ins w:id="324" w:author="Hunke, Simon" w:date="2026-06-11T12:17:00Z" w16du:dateUtc="2026-06-11T10:17:00Z">
        <w:r w:rsidRPr="00F82489">
          <w:rPr>
            <w:rFonts w:ascii="Consolas" w:hAnsi="Consolas"/>
          </w:rPr>
          <w:t xml:space="preserve">        "</w:t>
        </w:r>
        <w:proofErr w:type="spellStart"/>
        <w:r w:rsidRPr="00F82489">
          <w:rPr>
            <w:rFonts w:ascii="Consolas" w:hAnsi="Consolas"/>
          </w:rPr>
          <w:t>api</w:t>
        </w:r>
        <w:r>
          <w:rPr>
            <w:rFonts w:ascii="Consolas" w:hAnsi="Consolas"/>
          </w:rPr>
          <w:t>Method</w:t>
        </w:r>
        <w:proofErr w:type="spellEnd"/>
        <w:r w:rsidRPr="00F82489">
          <w:rPr>
            <w:rFonts w:ascii="Consolas" w:hAnsi="Consolas"/>
          </w:rPr>
          <w:t>": {</w:t>
        </w:r>
      </w:ins>
    </w:p>
    <w:p w14:paraId="52747F77" w14:textId="77777777" w:rsidR="00C26A43" w:rsidRPr="00F82489" w:rsidRDefault="00C26A43" w:rsidP="00C26A43">
      <w:pPr>
        <w:shd w:val="clear" w:color="auto" w:fill="BFBFBF" w:themeFill="background1" w:themeFillShade="BF"/>
        <w:spacing w:after="0" w:line="240" w:lineRule="auto"/>
        <w:rPr>
          <w:ins w:id="325" w:author="Hunke, Simon" w:date="2026-06-11T12:17:00Z" w16du:dateUtc="2026-06-11T10:17:00Z"/>
          <w:rFonts w:ascii="Consolas" w:hAnsi="Consolas"/>
        </w:rPr>
      </w:pPr>
      <w:ins w:id="326" w:author="Hunke, Simon" w:date="2026-06-11T12:17:00Z" w16du:dateUtc="2026-06-11T10:17:00Z">
        <w:r w:rsidRPr="00F82489">
          <w:rPr>
            <w:rFonts w:ascii="Consolas" w:hAnsi="Consolas"/>
          </w:rPr>
          <w:t xml:space="preserve">          "type": "</w:t>
        </w:r>
        <w:proofErr w:type="spellStart"/>
        <w:r w:rsidRPr="00F82489">
          <w:rPr>
            <w:rFonts w:ascii="Consolas" w:hAnsi="Consolas"/>
          </w:rPr>
          <w:t>string</w:t>
        </w:r>
        <w:proofErr w:type="spellEnd"/>
        <w:r w:rsidRPr="00F82489">
          <w:rPr>
            <w:rFonts w:ascii="Consolas" w:hAnsi="Consolas"/>
          </w:rPr>
          <w:t>",</w:t>
        </w:r>
      </w:ins>
    </w:p>
    <w:p w14:paraId="31AA47DD" w14:textId="458396F6" w:rsidR="004B7A51" w:rsidRPr="00C26A43" w:rsidRDefault="00C26A43" w:rsidP="004B7A51">
      <w:pPr>
        <w:shd w:val="clear" w:color="auto" w:fill="BFBFBF" w:themeFill="background1" w:themeFillShade="BF"/>
        <w:spacing w:after="0" w:line="240" w:lineRule="auto"/>
        <w:rPr>
          <w:ins w:id="327" w:author="Hunke, Simon" w:date="2026-06-11T12:09:00Z" w16du:dateUtc="2026-06-11T10:09:00Z"/>
          <w:rFonts w:ascii="Consolas" w:hAnsi="Consolas"/>
          <w:rPrChange w:id="328" w:author="Hunke, Simon" w:date="2026-06-11T12:17:00Z" w16du:dateUtc="2026-06-11T10:17:00Z">
            <w:rPr>
              <w:ins w:id="329" w:author="Hunke, Simon" w:date="2026-06-11T12:09:00Z" w16du:dateUtc="2026-06-11T10:09:00Z"/>
              <w:rFonts w:ascii="Consolas" w:hAnsi="Consolas"/>
              <w:lang w:val="en-US"/>
            </w:rPr>
          </w:rPrChange>
        </w:rPr>
      </w:pPr>
      <w:ins w:id="330" w:author="Hunke, Simon" w:date="2026-06-11T12:17:00Z" w16du:dateUtc="2026-06-11T10:17:00Z">
        <w:r w:rsidRPr="00F82489">
          <w:rPr>
            <w:rFonts w:ascii="Consolas" w:hAnsi="Consolas"/>
          </w:rPr>
          <w:t xml:space="preserve">          "</w:t>
        </w:r>
        <w:proofErr w:type="spellStart"/>
        <w:r w:rsidRPr="00F82489">
          <w:rPr>
            <w:rFonts w:ascii="Consolas" w:hAnsi="Consolas"/>
          </w:rPr>
          <w:t>description</w:t>
        </w:r>
        <w:proofErr w:type="spellEnd"/>
        <w:r w:rsidRPr="00F82489">
          <w:rPr>
            <w:rFonts w:ascii="Consolas" w:hAnsi="Consolas"/>
          </w:rPr>
          <w:t>": "</w:t>
        </w:r>
        <w:r>
          <w:rPr>
            <w:rFonts w:ascii="Consolas" w:hAnsi="Consolas"/>
          </w:rPr>
          <w:t>Die für den API-Aufruf verwendete HTTP-Methode</w:t>
        </w:r>
        <w:r w:rsidRPr="00F82489">
          <w:rPr>
            <w:rFonts w:ascii="Consolas" w:hAnsi="Consolas"/>
          </w:rPr>
          <w:t>",</w:t>
        </w:r>
      </w:ins>
    </w:p>
    <w:p w14:paraId="6C93C85E" w14:textId="77777777" w:rsidR="004B7A51" w:rsidRPr="00F82489" w:rsidRDefault="004B7A51" w:rsidP="004B7A51">
      <w:pPr>
        <w:shd w:val="clear" w:color="auto" w:fill="BFBFBF" w:themeFill="background1" w:themeFillShade="BF"/>
        <w:spacing w:after="0" w:line="240" w:lineRule="auto"/>
        <w:rPr>
          <w:ins w:id="331" w:author="Hunke, Simon" w:date="2026-06-11T12:09:00Z" w16du:dateUtc="2026-06-11T10:09:00Z"/>
          <w:rFonts w:ascii="Consolas" w:hAnsi="Consolas"/>
        </w:rPr>
      </w:pPr>
      <w:ins w:id="332" w:author="Hunke, Simon" w:date="2026-06-11T12:09:00Z" w16du:dateUtc="2026-06-11T10:09:00Z">
        <w:r w:rsidRPr="00F82489">
          <w:rPr>
            <w:rFonts w:ascii="Consolas" w:hAnsi="Consolas"/>
          </w:rPr>
          <w:t xml:space="preserve">        "</w:t>
        </w:r>
        <w:proofErr w:type="spellStart"/>
        <w:r w:rsidRPr="00F82489">
          <w:rPr>
            <w:rFonts w:ascii="Consolas" w:hAnsi="Consolas"/>
          </w:rPr>
          <w:t>apiPath</w:t>
        </w:r>
        <w:proofErr w:type="spellEnd"/>
        <w:r w:rsidRPr="00F82489">
          <w:rPr>
            <w:rFonts w:ascii="Consolas" w:hAnsi="Consolas"/>
          </w:rPr>
          <w:t>": {</w:t>
        </w:r>
      </w:ins>
    </w:p>
    <w:p w14:paraId="7C7AAB3E" w14:textId="77777777" w:rsidR="004B7A51" w:rsidRPr="00F82489" w:rsidRDefault="004B7A51" w:rsidP="004B7A51">
      <w:pPr>
        <w:shd w:val="clear" w:color="auto" w:fill="BFBFBF" w:themeFill="background1" w:themeFillShade="BF"/>
        <w:spacing w:after="0" w:line="240" w:lineRule="auto"/>
        <w:rPr>
          <w:ins w:id="333" w:author="Hunke, Simon" w:date="2026-06-11T12:09:00Z" w16du:dateUtc="2026-06-11T10:09:00Z"/>
          <w:rFonts w:ascii="Consolas" w:hAnsi="Consolas"/>
        </w:rPr>
      </w:pPr>
      <w:ins w:id="334" w:author="Hunke, Simon" w:date="2026-06-11T12:09:00Z" w16du:dateUtc="2026-06-11T10:09:00Z">
        <w:r w:rsidRPr="00F82489">
          <w:rPr>
            <w:rFonts w:ascii="Consolas" w:hAnsi="Consolas"/>
          </w:rPr>
          <w:t xml:space="preserve">          "type": "</w:t>
        </w:r>
        <w:proofErr w:type="spellStart"/>
        <w:r w:rsidRPr="00F82489">
          <w:rPr>
            <w:rFonts w:ascii="Consolas" w:hAnsi="Consolas"/>
          </w:rPr>
          <w:t>string</w:t>
        </w:r>
        <w:proofErr w:type="spellEnd"/>
        <w:r w:rsidRPr="00F82489">
          <w:rPr>
            <w:rFonts w:ascii="Consolas" w:hAnsi="Consolas"/>
          </w:rPr>
          <w:t>",</w:t>
        </w:r>
      </w:ins>
    </w:p>
    <w:p w14:paraId="09085559" w14:textId="77777777" w:rsidR="004B7A51" w:rsidRPr="00F82489" w:rsidRDefault="004B7A51" w:rsidP="004B7A51">
      <w:pPr>
        <w:shd w:val="clear" w:color="auto" w:fill="BFBFBF" w:themeFill="background1" w:themeFillShade="BF"/>
        <w:spacing w:after="0" w:line="240" w:lineRule="auto"/>
        <w:rPr>
          <w:ins w:id="335" w:author="Hunke, Simon" w:date="2026-06-11T12:09:00Z" w16du:dateUtc="2026-06-11T10:09:00Z"/>
          <w:rFonts w:ascii="Consolas" w:hAnsi="Consolas"/>
        </w:rPr>
      </w:pPr>
      <w:ins w:id="336" w:author="Hunke, Simon" w:date="2026-06-11T12:09:00Z" w16du:dateUtc="2026-06-11T10:09:00Z">
        <w:r w:rsidRPr="00F82489">
          <w:rPr>
            <w:rFonts w:ascii="Consolas" w:hAnsi="Consolas"/>
          </w:rPr>
          <w:t xml:space="preserve">          "</w:t>
        </w:r>
        <w:proofErr w:type="spellStart"/>
        <w:r w:rsidRPr="00F82489">
          <w:rPr>
            <w:rFonts w:ascii="Consolas" w:hAnsi="Consolas"/>
          </w:rPr>
          <w:t>description</w:t>
        </w:r>
        <w:proofErr w:type="spellEnd"/>
        <w:r w:rsidRPr="00F82489">
          <w:rPr>
            <w:rFonts w:ascii="Consolas" w:hAnsi="Consolas"/>
          </w:rPr>
          <w:t>": "Der Pfad des aufgerufenen API-Webdienst</w:t>
        </w:r>
        <w:r>
          <w:rPr>
            <w:rFonts w:ascii="Consolas" w:hAnsi="Consolas"/>
          </w:rPr>
          <w:t>s wie in der API-Spezifikation definiert</w:t>
        </w:r>
        <w:r w:rsidRPr="00F82489">
          <w:rPr>
            <w:rFonts w:ascii="Consolas" w:hAnsi="Consolas"/>
          </w:rPr>
          <w:t>",</w:t>
        </w:r>
      </w:ins>
    </w:p>
    <w:p w14:paraId="2C8FDAC6" w14:textId="4C471F9B" w:rsidR="004B7A51" w:rsidRPr="00F82489" w:rsidRDefault="004B7A51" w:rsidP="00C26A43">
      <w:pPr>
        <w:shd w:val="clear" w:color="auto" w:fill="BFBFBF" w:themeFill="background1" w:themeFillShade="BF"/>
        <w:spacing w:after="0" w:line="240" w:lineRule="auto"/>
        <w:rPr>
          <w:ins w:id="337" w:author="Hunke, Simon" w:date="2026-06-11T12:09:00Z" w16du:dateUtc="2026-06-11T10:09:00Z"/>
          <w:rFonts w:ascii="Consolas" w:hAnsi="Consolas"/>
        </w:rPr>
      </w:pPr>
      <w:ins w:id="338" w:author="Hunke, Simon" w:date="2026-06-11T12:09:00Z" w16du:dateUtc="2026-06-11T10:09:00Z">
        <w:r w:rsidRPr="00F82489">
          <w:rPr>
            <w:rFonts w:ascii="Consolas" w:hAnsi="Consolas"/>
          </w:rPr>
          <w:t xml:space="preserve">        },</w:t>
        </w:r>
      </w:ins>
    </w:p>
    <w:p w14:paraId="25C899E0" w14:textId="77777777" w:rsidR="004B7A51" w:rsidRPr="00F82489" w:rsidRDefault="004B7A51" w:rsidP="004B7A51">
      <w:pPr>
        <w:shd w:val="clear" w:color="auto" w:fill="BFBFBF" w:themeFill="background1" w:themeFillShade="BF"/>
        <w:spacing w:after="0" w:line="240" w:lineRule="auto"/>
        <w:rPr>
          <w:ins w:id="339" w:author="Hunke, Simon" w:date="2026-06-11T12:09:00Z" w16du:dateUtc="2026-06-11T10:09:00Z"/>
          <w:rFonts w:ascii="Consolas" w:hAnsi="Consolas"/>
        </w:rPr>
      </w:pPr>
      <w:ins w:id="340" w:author="Hunke, Simon" w:date="2026-06-11T12:09:00Z" w16du:dateUtc="2026-06-11T10:09:00Z">
        <w:r w:rsidRPr="00F82489">
          <w:rPr>
            <w:rFonts w:ascii="Consolas" w:hAnsi="Consolas"/>
          </w:rPr>
          <w:t xml:space="preserve">        },</w:t>
        </w:r>
      </w:ins>
    </w:p>
    <w:p w14:paraId="440A6FB8" w14:textId="7C763F85" w:rsidR="003D58CD" w:rsidRDefault="003D58CD">
      <w:pPr>
        <w:shd w:val="clear" w:color="auto" w:fill="BFBFBF" w:themeFill="background1" w:themeFillShade="BF"/>
        <w:spacing w:after="0" w:line="240" w:lineRule="auto"/>
        <w:rPr>
          <w:ins w:id="341" w:author="Hunke, Simon" w:date="2026-06-11T11:35:00Z" w16du:dateUtc="2026-06-11T09:35:00Z"/>
          <w:rFonts w:ascii="Consolas" w:hAnsi="Consolas"/>
          <w:lang w:val="en-US"/>
        </w:rPr>
        <w:pPrChange w:id="342" w:author="Hunke, Simon" w:date="2026-06-11T12:07:00Z" w16du:dateUtc="2026-06-11T10:07:00Z">
          <w:pPr>
            <w:spacing w:after="0" w:line="240" w:lineRule="auto"/>
          </w:pPr>
        </w:pPrChange>
      </w:pPr>
      <w:ins w:id="343" w:author="Hunke, Simon" w:date="2026-06-11T11:35:00Z" w16du:dateUtc="2026-06-11T09:35:00Z">
        <w:r w:rsidRPr="003D58CD">
          <w:rPr>
            <w:rFonts w:ascii="Consolas" w:hAnsi="Consolas"/>
            <w:rPrChange w:id="344" w:author="Hunke, Simon" w:date="2026-06-11T11:36:00Z" w16du:dateUtc="2026-06-11T09:36:00Z">
              <w:rPr>
                <w:rFonts w:ascii="Consolas" w:hAnsi="Consolas"/>
                <w:lang w:val="en-US"/>
              </w:rPr>
            </w:rPrChange>
          </w:rPr>
          <w:t xml:space="preserve">        </w:t>
        </w:r>
        <w:r>
          <w:rPr>
            <w:rFonts w:ascii="Consolas" w:hAnsi="Consolas"/>
            <w:lang w:val="en-US"/>
          </w:rPr>
          <w:t>"</w:t>
        </w:r>
      </w:ins>
      <w:proofErr w:type="spellStart"/>
      <w:ins w:id="345" w:author="Hunke, Simon" w:date="2026-06-11T11:37:00Z" w16du:dateUtc="2026-06-11T09:37:00Z">
        <w:r>
          <w:rPr>
            <w:rFonts w:ascii="Consolas" w:hAnsi="Consolas"/>
            <w:lang w:val="en-US"/>
          </w:rPr>
          <w:t>senderId</w:t>
        </w:r>
      </w:ins>
      <w:proofErr w:type="spellEnd"/>
      <w:proofErr w:type="gramStart"/>
      <w:ins w:id="346" w:author="Hunke, Simon" w:date="2026-06-11T11:35:00Z" w16du:dateUtc="2026-06-11T09:35:00Z">
        <w:r>
          <w:rPr>
            <w:rFonts w:ascii="Consolas" w:hAnsi="Consolas"/>
            <w:lang w:val="en-US"/>
          </w:rPr>
          <w:t>": {</w:t>
        </w:r>
        <w:proofErr w:type="gramEnd"/>
      </w:ins>
    </w:p>
    <w:p w14:paraId="5F6CBDA8" w14:textId="77777777" w:rsidR="003D58CD" w:rsidRDefault="003D58CD">
      <w:pPr>
        <w:shd w:val="clear" w:color="auto" w:fill="BFBFBF" w:themeFill="background1" w:themeFillShade="BF"/>
        <w:spacing w:after="0" w:line="240" w:lineRule="auto"/>
        <w:rPr>
          <w:ins w:id="347" w:author="Hunke, Simon" w:date="2026-06-11T11:35:00Z" w16du:dateUtc="2026-06-11T09:35:00Z"/>
          <w:rFonts w:ascii="Consolas" w:hAnsi="Consolas"/>
          <w:lang w:val="en-US"/>
        </w:rPr>
        <w:pPrChange w:id="348" w:author="Hunke, Simon" w:date="2026-06-11T12:07:00Z" w16du:dateUtc="2026-06-11T10:07:00Z">
          <w:pPr>
            <w:spacing w:after="0" w:line="240" w:lineRule="auto"/>
          </w:pPr>
        </w:pPrChange>
      </w:pPr>
      <w:ins w:id="349" w:author="Hunke, Simon" w:date="2026-06-11T11:35:00Z" w16du:dateUtc="2026-06-11T09:35:00Z">
        <w:r>
          <w:rPr>
            <w:rFonts w:ascii="Consolas" w:hAnsi="Consolas"/>
            <w:lang w:val="en-US"/>
          </w:rPr>
          <w:t xml:space="preserve">          "type": "string",</w:t>
        </w:r>
      </w:ins>
    </w:p>
    <w:p w14:paraId="69B4D1BC" w14:textId="7E1B51C1" w:rsidR="003D58CD" w:rsidRPr="003D58CD" w:rsidRDefault="003D58CD">
      <w:pPr>
        <w:shd w:val="clear" w:color="auto" w:fill="BFBFBF" w:themeFill="background1" w:themeFillShade="BF"/>
        <w:spacing w:after="0" w:line="240" w:lineRule="auto"/>
        <w:rPr>
          <w:ins w:id="350" w:author="Hunke, Simon" w:date="2026-06-11T11:35:00Z" w16du:dateUtc="2026-06-11T09:35:00Z"/>
          <w:rFonts w:ascii="Consolas" w:hAnsi="Consolas"/>
          <w:rPrChange w:id="351" w:author="Hunke, Simon" w:date="2026-06-11T11:37:00Z" w16du:dateUtc="2026-06-11T09:37:00Z">
            <w:rPr>
              <w:ins w:id="352" w:author="Hunke, Simon" w:date="2026-06-11T11:35:00Z" w16du:dateUtc="2026-06-11T09:35:00Z"/>
              <w:rFonts w:ascii="Consolas" w:hAnsi="Consolas"/>
              <w:lang w:val="en-US"/>
            </w:rPr>
          </w:rPrChange>
        </w:rPr>
        <w:pPrChange w:id="353" w:author="Hunke, Simon" w:date="2026-06-11T12:07:00Z" w16du:dateUtc="2026-06-11T10:07:00Z">
          <w:pPr>
            <w:spacing w:after="0" w:line="240" w:lineRule="auto"/>
          </w:pPr>
        </w:pPrChange>
      </w:pPr>
      <w:ins w:id="354" w:author="Hunke, Simon" w:date="2026-06-11T11:35:00Z" w16du:dateUtc="2026-06-11T09:35:00Z">
        <w:r w:rsidRPr="003D58CD">
          <w:rPr>
            <w:rFonts w:ascii="Consolas" w:hAnsi="Consolas"/>
            <w:rPrChange w:id="355" w:author="Hunke, Simon" w:date="2026-06-11T11:37:00Z" w16du:dateUtc="2026-06-11T09:37:00Z">
              <w:rPr>
                <w:rFonts w:ascii="Consolas" w:hAnsi="Consolas"/>
                <w:lang w:val="en-US"/>
              </w:rPr>
            </w:rPrChange>
          </w:rPr>
          <w:t xml:space="preserve">          "</w:t>
        </w:r>
        <w:proofErr w:type="spellStart"/>
        <w:r w:rsidRPr="003D58CD">
          <w:rPr>
            <w:rFonts w:ascii="Consolas" w:hAnsi="Consolas"/>
            <w:rPrChange w:id="356" w:author="Hunke, Simon" w:date="2026-06-11T11:37:00Z" w16du:dateUtc="2026-06-11T09:37:00Z">
              <w:rPr>
                <w:rFonts w:ascii="Consolas" w:hAnsi="Consolas"/>
                <w:lang w:val="en-US"/>
              </w:rPr>
            </w:rPrChange>
          </w:rPr>
          <w:t>description</w:t>
        </w:r>
        <w:proofErr w:type="spellEnd"/>
        <w:r w:rsidRPr="003D58CD">
          <w:rPr>
            <w:rFonts w:ascii="Consolas" w:hAnsi="Consolas"/>
            <w:rPrChange w:id="357" w:author="Hunke, Simon" w:date="2026-06-11T11:37:00Z" w16du:dateUtc="2026-06-11T09:37:00Z">
              <w:rPr>
                <w:rFonts w:ascii="Consolas" w:hAnsi="Consolas"/>
                <w:lang w:val="en-US"/>
              </w:rPr>
            </w:rPrChange>
          </w:rPr>
          <w:t>": "</w:t>
        </w:r>
      </w:ins>
      <w:ins w:id="358" w:author="Hunke, Simon" w:date="2026-06-11T11:37:00Z" w16du:dateUtc="2026-06-11T09:37:00Z">
        <w:r w:rsidRPr="003D58CD">
          <w:rPr>
            <w:rFonts w:ascii="Consolas" w:hAnsi="Consolas"/>
            <w:rPrChange w:id="359" w:author="Hunke, Simon" w:date="2026-06-11T11:37:00Z" w16du:dateUtc="2026-06-11T09:37:00Z">
              <w:rPr>
                <w:rFonts w:ascii="Consolas" w:hAnsi="Consolas"/>
                <w:lang w:val="en-US"/>
              </w:rPr>
            </w:rPrChange>
          </w:rPr>
          <w:t>Die Marktpartner-ID des API-Aufrufers</w:t>
        </w:r>
      </w:ins>
      <w:ins w:id="360" w:author="Hunke, Simon" w:date="2026-06-11T11:35:00Z" w16du:dateUtc="2026-06-11T09:35:00Z">
        <w:r w:rsidRPr="003D58CD">
          <w:rPr>
            <w:rFonts w:ascii="Consolas" w:hAnsi="Consolas"/>
            <w:rPrChange w:id="361" w:author="Hunke, Simon" w:date="2026-06-11T11:37:00Z" w16du:dateUtc="2026-06-11T09:37:00Z">
              <w:rPr>
                <w:rFonts w:ascii="Consolas" w:hAnsi="Consolas"/>
                <w:lang w:val="en-US"/>
              </w:rPr>
            </w:rPrChange>
          </w:rPr>
          <w:t>",</w:t>
        </w:r>
      </w:ins>
    </w:p>
    <w:p w14:paraId="65F9F337" w14:textId="77777777" w:rsidR="003D58CD" w:rsidRDefault="003D58CD">
      <w:pPr>
        <w:shd w:val="clear" w:color="auto" w:fill="BFBFBF" w:themeFill="background1" w:themeFillShade="BF"/>
        <w:spacing w:after="0" w:line="240" w:lineRule="auto"/>
        <w:rPr>
          <w:ins w:id="362" w:author="Hunke, Simon" w:date="2026-06-11T11:35:00Z" w16du:dateUtc="2026-06-11T09:35:00Z"/>
          <w:rFonts w:ascii="Consolas" w:hAnsi="Consolas"/>
          <w:lang w:val="en-US"/>
        </w:rPr>
        <w:pPrChange w:id="363" w:author="Hunke, Simon" w:date="2026-06-11T12:07:00Z" w16du:dateUtc="2026-06-11T10:07:00Z">
          <w:pPr>
            <w:spacing w:after="0" w:line="240" w:lineRule="auto"/>
          </w:pPr>
        </w:pPrChange>
      </w:pPr>
      <w:ins w:id="364" w:author="Hunke, Simon" w:date="2026-06-11T11:35:00Z" w16du:dateUtc="2026-06-11T09:35:00Z">
        <w:r w:rsidRPr="003D58CD">
          <w:rPr>
            <w:rFonts w:ascii="Consolas" w:hAnsi="Consolas"/>
            <w:rPrChange w:id="365" w:author="Hunke, Simon" w:date="2026-06-11T11:37:00Z" w16du:dateUtc="2026-06-11T09:37:00Z">
              <w:rPr>
                <w:rFonts w:ascii="Consolas" w:hAnsi="Consolas"/>
                <w:lang w:val="en-US"/>
              </w:rPr>
            </w:rPrChange>
          </w:rPr>
          <w:t xml:space="preserve">        </w:t>
        </w:r>
        <w:r>
          <w:rPr>
            <w:rFonts w:ascii="Consolas" w:hAnsi="Consolas"/>
            <w:lang w:val="en-US"/>
          </w:rPr>
          <w:t>},</w:t>
        </w:r>
      </w:ins>
    </w:p>
    <w:p w14:paraId="40F4718D" w14:textId="1D6737A3" w:rsidR="003D58CD" w:rsidRDefault="003D58CD">
      <w:pPr>
        <w:shd w:val="clear" w:color="auto" w:fill="BFBFBF" w:themeFill="background1" w:themeFillShade="BF"/>
        <w:spacing w:after="0" w:line="240" w:lineRule="auto"/>
        <w:rPr>
          <w:ins w:id="366" w:author="Hunke, Simon" w:date="2026-06-11T11:35:00Z" w16du:dateUtc="2026-06-11T09:35:00Z"/>
          <w:rFonts w:ascii="Consolas" w:hAnsi="Consolas"/>
          <w:lang w:val="en-US"/>
        </w:rPr>
        <w:pPrChange w:id="367" w:author="Hunke, Simon" w:date="2026-06-11T12:07:00Z" w16du:dateUtc="2026-06-11T10:07:00Z">
          <w:pPr>
            <w:spacing w:after="0" w:line="240" w:lineRule="auto"/>
          </w:pPr>
        </w:pPrChange>
      </w:pPr>
      <w:ins w:id="368" w:author="Hunke, Simon" w:date="2026-06-11T11:35:00Z" w16du:dateUtc="2026-06-11T09:35:00Z">
        <w:r>
          <w:rPr>
            <w:rFonts w:ascii="Consolas" w:hAnsi="Consolas"/>
            <w:lang w:val="en-US"/>
          </w:rPr>
          <w:t xml:space="preserve">        "</w:t>
        </w:r>
      </w:ins>
      <w:proofErr w:type="spellStart"/>
      <w:ins w:id="369" w:author="Hunke, Simon" w:date="2026-06-11T11:37:00Z" w16du:dateUtc="2026-06-11T09:37:00Z">
        <w:r>
          <w:rPr>
            <w:rFonts w:ascii="Consolas" w:hAnsi="Consolas"/>
            <w:lang w:val="en-US"/>
          </w:rPr>
          <w:t>receiver</w:t>
        </w:r>
      </w:ins>
      <w:ins w:id="370" w:author="Hunke, Simon" w:date="2026-06-11T11:35:00Z" w16du:dateUtc="2026-06-11T09:35:00Z">
        <w:r>
          <w:rPr>
            <w:rFonts w:ascii="Consolas" w:hAnsi="Consolas"/>
            <w:lang w:val="en-US"/>
          </w:rPr>
          <w:t>Id</w:t>
        </w:r>
        <w:proofErr w:type="spellEnd"/>
        <w:proofErr w:type="gramStart"/>
        <w:r>
          <w:rPr>
            <w:rFonts w:ascii="Consolas" w:hAnsi="Consolas"/>
            <w:lang w:val="en-US"/>
          </w:rPr>
          <w:t>": {</w:t>
        </w:r>
        <w:proofErr w:type="gramEnd"/>
      </w:ins>
    </w:p>
    <w:p w14:paraId="7CB50FA0" w14:textId="77777777" w:rsidR="003D58CD" w:rsidRDefault="003D58CD">
      <w:pPr>
        <w:shd w:val="clear" w:color="auto" w:fill="BFBFBF" w:themeFill="background1" w:themeFillShade="BF"/>
        <w:spacing w:after="0" w:line="240" w:lineRule="auto"/>
        <w:rPr>
          <w:ins w:id="371" w:author="Hunke, Simon" w:date="2026-06-11T11:35:00Z" w16du:dateUtc="2026-06-11T09:35:00Z"/>
          <w:rFonts w:ascii="Consolas" w:hAnsi="Consolas"/>
          <w:lang w:val="en-US"/>
        </w:rPr>
        <w:pPrChange w:id="372" w:author="Hunke, Simon" w:date="2026-06-11T12:07:00Z" w16du:dateUtc="2026-06-11T10:07:00Z">
          <w:pPr>
            <w:spacing w:after="0" w:line="240" w:lineRule="auto"/>
          </w:pPr>
        </w:pPrChange>
      </w:pPr>
      <w:ins w:id="373" w:author="Hunke, Simon" w:date="2026-06-11T11:35:00Z" w16du:dateUtc="2026-06-11T09:35:00Z">
        <w:r>
          <w:rPr>
            <w:rFonts w:ascii="Consolas" w:hAnsi="Consolas"/>
            <w:lang w:val="en-US"/>
          </w:rPr>
          <w:t xml:space="preserve">          "type": "string",</w:t>
        </w:r>
      </w:ins>
    </w:p>
    <w:p w14:paraId="4925726C" w14:textId="1FBDAE47" w:rsidR="003D58CD" w:rsidRPr="003D58CD" w:rsidRDefault="003D58CD">
      <w:pPr>
        <w:shd w:val="clear" w:color="auto" w:fill="BFBFBF" w:themeFill="background1" w:themeFillShade="BF"/>
        <w:spacing w:after="0" w:line="240" w:lineRule="auto"/>
        <w:rPr>
          <w:ins w:id="374" w:author="Hunke, Simon" w:date="2026-06-11T11:35:00Z" w16du:dateUtc="2026-06-11T09:35:00Z"/>
          <w:rFonts w:ascii="Consolas" w:hAnsi="Consolas"/>
          <w:rPrChange w:id="375" w:author="Hunke, Simon" w:date="2026-06-11T11:37:00Z" w16du:dateUtc="2026-06-11T09:37:00Z">
            <w:rPr>
              <w:ins w:id="376" w:author="Hunke, Simon" w:date="2026-06-11T11:35:00Z" w16du:dateUtc="2026-06-11T09:35:00Z"/>
              <w:rFonts w:ascii="Consolas" w:hAnsi="Consolas"/>
              <w:lang w:val="en-US"/>
            </w:rPr>
          </w:rPrChange>
        </w:rPr>
        <w:pPrChange w:id="377" w:author="Hunke, Simon" w:date="2026-06-11T12:07:00Z" w16du:dateUtc="2026-06-11T10:07:00Z">
          <w:pPr>
            <w:spacing w:after="0" w:line="240" w:lineRule="auto"/>
          </w:pPr>
        </w:pPrChange>
      </w:pPr>
      <w:ins w:id="378" w:author="Hunke, Simon" w:date="2026-06-11T11:35:00Z" w16du:dateUtc="2026-06-11T09:35:00Z">
        <w:r w:rsidRPr="003D58CD">
          <w:rPr>
            <w:rFonts w:ascii="Consolas" w:hAnsi="Consolas"/>
            <w:rPrChange w:id="379" w:author="Hunke, Simon" w:date="2026-06-11T11:37:00Z" w16du:dateUtc="2026-06-11T09:37:00Z">
              <w:rPr>
                <w:rFonts w:ascii="Consolas" w:hAnsi="Consolas"/>
                <w:lang w:val="en-US"/>
              </w:rPr>
            </w:rPrChange>
          </w:rPr>
          <w:t xml:space="preserve">          "</w:t>
        </w:r>
        <w:proofErr w:type="spellStart"/>
        <w:r w:rsidRPr="003D58CD">
          <w:rPr>
            <w:rFonts w:ascii="Consolas" w:hAnsi="Consolas"/>
            <w:rPrChange w:id="380" w:author="Hunke, Simon" w:date="2026-06-11T11:37:00Z" w16du:dateUtc="2026-06-11T09:37:00Z">
              <w:rPr>
                <w:rFonts w:ascii="Consolas" w:hAnsi="Consolas"/>
                <w:lang w:val="en-US"/>
              </w:rPr>
            </w:rPrChange>
          </w:rPr>
          <w:t>description</w:t>
        </w:r>
        <w:proofErr w:type="spellEnd"/>
        <w:r w:rsidRPr="003D58CD">
          <w:rPr>
            <w:rFonts w:ascii="Consolas" w:hAnsi="Consolas"/>
            <w:rPrChange w:id="381" w:author="Hunke, Simon" w:date="2026-06-11T11:37:00Z" w16du:dateUtc="2026-06-11T09:37:00Z">
              <w:rPr>
                <w:rFonts w:ascii="Consolas" w:hAnsi="Consolas"/>
                <w:lang w:val="en-US"/>
              </w:rPr>
            </w:rPrChange>
          </w:rPr>
          <w:t>": "</w:t>
        </w:r>
      </w:ins>
      <w:ins w:id="382" w:author="Hunke, Simon" w:date="2026-06-11T11:37:00Z" w16du:dateUtc="2026-06-11T09:37:00Z">
        <w:r w:rsidRPr="003D58CD">
          <w:rPr>
            <w:rFonts w:ascii="Consolas" w:hAnsi="Consolas"/>
            <w:rPrChange w:id="383" w:author="Hunke, Simon" w:date="2026-06-11T11:37:00Z" w16du:dateUtc="2026-06-11T09:37:00Z">
              <w:rPr>
                <w:rFonts w:ascii="Consolas" w:hAnsi="Consolas"/>
                <w:lang w:val="en-US"/>
              </w:rPr>
            </w:rPrChange>
          </w:rPr>
          <w:t>Die Marktpartner-ID des API-Anbieters</w:t>
        </w:r>
      </w:ins>
      <w:ins w:id="384" w:author="Hunke, Simon" w:date="2026-06-11T11:35:00Z" w16du:dateUtc="2026-06-11T09:35:00Z">
        <w:r w:rsidRPr="003D58CD">
          <w:rPr>
            <w:rFonts w:ascii="Consolas" w:hAnsi="Consolas"/>
            <w:rPrChange w:id="385" w:author="Hunke, Simon" w:date="2026-06-11T11:37:00Z" w16du:dateUtc="2026-06-11T09:37:00Z">
              <w:rPr>
                <w:rFonts w:ascii="Consolas" w:hAnsi="Consolas"/>
                <w:lang w:val="en-US"/>
              </w:rPr>
            </w:rPrChange>
          </w:rPr>
          <w:t>",</w:t>
        </w:r>
      </w:ins>
    </w:p>
    <w:p w14:paraId="6F0B0BE6" w14:textId="026502E4" w:rsidR="003D58CD" w:rsidDel="00BB4D4D" w:rsidRDefault="003D58CD">
      <w:pPr>
        <w:shd w:val="clear" w:color="auto" w:fill="BFBFBF" w:themeFill="background1" w:themeFillShade="BF"/>
        <w:spacing w:after="0" w:line="240" w:lineRule="auto"/>
        <w:rPr>
          <w:ins w:id="386" w:author="Hunke, Simon" w:date="2026-06-11T11:35:00Z" w16du:dateUtc="2026-06-11T09:35:00Z"/>
          <w:del w:id="387" w:author="Scholtyschik, Gregor" w:date="2026-06-11T14:52:00Z" w16du:dateUtc="2026-06-11T12:52:00Z"/>
          <w:rFonts w:ascii="Consolas" w:hAnsi="Consolas"/>
          <w:lang w:val="en-US"/>
        </w:rPr>
        <w:pPrChange w:id="388" w:author="Scholtyschik, Gregor" w:date="2026-06-11T14:52:00Z" w16du:dateUtc="2026-06-11T12:52:00Z">
          <w:pPr>
            <w:spacing w:after="0" w:line="240" w:lineRule="auto"/>
          </w:pPr>
        </w:pPrChange>
      </w:pPr>
      <w:ins w:id="389" w:author="Hunke, Simon" w:date="2026-06-11T11:35:00Z" w16du:dateUtc="2026-06-11T09:35:00Z">
        <w:r w:rsidRPr="003D58CD">
          <w:rPr>
            <w:rFonts w:ascii="Consolas" w:hAnsi="Consolas"/>
            <w:rPrChange w:id="390" w:author="Hunke, Simon" w:date="2026-06-11T11:37:00Z" w16du:dateUtc="2026-06-11T09:37:00Z">
              <w:rPr>
                <w:rFonts w:ascii="Consolas" w:hAnsi="Consolas"/>
                <w:lang w:val="en-US"/>
              </w:rPr>
            </w:rPrChange>
          </w:rPr>
          <w:t xml:space="preserve">        </w:t>
        </w:r>
        <w:r>
          <w:rPr>
            <w:rFonts w:ascii="Consolas" w:hAnsi="Consolas"/>
            <w:lang w:val="en-US"/>
          </w:rPr>
          <w:t>},</w:t>
        </w:r>
      </w:ins>
    </w:p>
    <w:p w14:paraId="6971017F" w14:textId="07FABC8F" w:rsidR="003D58CD" w:rsidRDefault="003D58CD">
      <w:pPr>
        <w:shd w:val="clear" w:color="auto" w:fill="BFBFBF" w:themeFill="background1" w:themeFillShade="BF"/>
        <w:spacing w:after="0" w:line="240" w:lineRule="auto"/>
        <w:rPr>
          <w:ins w:id="391" w:author="Hunke, Simon" w:date="2026-06-11T11:35:00Z" w16du:dateUtc="2026-06-11T09:35:00Z"/>
          <w:rFonts w:ascii="Consolas" w:hAnsi="Consolas"/>
          <w:lang w:val="en-US"/>
        </w:rPr>
        <w:pPrChange w:id="392" w:author="Hunke, Simon" w:date="2026-06-11T12:07:00Z" w16du:dateUtc="2026-06-11T10:07:00Z">
          <w:pPr>
            <w:spacing w:after="0" w:line="240" w:lineRule="auto"/>
          </w:pPr>
        </w:pPrChange>
      </w:pPr>
      <w:r>
        <w:rPr>
          <w:rFonts w:ascii="Consolas" w:hAnsi="Consolas"/>
          <w:lang w:val="en-US"/>
        </w:rPr>
        <w:t xml:space="preserve">        "</w:t>
      </w:r>
      <w:ins w:id="393" w:author="Scholtyschik, Gregor" w:date="2026-06-11T14:53:00Z" w16du:dateUtc="2026-06-11T12:53:00Z">
        <w:r w:rsidR="00BB4D4D">
          <w:rPr>
            <w:rFonts w:ascii="Consolas" w:hAnsi="Consolas"/>
            <w:lang w:val="en-US"/>
          </w:rPr>
          <w:t>h</w:t>
        </w:r>
      </w:ins>
      <w:ins w:id="394" w:author="Hunke, Simon" w:date="2026-06-11T11:38:00Z" w16du:dateUtc="2026-06-11T09:38:00Z">
        <w:r>
          <w:rPr>
            <w:rFonts w:ascii="Consolas" w:hAnsi="Consolas"/>
            <w:lang w:val="en-US"/>
          </w:rPr>
          <w:t>eaders</w:t>
        </w:r>
      </w:ins>
      <w:proofErr w:type="gramStart"/>
      <w:ins w:id="395" w:author="Hunke, Simon" w:date="2026-06-11T11:35:00Z" w16du:dateUtc="2026-06-11T09:35:00Z">
        <w:r>
          <w:rPr>
            <w:rFonts w:ascii="Consolas" w:hAnsi="Consolas"/>
            <w:lang w:val="en-US"/>
          </w:rPr>
          <w:t>": {</w:t>
        </w:r>
        <w:proofErr w:type="gramEnd"/>
      </w:ins>
    </w:p>
    <w:p w14:paraId="2F53486B" w14:textId="2AB939E1" w:rsidR="003D58CD" w:rsidRDefault="003D58CD">
      <w:pPr>
        <w:shd w:val="clear" w:color="auto" w:fill="BFBFBF" w:themeFill="background1" w:themeFillShade="BF"/>
        <w:spacing w:after="0" w:line="240" w:lineRule="auto"/>
        <w:rPr>
          <w:ins w:id="396" w:author="Hunke, Simon" w:date="2026-06-11T11:35:00Z" w16du:dateUtc="2026-06-11T09:35:00Z"/>
          <w:rFonts w:ascii="Consolas" w:hAnsi="Consolas"/>
          <w:lang w:val="en-US"/>
        </w:rPr>
        <w:pPrChange w:id="397" w:author="Hunke, Simon" w:date="2026-06-11T12:07:00Z" w16du:dateUtc="2026-06-11T10:07:00Z">
          <w:pPr>
            <w:spacing w:after="0" w:line="240" w:lineRule="auto"/>
          </w:pPr>
        </w:pPrChange>
      </w:pPr>
      <w:ins w:id="398" w:author="Hunke, Simon" w:date="2026-06-11T11:35:00Z" w16du:dateUtc="2026-06-11T09:35:00Z">
        <w:r>
          <w:rPr>
            <w:rFonts w:ascii="Consolas" w:hAnsi="Consolas"/>
            <w:lang w:val="en-US"/>
          </w:rPr>
          <w:t xml:space="preserve">          "type": </w:t>
        </w:r>
      </w:ins>
      <w:ins w:id="399" w:author="Hunke, Simon" w:date="2026-06-11T11:44:00Z" w16du:dateUtc="2026-06-11T09:44:00Z">
        <w:r>
          <w:rPr>
            <w:rFonts w:ascii="Consolas" w:hAnsi="Consolas"/>
            <w:lang w:val="en-US"/>
          </w:rPr>
          <w:t>["object", "null"],</w:t>
        </w:r>
      </w:ins>
    </w:p>
    <w:p w14:paraId="290DFE33" w14:textId="0C976BE6" w:rsidR="003D58CD" w:rsidRPr="00A431FA" w:rsidRDefault="003D58CD">
      <w:pPr>
        <w:shd w:val="clear" w:color="auto" w:fill="BFBFBF" w:themeFill="background1" w:themeFillShade="BF"/>
        <w:spacing w:after="0" w:line="240" w:lineRule="auto"/>
        <w:rPr>
          <w:ins w:id="400" w:author="Hunke, Simon" w:date="2026-06-11T11:53:00Z" w16du:dateUtc="2026-06-11T09:53:00Z"/>
          <w:rFonts w:ascii="Consolas" w:hAnsi="Consolas"/>
          <w:rPrChange w:id="401" w:author="Hunke, Simon" w:date="2026-06-11T11:59:00Z" w16du:dateUtc="2026-06-11T09:59:00Z">
            <w:rPr>
              <w:ins w:id="402" w:author="Hunke, Simon" w:date="2026-06-11T11:53:00Z" w16du:dateUtc="2026-06-11T09:53:00Z"/>
              <w:rFonts w:ascii="Consolas" w:hAnsi="Consolas"/>
              <w:lang w:val="en-US"/>
            </w:rPr>
          </w:rPrChange>
        </w:rPr>
        <w:pPrChange w:id="403" w:author="Hunke, Simon" w:date="2026-06-11T12:07:00Z" w16du:dateUtc="2026-06-11T10:07:00Z">
          <w:pPr>
            <w:spacing w:after="0" w:line="240" w:lineRule="auto"/>
          </w:pPr>
        </w:pPrChange>
      </w:pPr>
      <w:ins w:id="404" w:author="Hunke, Simon" w:date="2026-06-11T11:35:00Z" w16du:dateUtc="2026-06-11T09:35:00Z">
        <w:r w:rsidRPr="00A431FA">
          <w:rPr>
            <w:rFonts w:ascii="Consolas" w:hAnsi="Consolas"/>
            <w:rPrChange w:id="405" w:author="Hunke, Simon" w:date="2026-06-11T11:59:00Z" w16du:dateUtc="2026-06-11T09:59:00Z">
              <w:rPr>
                <w:rFonts w:ascii="Consolas" w:hAnsi="Consolas"/>
                <w:lang w:val="en-US"/>
              </w:rPr>
            </w:rPrChange>
          </w:rPr>
          <w:t xml:space="preserve">          "</w:t>
        </w:r>
        <w:proofErr w:type="spellStart"/>
        <w:r w:rsidRPr="00A431FA">
          <w:rPr>
            <w:rFonts w:ascii="Consolas" w:hAnsi="Consolas"/>
            <w:rPrChange w:id="406" w:author="Hunke, Simon" w:date="2026-06-11T11:59:00Z" w16du:dateUtc="2026-06-11T09:59:00Z">
              <w:rPr>
                <w:rFonts w:ascii="Consolas" w:hAnsi="Consolas"/>
                <w:lang w:val="en-US"/>
              </w:rPr>
            </w:rPrChange>
          </w:rPr>
          <w:t>description</w:t>
        </w:r>
        <w:proofErr w:type="spellEnd"/>
        <w:r w:rsidRPr="00A431FA">
          <w:rPr>
            <w:rFonts w:ascii="Consolas" w:hAnsi="Consolas"/>
            <w:rPrChange w:id="407" w:author="Hunke, Simon" w:date="2026-06-11T11:59:00Z" w16du:dateUtc="2026-06-11T09:59:00Z">
              <w:rPr>
                <w:rFonts w:ascii="Consolas" w:hAnsi="Consolas"/>
                <w:lang w:val="en-US"/>
              </w:rPr>
            </w:rPrChange>
          </w:rPr>
          <w:t>": "</w:t>
        </w:r>
      </w:ins>
      <w:ins w:id="408" w:author="Scholtyschik, Gregor" w:date="2026-06-11T14:53:00Z" w16du:dateUtc="2026-06-11T12:53:00Z">
        <w:r w:rsidR="00BB4D4D">
          <w:rPr>
            <w:rFonts w:ascii="Consolas" w:hAnsi="Consolas"/>
          </w:rPr>
          <w:t>S</w:t>
        </w:r>
      </w:ins>
      <w:ins w:id="409" w:author="Hunke, Simon" w:date="2026-06-11T11:59:00Z" w16du:dateUtc="2026-06-11T09:59:00Z">
        <w:r w:rsidR="00A431FA" w:rsidRPr="00A431FA">
          <w:rPr>
            <w:rFonts w:ascii="Consolas" w:hAnsi="Consolas"/>
            <w:rPrChange w:id="410" w:author="Hunke, Simon" w:date="2026-06-11T11:59:00Z" w16du:dateUtc="2026-06-11T09:59:00Z">
              <w:rPr>
                <w:rFonts w:ascii="Consolas" w:hAnsi="Consolas"/>
                <w:lang w:val="en-US"/>
              </w:rPr>
            </w:rPrChange>
          </w:rPr>
          <w:t xml:space="preserve">ignaturrelevante HTTP-Header, wie in der </w:t>
        </w:r>
        <w:r w:rsidR="00A431FA">
          <w:rPr>
            <w:rFonts w:ascii="Consolas" w:hAnsi="Consolas"/>
          </w:rPr>
          <w:t>API-Spezifikation definiert</w:t>
        </w:r>
      </w:ins>
      <w:ins w:id="411" w:author="Hunke, Simon" w:date="2026-06-11T11:35:00Z" w16du:dateUtc="2026-06-11T09:35:00Z">
        <w:r w:rsidRPr="00A431FA">
          <w:rPr>
            <w:rFonts w:ascii="Consolas" w:hAnsi="Consolas"/>
            <w:rPrChange w:id="412" w:author="Hunke, Simon" w:date="2026-06-11T11:59:00Z" w16du:dateUtc="2026-06-11T09:59:00Z">
              <w:rPr>
                <w:rFonts w:ascii="Consolas" w:hAnsi="Consolas"/>
                <w:lang w:val="en-US"/>
              </w:rPr>
            </w:rPrChange>
          </w:rPr>
          <w:t>",</w:t>
        </w:r>
      </w:ins>
    </w:p>
    <w:p w14:paraId="08B640CD" w14:textId="5CDB00F9" w:rsidR="00B5516D" w:rsidRDefault="00B5516D">
      <w:pPr>
        <w:shd w:val="clear" w:color="auto" w:fill="BFBFBF" w:themeFill="background1" w:themeFillShade="BF"/>
        <w:spacing w:after="0" w:line="240" w:lineRule="auto"/>
        <w:rPr>
          <w:ins w:id="413" w:author="Hunke, Simon" w:date="2026-06-11T11:53:00Z" w16du:dateUtc="2026-06-11T09:53:00Z"/>
          <w:rFonts w:ascii="Consolas" w:hAnsi="Consolas"/>
          <w:lang w:val="en-US"/>
        </w:rPr>
        <w:pPrChange w:id="414" w:author="Hunke, Simon" w:date="2026-06-11T12:07:00Z" w16du:dateUtc="2026-06-11T10:07:00Z">
          <w:pPr>
            <w:spacing w:after="0" w:line="240" w:lineRule="auto"/>
          </w:pPr>
        </w:pPrChange>
      </w:pPr>
      <w:ins w:id="415" w:author="Hunke, Simon" w:date="2026-06-11T11:53:00Z" w16du:dateUtc="2026-06-11T09:53:00Z">
        <w:r w:rsidRPr="00A431FA">
          <w:rPr>
            <w:rFonts w:ascii="Consolas" w:hAnsi="Consolas"/>
            <w:rPrChange w:id="416" w:author="Hunke, Simon" w:date="2026-06-11T11:59:00Z" w16du:dateUtc="2026-06-11T09:59:00Z">
              <w:rPr>
                <w:rFonts w:ascii="Consolas" w:hAnsi="Consolas"/>
                <w:lang w:val="en-US"/>
              </w:rPr>
            </w:rPrChange>
          </w:rPr>
          <w:t xml:space="preserve">          </w:t>
        </w:r>
        <w:r>
          <w:rPr>
            <w:rFonts w:ascii="Consolas" w:hAnsi="Consolas"/>
            <w:lang w:val="en-US"/>
          </w:rPr>
          <w:t>"</w:t>
        </w:r>
      </w:ins>
      <w:proofErr w:type="spellStart"/>
      <w:ins w:id="417" w:author="Hunke, Simon" w:date="2026-06-11T11:53:00Z">
        <w:r w:rsidRPr="00B5516D">
          <w:rPr>
            <w:rFonts w:ascii="Consolas" w:hAnsi="Consolas"/>
            <w:lang w:val="en-US"/>
            <w:rPrChange w:id="418" w:author="Hunke, Simon" w:date="2026-06-11T11:53:00Z" w16du:dateUtc="2026-06-11T09:53:00Z">
              <w:rPr>
                <w:rFonts w:ascii="Consolas" w:hAnsi="Consolas"/>
              </w:rPr>
            </w:rPrChange>
          </w:rPr>
          <w:t>patternProperties</w:t>
        </w:r>
      </w:ins>
      <w:proofErr w:type="spellEnd"/>
      <w:proofErr w:type="gramStart"/>
      <w:ins w:id="419" w:author="Hunke, Simon" w:date="2026-06-11T11:53:00Z" w16du:dateUtc="2026-06-11T09:53:00Z">
        <w:r>
          <w:rPr>
            <w:rFonts w:ascii="Consolas" w:hAnsi="Consolas"/>
            <w:lang w:val="en-US"/>
          </w:rPr>
          <w:t>": {</w:t>
        </w:r>
        <w:proofErr w:type="gramEnd"/>
      </w:ins>
    </w:p>
    <w:p w14:paraId="5561CFD4" w14:textId="08236E30" w:rsidR="00B5516D" w:rsidRDefault="00B5516D">
      <w:pPr>
        <w:shd w:val="clear" w:color="auto" w:fill="BFBFBF" w:themeFill="background1" w:themeFillShade="BF"/>
        <w:spacing w:after="0" w:line="240" w:lineRule="auto"/>
        <w:rPr>
          <w:ins w:id="420" w:author="Hunke, Simon" w:date="2026-06-11T11:53:00Z" w16du:dateUtc="2026-06-11T09:53:00Z"/>
          <w:rFonts w:ascii="Consolas" w:hAnsi="Consolas"/>
          <w:lang w:val="en-US"/>
        </w:rPr>
        <w:pPrChange w:id="421" w:author="Hunke, Simon" w:date="2026-06-11T12:07:00Z" w16du:dateUtc="2026-06-11T10:07:00Z">
          <w:pPr>
            <w:spacing w:after="0" w:line="240" w:lineRule="auto"/>
          </w:pPr>
        </w:pPrChange>
      </w:pPr>
      <w:ins w:id="422" w:author="Hunke, Simon" w:date="2026-06-11T11:53:00Z" w16du:dateUtc="2026-06-11T09:53:00Z">
        <w:r>
          <w:rPr>
            <w:rFonts w:ascii="Consolas" w:hAnsi="Consolas"/>
            <w:lang w:val="en-US"/>
          </w:rPr>
          <w:t xml:space="preserve">            "</w:t>
        </w:r>
        <w:proofErr w:type="gramStart"/>
        <w:r>
          <w:rPr>
            <w:rFonts w:ascii="Consolas" w:hAnsi="Consolas"/>
            <w:lang w:val="en-US"/>
          </w:rPr>
          <w:t>^.+</w:t>
        </w:r>
        <w:proofErr w:type="gramEnd"/>
        <w:r>
          <w:rPr>
            <w:rFonts w:ascii="Consolas" w:hAnsi="Consolas"/>
            <w:lang w:val="en-US"/>
          </w:rPr>
          <w:t xml:space="preserve">$": </w:t>
        </w:r>
      </w:ins>
      <w:proofErr w:type="gramStart"/>
      <w:ins w:id="423" w:author="Hunke, Simon" w:date="2026-06-11T11:54:00Z" w16du:dateUtc="2026-06-11T09:54:00Z">
        <w:r w:rsidRPr="00B5516D">
          <w:rPr>
            <w:rFonts w:ascii="Consolas" w:hAnsi="Consolas"/>
            <w:lang w:val="en-US"/>
          </w:rPr>
          <w:t>{ "</w:t>
        </w:r>
        <w:proofErr w:type="gramEnd"/>
        <w:r w:rsidRPr="00B5516D">
          <w:rPr>
            <w:rFonts w:ascii="Consolas" w:hAnsi="Consolas"/>
            <w:lang w:val="en-US"/>
          </w:rPr>
          <w:t xml:space="preserve">type": </w:t>
        </w:r>
      </w:ins>
      <w:ins w:id="424" w:author="Scholtyschik, Gregor" w:date="2026-06-11T14:53:00Z" w16du:dateUtc="2026-06-11T12:53:00Z">
        <w:r w:rsidR="00F16BF9">
          <w:rPr>
            <w:rFonts w:ascii="Consolas" w:hAnsi="Consolas"/>
            <w:lang w:val="en-US"/>
          </w:rPr>
          <w:t>[</w:t>
        </w:r>
      </w:ins>
      <w:ins w:id="425" w:author="Hunke, Simon" w:date="2026-06-11T11:54:00Z" w16du:dateUtc="2026-06-11T09:54:00Z">
        <w:r w:rsidRPr="00B5516D">
          <w:rPr>
            <w:rFonts w:ascii="Consolas" w:hAnsi="Consolas"/>
            <w:lang w:val="en-US"/>
          </w:rPr>
          <w:t>"string"</w:t>
        </w:r>
      </w:ins>
      <w:ins w:id="426" w:author="Scholtyschik, Gregor" w:date="2026-06-11T14:53:00Z" w16du:dateUtc="2026-06-11T12:53:00Z">
        <w:r w:rsidR="00F16BF9">
          <w:rPr>
            <w:rFonts w:ascii="Consolas" w:hAnsi="Consolas"/>
            <w:lang w:val="en-US"/>
          </w:rPr>
          <w:t xml:space="preserve">, </w:t>
        </w:r>
      </w:ins>
      <w:ins w:id="427" w:author="Scholtyschik, Gregor" w:date="2026-06-11T14:54:00Z" w16du:dateUtc="2026-06-11T12:54:00Z">
        <w:r w:rsidR="00F16BF9" w:rsidRPr="00B5516D">
          <w:rPr>
            <w:rFonts w:ascii="Consolas" w:hAnsi="Consolas"/>
            <w:lang w:val="en-US"/>
          </w:rPr>
          <w:t>"</w:t>
        </w:r>
      </w:ins>
      <w:ins w:id="428" w:author="Scholtyschik, Gregor" w:date="2026-06-11T14:53:00Z" w16du:dateUtc="2026-06-11T12:53:00Z">
        <w:r w:rsidR="00F16BF9">
          <w:rPr>
            <w:rFonts w:ascii="Consolas" w:hAnsi="Consolas"/>
            <w:lang w:val="en-US"/>
          </w:rPr>
          <w:t>null</w:t>
        </w:r>
      </w:ins>
      <w:ins w:id="429" w:author="Scholtyschik, Gregor" w:date="2026-06-11T14:54:00Z" w16du:dateUtc="2026-06-11T12:54:00Z">
        <w:r w:rsidR="00F16BF9" w:rsidRPr="00B5516D">
          <w:rPr>
            <w:rFonts w:ascii="Consolas" w:hAnsi="Consolas"/>
            <w:lang w:val="en-US"/>
          </w:rPr>
          <w:t>"</w:t>
        </w:r>
      </w:ins>
      <w:proofErr w:type="gramStart"/>
      <w:ins w:id="430" w:author="Scholtyschik, Gregor" w:date="2026-06-11T14:53:00Z" w16du:dateUtc="2026-06-11T12:53:00Z">
        <w:r w:rsidR="00F16BF9">
          <w:rPr>
            <w:rFonts w:ascii="Consolas" w:hAnsi="Consolas"/>
            <w:lang w:val="en-US"/>
          </w:rPr>
          <w:t>]</w:t>
        </w:r>
      </w:ins>
      <w:ins w:id="431" w:author="Hunke, Simon" w:date="2026-06-11T11:54:00Z" w16du:dateUtc="2026-06-11T09:54:00Z">
        <w:r w:rsidRPr="00B5516D">
          <w:rPr>
            <w:rFonts w:ascii="Consolas" w:hAnsi="Consolas"/>
            <w:lang w:val="en-US"/>
          </w:rPr>
          <w:t xml:space="preserve"> }</w:t>
        </w:r>
      </w:ins>
      <w:proofErr w:type="gramEnd"/>
    </w:p>
    <w:p w14:paraId="17C25F8C" w14:textId="77777777" w:rsidR="00A431FA" w:rsidRDefault="00B5516D">
      <w:pPr>
        <w:shd w:val="clear" w:color="auto" w:fill="BFBFBF" w:themeFill="background1" w:themeFillShade="BF"/>
        <w:spacing w:after="0" w:line="240" w:lineRule="auto"/>
        <w:rPr>
          <w:ins w:id="432" w:author="Hunke, Simon" w:date="2026-06-11T11:55:00Z" w16du:dateUtc="2026-06-11T09:55:00Z"/>
          <w:rFonts w:ascii="Consolas" w:hAnsi="Consolas"/>
          <w:lang w:val="en-US"/>
        </w:rPr>
        <w:pPrChange w:id="433" w:author="Hunke, Simon" w:date="2026-06-11T12:07:00Z" w16du:dateUtc="2026-06-11T10:07:00Z">
          <w:pPr>
            <w:spacing w:after="0" w:line="240" w:lineRule="auto"/>
          </w:pPr>
        </w:pPrChange>
      </w:pPr>
      <w:ins w:id="434" w:author="Hunke, Simon" w:date="2026-06-11T11:53:00Z" w16du:dateUtc="2026-06-11T09:53:00Z">
        <w:r>
          <w:rPr>
            <w:rFonts w:ascii="Consolas" w:hAnsi="Consolas"/>
            <w:lang w:val="en-US"/>
          </w:rPr>
          <w:t xml:space="preserve">          }</w:t>
        </w:r>
      </w:ins>
      <w:ins w:id="435" w:author="Hunke, Simon" w:date="2026-06-11T11:55:00Z" w16du:dateUtc="2026-06-11T09:55:00Z">
        <w:r w:rsidR="00A431FA">
          <w:rPr>
            <w:rFonts w:ascii="Consolas" w:hAnsi="Consolas"/>
            <w:lang w:val="en-US"/>
          </w:rPr>
          <w:t>,</w:t>
        </w:r>
      </w:ins>
    </w:p>
    <w:p w14:paraId="7A37AB4C" w14:textId="16D82B32" w:rsidR="00B5516D" w:rsidRDefault="00A431FA">
      <w:pPr>
        <w:shd w:val="clear" w:color="auto" w:fill="BFBFBF" w:themeFill="background1" w:themeFillShade="BF"/>
        <w:spacing w:after="0" w:line="240" w:lineRule="auto"/>
        <w:rPr>
          <w:ins w:id="436" w:author="Hunke, Simon" w:date="2026-06-11T11:53:00Z" w16du:dateUtc="2026-06-11T09:53:00Z"/>
          <w:rFonts w:ascii="Consolas" w:hAnsi="Consolas"/>
          <w:lang w:val="en-US"/>
        </w:rPr>
        <w:pPrChange w:id="437" w:author="Hunke, Simon" w:date="2026-06-11T12:07:00Z" w16du:dateUtc="2026-06-11T10:07:00Z">
          <w:pPr>
            <w:spacing w:after="0" w:line="240" w:lineRule="auto"/>
          </w:pPr>
        </w:pPrChange>
      </w:pPr>
      <w:ins w:id="438" w:author="Hunke, Simon" w:date="2026-06-11T11:55:00Z" w16du:dateUtc="2026-06-11T09:55:00Z">
        <w:r>
          <w:rPr>
            <w:rFonts w:ascii="Consolas" w:hAnsi="Consolas"/>
            <w:lang w:val="en-US"/>
          </w:rPr>
          <w:t xml:space="preserve">          "</w:t>
        </w:r>
        <w:proofErr w:type="spellStart"/>
        <w:r w:rsidRPr="00A431FA">
          <w:rPr>
            <w:rFonts w:ascii="Consolas" w:hAnsi="Consolas"/>
          </w:rPr>
          <w:t>additionalProperties</w:t>
        </w:r>
        <w:proofErr w:type="spellEnd"/>
        <w:r>
          <w:rPr>
            <w:rFonts w:ascii="Consolas" w:hAnsi="Consolas"/>
            <w:lang w:val="en-US"/>
          </w:rPr>
          <w:t>": false</w:t>
        </w:r>
      </w:ins>
    </w:p>
    <w:p w14:paraId="1D1A7175" w14:textId="77777777" w:rsidR="003D58CD" w:rsidRDefault="003D58CD">
      <w:pPr>
        <w:shd w:val="clear" w:color="auto" w:fill="BFBFBF" w:themeFill="background1" w:themeFillShade="BF"/>
        <w:spacing w:after="0" w:line="240" w:lineRule="auto"/>
        <w:rPr>
          <w:ins w:id="439" w:author="Hunke, Simon" w:date="2026-06-11T11:35:00Z" w16du:dateUtc="2026-06-11T09:35:00Z"/>
          <w:rFonts w:ascii="Consolas" w:hAnsi="Consolas"/>
          <w:lang w:val="en-US"/>
        </w:rPr>
        <w:pPrChange w:id="440" w:author="Hunke, Simon" w:date="2026-06-11T12:07:00Z" w16du:dateUtc="2026-06-11T10:07:00Z">
          <w:pPr>
            <w:spacing w:after="0" w:line="240" w:lineRule="auto"/>
          </w:pPr>
        </w:pPrChange>
      </w:pPr>
      <w:ins w:id="441" w:author="Hunke, Simon" w:date="2026-06-11T11:35:00Z" w16du:dateUtc="2026-06-11T09:35:00Z">
        <w:r>
          <w:rPr>
            <w:rFonts w:ascii="Consolas" w:hAnsi="Consolas"/>
            <w:lang w:val="en-US"/>
          </w:rPr>
          <w:t xml:space="preserve">        },</w:t>
        </w:r>
      </w:ins>
    </w:p>
    <w:p w14:paraId="1A7F642E" w14:textId="10597ECC" w:rsidR="003D58CD" w:rsidRDefault="003D58CD">
      <w:pPr>
        <w:shd w:val="clear" w:color="auto" w:fill="BFBFBF" w:themeFill="background1" w:themeFillShade="BF"/>
        <w:spacing w:after="0" w:line="240" w:lineRule="auto"/>
        <w:rPr>
          <w:ins w:id="442" w:author="Hunke, Simon" w:date="2026-06-11T11:35:00Z" w16du:dateUtc="2026-06-11T09:35:00Z"/>
          <w:rFonts w:ascii="Consolas" w:hAnsi="Consolas"/>
          <w:lang w:val="en-US"/>
        </w:rPr>
        <w:pPrChange w:id="443" w:author="Hunke, Simon" w:date="2026-06-11T12:07:00Z" w16du:dateUtc="2026-06-11T10:07:00Z">
          <w:pPr>
            <w:spacing w:after="0" w:line="240" w:lineRule="auto"/>
          </w:pPr>
        </w:pPrChange>
      </w:pPr>
      <w:ins w:id="444" w:author="Hunke, Simon" w:date="2026-06-11T11:35:00Z" w16du:dateUtc="2026-06-11T09:35:00Z">
        <w:r>
          <w:rPr>
            <w:rFonts w:ascii="Consolas" w:hAnsi="Consolas"/>
            <w:lang w:val="en-US"/>
          </w:rPr>
          <w:t xml:space="preserve">        "</w:t>
        </w:r>
      </w:ins>
      <w:ins w:id="445" w:author="Scholtyschik, Gregor" w:date="2026-06-11T14:55:00Z" w16du:dateUtc="2026-06-11T12:55:00Z">
        <w:r w:rsidR="00251610">
          <w:rPr>
            <w:rFonts w:ascii="Consolas" w:hAnsi="Consolas"/>
            <w:lang w:val="en-US"/>
          </w:rPr>
          <w:t>q</w:t>
        </w:r>
      </w:ins>
      <w:ins w:id="446" w:author="Hunke, Simon" w:date="2026-06-11T11:38:00Z" w16du:dateUtc="2026-06-11T09:38:00Z">
        <w:r>
          <w:rPr>
            <w:rFonts w:ascii="Consolas" w:hAnsi="Consolas"/>
            <w:lang w:val="en-US"/>
          </w:rPr>
          <w:t>uery</w:t>
        </w:r>
      </w:ins>
      <w:proofErr w:type="gramStart"/>
      <w:ins w:id="447" w:author="Hunke, Simon" w:date="2026-06-11T11:35:00Z" w16du:dateUtc="2026-06-11T09:35:00Z">
        <w:r>
          <w:rPr>
            <w:rFonts w:ascii="Consolas" w:hAnsi="Consolas"/>
            <w:lang w:val="en-US"/>
          </w:rPr>
          <w:t>": {</w:t>
        </w:r>
        <w:proofErr w:type="gramEnd"/>
      </w:ins>
    </w:p>
    <w:p w14:paraId="243307EA" w14:textId="10FC2372" w:rsidR="003D58CD" w:rsidRDefault="003D58CD">
      <w:pPr>
        <w:shd w:val="clear" w:color="auto" w:fill="BFBFBF" w:themeFill="background1" w:themeFillShade="BF"/>
        <w:spacing w:after="0" w:line="240" w:lineRule="auto"/>
        <w:rPr>
          <w:ins w:id="448" w:author="Hunke, Simon" w:date="2026-06-11T11:35:00Z" w16du:dateUtc="2026-06-11T09:35:00Z"/>
          <w:rFonts w:ascii="Consolas" w:hAnsi="Consolas"/>
          <w:lang w:val="en-US"/>
        </w:rPr>
        <w:pPrChange w:id="449" w:author="Hunke, Simon" w:date="2026-06-11T12:07:00Z" w16du:dateUtc="2026-06-11T10:07:00Z">
          <w:pPr>
            <w:spacing w:after="0" w:line="240" w:lineRule="auto"/>
          </w:pPr>
        </w:pPrChange>
      </w:pPr>
      <w:ins w:id="450" w:author="Hunke, Simon" w:date="2026-06-11T11:35:00Z" w16du:dateUtc="2026-06-11T09:35:00Z">
        <w:r>
          <w:rPr>
            <w:rFonts w:ascii="Consolas" w:hAnsi="Consolas"/>
            <w:lang w:val="en-US"/>
          </w:rPr>
          <w:t xml:space="preserve">          "type": </w:t>
        </w:r>
      </w:ins>
      <w:ins w:id="451" w:author="Hunke, Simon" w:date="2026-06-11T11:43:00Z" w16du:dateUtc="2026-06-11T09:43:00Z">
        <w:r>
          <w:rPr>
            <w:rFonts w:ascii="Consolas" w:hAnsi="Consolas"/>
            <w:lang w:val="en-US"/>
          </w:rPr>
          <w:t>[</w:t>
        </w:r>
      </w:ins>
      <w:ins w:id="452" w:author="Hunke, Simon" w:date="2026-06-11T11:35:00Z" w16du:dateUtc="2026-06-11T09:35:00Z">
        <w:r>
          <w:rPr>
            <w:rFonts w:ascii="Consolas" w:hAnsi="Consolas"/>
            <w:lang w:val="en-US"/>
          </w:rPr>
          <w:t>"</w:t>
        </w:r>
      </w:ins>
      <w:ins w:id="453" w:author="Hunke, Simon" w:date="2026-06-11T11:43:00Z" w16du:dateUtc="2026-06-11T09:43:00Z">
        <w:r>
          <w:rPr>
            <w:rFonts w:ascii="Consolas" w:hAnsi="Consolas"/>
            <w:lang w:val="en-US"/>
          </w:rPr>
          <w:t>object</w:t>
        </w:r>
      </w:ins>
      <w:ins w:id="454" w:author="Hunke, Simon" w:date="2026-06-11T11:35:00Z" w16du:dateUtc="2026-06-11T09:35:00Z">
        <w:r>
          <w:rPr>
            <w:rFonts w:ascii="Consolas" w:hAnsi="Consolas"/>
            <w:lang w:val="en-US"/>
          </w:rPr>
          <w:t>"</w:t>
        </w:r>
      </w:ins>
      <w:ins w:id="455" w:author="Hunke, Simon" w:date="2026-06-11T11:43:00Z" w16du:dateUtc="2026-06-11T09:43:00Z">
        <w:r>
          <w:rPr>
            <w:rFonts w:ascii="Consolas" w:hAnsi="Consolas"/>
            <w:lang w:val="en-US"/>
          </w:rPr>
          <w:t>, "null"]</w:t>
        </w:r>
      </w:ins>
      <w:ins w:id="456" w:author="Hunke, Simon" w:date="2026-06-11T11:35:00Z" w16du:dateUtc="2026-06-11T09:35:00Z">
        <w:r>
          <w:rPr>
            <w:rFonts w:ascii="Consolas" w:hAnsi="Consolas"/>
            <w:lang w:val="en-US"/>
          </w:rPr>
          <w:t>,</w:t>
        </w:r>
      </w:ins>
    </w:p>
    <w:p w14:paraId="0EC40B4D" w14:textId="78717B79" w:rsidR="00B5516D" w:rsidRPr="00A431FA" w:rsidRDefault="003D58CD">
      <w:pPr>
        <w:shd w:val="clear" w:color="auto" w:fill="BFBFBF" w:themeFill="background1" w:themeFillShade="BF"/>
        <w:spacing w:after="0" w:line="240" w:lineRule="auto"/>
        <w:rPr>
          <w:ins w:id="457" w:author="Hunke, Simon" w:date="2026-06-11T11:54:00Z" w16du:dateUtc="2026-06-11T09:54:00Z"/>
          <w:rFonts w:ascii="Consolas" w:hAnsi="Consolas"/>
          <w:rPrChange w:id="458" w:author="Hunke, Simon" w:date="2026-06-11T11:59:00Z" w16du:dateUtc="2026-06-11T09:59:00Z">
            <w:rPr>
              <w:ins w:id="459" w:author="Hunke, Simon" w:date="2026-06-11T11:54:00Z" w16du:dateUtc="2026-06-11T09:54:00Z"/>
              <w:rFonts w:ascii="Consolas" w:hAnsi="Consolas"/>
              <w:lang w:val="en-US"/>
            </w:rPr>
          </w:rPrChange>
        </w:rPr>
        <w:pPrChange w:id="460" w:author="Hunke, Simon" w:date="2026-06-11T12:07:00Z" w16du:dateUtc="2026-06-11T10:07:00Z">
          <w:pPr>
            <w:spacing w:after="0" w:line="240" w:lineRule="auto"/>
          </w:pPr>
        </w:pPrChange>
      </w:pPr>
      <w:ins w:id="461" w:author="Hunke, Simon" w:date="2026-06-11T11:35:00Z" w16du:dateUtc="2026-06-11T09:35:00Z">
        <w:r w:rsidRPr="00A431FA">
          <w:rPr>
            <w:rFonts w:ascii="Consolas" w:hAnsi="Consolas"/>
            <w:rPrChange w:id="462" w:author="Hunke, Simon" w:date="2026-06-11T11:59:00Z" w16du:dateUtc="2026-06-11T09:59:00Z">
              <w:rPr>
                <w:rFonts w:ascii="Consolas" w:hAnsi="Consolas"/>
                <w:lang w:val="en-US"/>
              </w:rPr>
            </w:rPrChange>
          </w:rPr>
          <w:lastRenderedPageBreak/>
          <w:t xml:space="preserve">          "</w:t>
        </w:r>
        <w:proofErr w:type="spellStart"/>
        <w:r w:rsidRPr="00A431FA">
          <w:rPr>
            <w:rFonts w:ascii="Consolas" w:hAnsi="Consolas"/>
            <w:rPrChange w:id="463" w:author="Hunke, Simon" w:date="2026-06-11T11:59:00Z" w16du:dateUtc="2026-06-11T09:59:00Z">
              <w:rPr>
                <w:rFonts w:ascii="Consolas" w:hAnsi="Consolas"/>
                <w:lang w:val="en-US"/>
              </w:rPr>
            </w:rPrChange>
          </w:rPr>
          <w:t>description</w:t>
        </w:r>
        <w:proofErr w:type="spellEnd"/>
        <w:r w:rsidRPr="00A431FA">
          <w:rPr>
            <w:rFonts w:ascii="Consolas" w:hAnsi="Consolas"/>
            <w:rPrChange w:id="464" w:author="Hunke, Simon" w:date="2026-06-11T11:59:00Z" w16du:dateUtc="2026-06-11T09:59:00Z">
              <w:rPr>
                <w:rFonts w:ascii="Consolas" w:hAnsi="Consolas"/>
                <w:lang w:val="en-US"/>
              </w:rPr>
            </w:rPrChange>
          </w:rPr>
          <w:t>": "</w:t>
        </w:r>
      </w:ins>
      <w:ins w:id="465" w:author="Scholtyschik, Gregor" w:date="2026-06-11T14:55:00Z" w16du:dateUtc="2026-06-11T12:55:00Z">
        <w:r w:rsidR="00251610">
          <w:rPr>
            <w:rFonts w:ascii="Consolas" w:hAnsi="Consolas"/>
          </w:rPr>
          <w:t>S</w:t>
        </w:r>
      </w:ins>
      <w:ins w:id="466" w:author="Hunke, Simon" w:date="2026-06-11T11:59:00Z" w16du:dateUtc="2026-06-11T09:59:00Z">
        <w:r w:rsidR="00A431FA" w:rsidRPr="00F82489">
          <w:rPr>
            <w:rFonts w:ascii="Consolas" w:hAnsi="Consolas"/>
          </w:rPr>
          <w:t>ignaturrelevante HTTP-</w:t>
        </w:r>
        <w:r w:rsidR="00A431FA">
          <w:rPr>
            <w:rFonts w:ascii="Consolas" w:hAnsi="Consolas"/>
          </w:rPr>
          <w:t>Query-Parameter</w:t>
        </w:r>
        <w:r w:rsidR="00A431FA" w:rsidRPr="00F82489">
          <w:rPr>
            <w:rFonts w:ascii="Consolas" w:hAnsi="Consolas"/>
          </w:rPr>
          <w:t xml:space="preserve">, wie in der </w:t>
        </w:r>
        <w:r w:rsidR="00A431FA">
          <w:rPr>
            <w:rFonts w:ascii="Consolas" w:hAnsi="Consolas"/>
          </w:rPr>
          <w:t>API-Spezifikation definiert</w:t>
        </w:r>
      </w:ins>
      <w:ins w:id="467" w:author="Hunke, Simon" w:date="2026-06-11T11:35:00Z" w16du:dateUtc="2026-06-11T09:35:00Z">
        <w:r w:rsidRPr="00A431FA">
          <w:rPr>
            <w:rFonts w:ascii="Consolas" w:hAnsi="Consolas"/>
            <w:rPrChange w:id="468" w:author="Hunke, Simon" w:date="2026-06-11T11:59:00Z" w16du:dateUtc="2026-06-11T09:59:00Z">
              <w:rPr>
                <w:rFonts w:ascii="Consolas" w:hAnsi="Consolas"/>
                <w:lang w:val="en-US"/>
              </w:rPr>
            </w:rPrChange>
          </w:rPr>
          <w:t>"</w:t>
        </w:r>
      </w:ins>
      <w:ins w:id="469" w:author="Hunke, Simon" w:date="2026-06-11T11:54:00Z" w16du:dateUtc="2026-06-11T09:54:00Z">
        <w:r w:rsidR="00B5516D" w:rsidRPr="00A431FA">
          <w:rPr>
            <w:rFonts w:ascii="Consolas" w:hAnsi="Consolas"/>
            <w:rPrChange w:id="470" w:author="Hunke, Simon" w:date="2026-06-11T11:59:00Z" w16du:dateUtc="2026-06-11T09:59:00Z">
              <w:rPr>
                <w:rFonts w:ascii="Consolas" w:hAnsi="Consolas"/>
                <w:lang w:val="en-US"/>
              </w:rPr>
            </w:rPrChange>
          </w:rPr>
          <w:t>,</w:t>
        </w:r>
      </w:ins>
    </w:p>
    <w:p w14:paraId="11F23A0E" w14:textId="77777777" w:rsidR="00B5516D" w:rsidRDefault="00B5516D">
      <w:pPr>
        <w:shd w:val="clear" w:color="auto" w:fill="BFBFBF" w:themeFill="background1" w:themeFillShade="BF"/>
        <w:spacing w:after="0" w:line="240" w:lineRule="auto"/>
        <w:rPr>
          <w:ins w:id="471" w:author="Hunke, Simon" w:date="2026-06-11T11:54:00Z" w16du:dateUtc="2026-06-11T09:54:00Z"/>
          <w:rFonts w:ascii="Consolas" w:hAnsi="Consolas"/>
          <w:lang w:val="en-US"/>
        </w:rPr>
        <w:pPrChange w:id="472" w:author="Hunke, Simon" w:date="2026-06-11T12:07:00Z" w16du:dateUtc="2026-06-11T10:07:00Z">
          <w:pPr>
            <w:spacing w:after="0" w:line="240" w:lineRule="auto"/>
          </w:pPr>
        </w:pPrChange>
      </w:pPr>
      <w:ins w:id="473" w:author="Hunke, Simon" w:date="2026-06-11T11:54:00Z" w16du:dateUtc="2026-06-11T09:54:00Z">
        <w:r w:rsidRPr="00A431FA">
          <w:rPr>
            <w:rFonts w:ascii="Consolas" w:hAnsi="Consolas"/>
            <w:rPrChange w:id="474" w:author="Hunke, Simon" w:date="2026-06-11T11:59:00Z" w16du:dateUtc="2026-06-11T09:59:00Z">
              <w:rPr>
                <w:rFonts w:ascii="Consolas" w:hAnsi="Consolas"/>
                <w:lang w:val="en-US"/>
              </w:rPr>
            </w:rPrChange>
          </w:rPr>
          <w:t xml:space="preserve">          </w:t>
        </w:r>
        <w:r>
          <w:rPr>
            <w:rFonts w:ascii="Consolas" w:hAnsi="Consolas"/>
            <w:lang w:val="en-US"/>
          </w:rPr>
          <w:t>"</w:t>
        </w:r>
        <w:proofErr w:type="spellStart"/>
        <w:r w:rsidRPr="00F82489">
          <w:rPr>
            <w:rFonts w:ascii="Consolas" w:hAnsi="Consolas"/>
            <w:lang w:val="en-US"/>
          </w:rPr>
          <w:t>patternProperties</w:t>
        </w:r>
        <w:proofErr w:type="spellEnd"/>
        <w:proofErr w:type="gramStart"/>
        <w:r>
          <w:rPr>
            <w:rFonts w:ascii="Consolas" w:hAnsi="Consolas"/>
            <w:lang w:val="en-US"/>
          </w:rPr>
          <w:t>": {</w:t>
        </w:r>
        <w:proofErr w:type="gramEnd"/>
      </w:ins>
    </w:p>
    <w:p w14:paraId="14A9DD97" w14:textId="639EA53A" w:rsidR="00B5516D" w:rsidRDefault="00B5516D">
      <w:pPr>
        <w:shd w:val="clear" w:color="auto" w:fill="BFBFBF" w:themeFill="background1" w:themeFillShade="BF"/>
        <w:spacing w:after="0" w:line="240" w:lineRule="auto"/>
        <w:rPr>
          <w:ins w:id="475" w:author="Hunke, Simon" w:date="2026-06-11T11:54:00Z" w16du:dateUtc="2026-06-11T09:54:00Z"/>
          <w:rFonts w:ascii="Consolas" w:hAnsi="Consolas"/>
          <w:lang w:val="en-US"/>
        </w:rPr>
        <w:pPrChange w:id="476" w:author="Hunke, Simon" w:date="2026-06-11T12:07:00Z" w16du:dateUtc="2026-06-11T10:07:00Z">
          <w:pPr>
            <w:spacing w:after="0" w:line="240" w:lineRule="auto"/>
          </w:pPr>
        </w:pPrChange>
      </w:pPr>
      <w:ins w:id="477" w:author="Hunke, Simon" w:date="2026-06-11T11:54:00Z" w16du:dateUtc="2026-06-11T09:54:00Z">
        <w:r>
          <w:rPr>
            <w:rFonts w:ascii="Consolas" w:hAnsi="Consolas"/>
            <w:lang w:val="en-US"/>
          </w:rPr>
          <w:t xml:space="preserve">            "</w:t>
        </w:r>
        <w:proofErr w:type="gramStart"/>
        <w:r>
          <w:rPr>
            <w:rFonts w:ascii="Consolas" w:hAnsi="Consolas"/>
            <w:lang w:val="en-US"/>
          </w:rPr>
          <w:t>^.+</w:t>
        </w:r>
        <w:proofErr w:type="gramEnd"/>
        <w:r>
          <w:rPr>
            <w:rFonts w:ascii="Consolas" w:hAnsi="Consolas"/>
            <w:lang w:val="en-US"/>
          </w:rPr>
          <w:t xml:space="preserve">$": </w:t>
        </w:r>
        <w:proofErr w:type="gramStart"/>
        <w:r w:rsidRPr="00B5516D">
          <w:rPr>
            <w:rFonts w:ascii="Consolas" w:hAnsi="Consolas"/>
            <w:lang w:val="en-US"/>
          </w:rPr>
          <w:t>{ "</w:t>
        </w:r>
        <w:proofErr w:type="gramEnd"/>
        <w:r w:rsidRPr="00B5516D">
          <w:rPr>
            <w:rFonts w:ascii="Consolas" w:hAnsi="Consolas"/>
            <w:lang w:val="en-US"/>
          </w:rPr>
          <w:t xml:space="preserve">type": </w:t>
        </w:r>
      </w:ins>
      <w:ins w:id="478" w:author="Scholtyschik, Gregor" w:date="2026-06-11T14:55:00Z" w16du:dateUtc="2026-06-11T12:55:00Z">
        <w:r w:rsidR="00251610">
          <w:rPr>
            <w:rFonts w:ascii="Consolas" w:hAnsi="Consolas"/>
            <w:lang w:val="en-US"/>
          </w:rPr>
          <w:t>[</w:t>
        </w:r>
      </w:ins>
      <w:ins w:id="479" w:author="Hunke, Simon" w:date="2026-06-11T11:54:00Z" w16du:dateUtc="2026-06-11T09:54:00Z">
        <w:r w:rsidRPr="00B5516D">
          <w:rPr>
            <w:rFonts w:ascii="Consolas" w:hAnsi="Consolas"/>
            <w:lang w:val="en-US"/>
          </w:rPr>
          <w:t>"string"</w:t>
        </w:r>
      </w:ins>
      <w:ins w:id="480" w:author="Scholtyschik, Gregor" w:date="2026-06-11T14:55:00Z" w16du:dateUtc="2026-06-11T12:55:00Z">
        <w:r w:rsidR="00251610">
          <w:rPr>
            <w:rFonts w:ascii="Consolas" w:hAnsi="Consolas"/>
            <w:lang w:val="en-US"/>
          </w:rPr>
          <w:t xml:space="preserve">, </w:t>
        </w:r>
        <w:r w:rsidR="00251610" w:rsidRPr="00B5516D">
          <w:rPr>
            <w:rFonts w:ascii="Consolas" w:hAnsi="Consolas"/>
            <w:lang w:val="en-US"/>
          </w:rPr>
          <w:t>"</w:t>
        </w:r>
        <w:r w:rsidR="00251610">
          <w:rPr>
            <w:rFonts w:ascii="Consolas" w:hAnsi="Consolas"/>
            <w:lang w:val="en-US"/>
          </w:rPr>
          <w:t>null</w:t>
        </w:r>
        <w:r w:rsidR="00251610" w:rsidRPr="00B5516D">
          <w:rPr>
            <w:rFonts w:ascii="Consolas" w:hAnsi="Consolas"/>
            <w:lang w:val="en-US"/>
          </w:rPr>
          <w:t>"</w:t>
        </w:r>
        <w:r w:rsidR="00251610">
          <w:rPr>
            <w:rFonts w:ascii="Consolas" w:hAnsi="Consolas"/>
            <w:lang w:val="en-US"/>
          </w:rPr>
          <w:t>]</w:t>
        </w:r>
      </w:ins>
      <w:ins w:id="481" w:author="Hunke, Simon" w:date="2026-06-11T11:54:00Z" w16du:dateUtc="2026-06-11T09:54:00Z">
        <w:del w:id="482" w:author="Scholtyschik, Gregor" w:date="2026-06-11T14:55:00Z" w16du:dateUtc="2026-06-11T12:55:00Z">
          <w:r w:rsidRPr="00B5516D" w:rsidDel="00251610">
            <w:rPr>
              <w:rFonts w:ascii="Consolas" w:hAnsi="Consolas"/>
              <w:lang w:val="en-US"/>
            </w:rPr>
            <w:delText xml:space="preserve"> </w:delText>
          </w:r>
        </w:del>
        <w:r w:rsidRPr="00B5516D">
          <w:rPr>
            <w:rFonts w:ascii="Consolas" w:hAnsi="Consolas"/>
            <w:lang w:val="en-US"/>
          </w:rPr>
          <w:t>}</w:t>
        </w:r>
      </w:ins>
    </w:p>
    <w:p w14:paraId="7C614058" w14:textId="77777777" w:rsidR="00B5516D" w:rsidRDefault="00B5516D">
      <w:pPr>
        <w:shd w:val="clear" w:color="auto" w:fill="BFBFBF" w:themeFill="background1" w:themeFillShade="BF"/>
        <w:spacing w:after="0" w:line="240" w:lineRule="auto"/>
        <w:rPr>
          <w:ins w:id="483" w:author="Hunke, Simon" w:date="2026-06-11T11:55:00Z" w16du:dateUtc="2026-06-11T09:55:00Z"/>
          <w:rFonts w:ascii="Consolas" w:hAnsi="Consolas"/>
          <w:lang w:val="en-US"/>
        </w:rPr>
        <w:pPrChange w:id="484" w:author="Hunke, Simon" w:date="2026-06-11T12:07:00Z" w16du:dateUtc="2026-06-11T10:07:00Z">
          <w:pPr>
            <w:spacing w:after="0" w:line="240" w:lineRule="auto"/>
          </w:pPr>
        </w:pPrChange>
      </w:pPr>
      <w:ins w:id="485" w:author="Hunke, Simon" w:date="2026-06-11T11:54:00Z" w16du:dateUtc="2026-06-11T09:54:00Z">
        <w:r>
          <w:rPr>
            <w:rFonts w:ascii="Consolas" w:hAnsi="Consolas"/>
            <w:lang w:val="en-US"/>
          </w:rPr>
          <w:t xml:space="preserve">          }</w:t>
        </w:r>
      </w:ins>
      <w:ins w:id="486" w:author="Hunke, Simon" w:date="2026-06-11T11:55:00Z" w16du:dateUtc="2026-06-11T09:55:00Z">
        <w:r>
          <w:rPr>
            <w:rFonts w:ascii="Consolas" w:hAnsi="Consolas"/>
            <w:lang w:val="en-US"/>
          </w:rPr>
          <w:t>,</w:t>
        </w:r>
      </w:ins>
    </w:p>
    <w:p w14:paraId="54C34F42" w14:textId="725967AB" w:rsidR="003D58CD" w:rsidRDefault="00B5516D">
      <w:pPr>
        <w:shd w:val="clear" w:color="auto" w:fill="BFBFBF" w:themeFill="background1" w:themeFillShade="BF"/>
        <w:spacing w:after="0" w:line="240" w:lineRule="auto"/>
        <w:rPr>
          <w:ins w:id="487" w:author="Hunke, Simon" w:date="2026-06-11T11:35:00Z" w16du:dateUtc="2026-06-11T09:35:00Z"/>
          <w:rFonts w:ascii="Consolas" w:hAnsi="Consolas"/>
          <w:lang w:val="en-US"/>
        </w:rPr>
        <w:pPrChange w:id="488" w:author="Hunke, Simon" w:date="2026-06-11T12:07:00Z" w16du:dateUtc="2026-06-11T10:07:00Z">
          <w:pPr>
            <w:spacing w:after="0" w:line="240" w:lineRule="auto"/>
          </w:pPr>
        </w:pPrChange>
      </w:pPr>
      <w:ins w:id="489" w:author="Hunke, Simon" w:date="2026-06-11T11:55:00Z" w16du:dateUtc="2026-06-11T09:55:00Z">
        <w:r>
          <w:rPr>
            <w:rFonts w:ascii="Consolas" w:hAnsi="Consolas"/>
            <w:lang w:val="en-US"/>
          </w:rPr>
          <w:t xml:space="preserve">          "</w:t>
        </w:r>
      </w:ins>
      <w:proofErr w:type="spellStart"/>
      <w:ins w:id="490" w:author="Hunke, Simon" w:date="2026-06-11T11:55:00Z">
        <w:r w:rsidR="00A431FA" w:rsidRPr="00A431FA">
          <w:rPr>
            <w:rFonts w:ascii="Consolas" w:hAnsi="Consolas"/>
          </w:rPr>
          <w:t>additionalProperties</w:t>
        </w:r>
      </w:ins>
      <w:proofErr w:type="spellEnd"/>
      <w:ins w:id="491" w:author="Hunke, Simon" w:date="2026-06-11T11:55:00Z" w16du:dateUtc="2026-06-11T09:55:00Z">
        <w:r>
          <w:rPr>
            <w:rFonts w:ascii="Consolas" w:hAnsi="Consolas"/>
            <w:lang w:val="en-US"/>
          </w:rPr>
          <w:t>": false</w:t>
        </w:r>
      </w:ins>
    </w:p>
    <w:p w14:paraId="20933E62" w14:textId="62B5EA1C" w:rsidR="002F3461" w:rsidRDefault="003D58CD">
      <w:pPr>
        <w:shd w:val="clear" w:color="auto" w:fill="BFBFBF" w:themeFill="background1" w:themeFillShade="BF"/>
        <w:spacing w:after="0" w:line="240" w:lineRule="auto"/>
        <w:rPr>
          <w:ins w:id="492" w:author="Hunke, Simon" w:date="2026-06-11T11:27:00Z" w16du:dateUtc="2026-06-11T09:27:00Z"/>
          <w:rFonts w:ascii="Consolas" w:hAnsi="Consolas"/>
          <w:lang w:val="en-US"/>
        </w:rPr>
        <w:pPrChange w:id="493" w:author="Hunke, Simon" w:date="2026-06-11T12:07:00Z" w16du:dateUtc="2026-06-11T10:07:00Z">
          <w:pPr>
            <w:spacing w:after="0" w:line="240" w:lineRule="auto"/>
          </w:pPr>
        </w:pPrChange>
      </w:pPr>
      <w:ins w:id="494" w:author="Hunke, Simon" w:date="2026-06-11T11:35:00Z" w16du:dateUtc="2026-06-11T09:35:00Z">
        <w:r>
          <w:rPr>
            <w:rFonts w:ascii="Consolas" w:hAnsi="Consolas"/>
            <w:lang w:val="en-US"/>
          </w:rPr>
          <w:t xml:space="preserve">        }</w:t>
        </w:r>
      </w:ins>
    </w:p>
    <w:p w14:paraId="57394A1B" w14:textId="66ECE263" w:rsidR="003D58CD" w:rsidRDefault="002F3461">
      <w:pPr>
        <w:shd w:val="clear" w:color="auto" w:fill="BFBFBF" w:themeFill="background1" w:themeFillShade="BF"/>
        <w:spacing w:after="0" w:line="240" w:lineRule="auto"/>
        <w:rPr>
          <w:ins w:id="495" w:author="Hunke, Simon" w:date="2026-06-11T11:35:00Z" w16du:dateUtc="2026-06-11T09:35:00Z"/>
          <w:rFonts w:ascii="Consolas" w:hAnsi="Consolas"/>
          <w:lang w:val="en-US"/>
        </w:rPr>
        <w:pPrChange w:id="496" w:author="Hunke, Simon" w:date="2026-06-11T12:07:00Z" w16du:dateUtc="2026-06-11T10:07:00Z">
          <w:pPr>
            <w:spacing w:after="0" w:line="240" w:lineRule="auto"/>
          </w:pPr>
        </w:pPrChange>
      </w:pPr>
      <w:ins w:id="497" w:author="Hunke, Simon" w:date="2026-06-11T11:27:00Z" w16du:dateUtc="2026-06-11T09:27:00Z">
        <w:r>
          <w:rPr>
            <w:rFonts w:ascii="Consolas" w:hAnsi="Consolas"/>
            <w:lang w:val="en-US"/>
          </w:rPr>
          <w:t xml:space="preserve">      },</w:t>
        </w:r>
      </w:ins>
    </w:p>
    <w:p w14:paraId="4BDCD6DC" w14:textId="11E7C993" w:rsidR="003D58CD" w:rsidRDefault="003D58CD">
      <w:pPr>
        <w:shd w:val="clear" w:color="auto" w:fill="BFBFBF" w:themeFill="background1" w:themeFillShade="BF"/>
        <w:spacing w:after="0" w:line="240" w:lineRule="auto"/>
        <w:rPr>
          <w:ins w:id="498" w:author="Hunke, Simon" w:date="2026-06-11T11:35:00Z" w16du:dateUtc="2026-06-11T09:35:00Z"/>
          <w:rFonts w:ascii="Consolas" w:hAnsi="Consolas"/>
          <w:lang w:val="en-US"/>
        </w:rPr>
        <w:pPrChange w:id="499" w:author="Hunke, Simon" w:date="2026-06-11T12:07:00Z" w16du:dateUtc="2026-06-11T10:07:00Z">
          <w:pPr>
            <w:spacing w:after="0" w:line="240" w:lineRule="auto"/>
          </w:pPr>
        </w:pPrChange>
      </w:pPr>
      <w:ins w:id="500" w:author="Hunke, Simon" w:date="2026-06-11T11:35:00Z" w16du:dateUtc="2026-06-11T09:35:00Z">
        <w:r>
          <w:rPr>
            <w:rFonts w:ascii="Consolas" w:hAnsi="Consolas"/>
            <w:lang w:val="en-US"/>
          </w:rPr>
          <w:t xml:space="preserve">      "required": [</w:t>
        </w:r>
      </w:ins>
    </w:p>
    <w:p w14:paraId="2B8FE1E2" w14:textId="77777777" w:rsidR="003D58CD" w:rsidRDefault="003D58CD">
      <w:pPr>
        <w:shd w:val="clear" w:color="auto" w:fill="BFBFBF" w:themeFill="background1" w:themeFillShade="BF"/>
        <w:spacing w:after="0" w:line="240" w:lineRule="auto"/>
        <w:rPr>
          <w:ins w:id="501" w:author="Hunke, Simon" w:date="2026-06-11T11:39:00Z" w16du:dateUtc="2026-06-11T09:39:00Z"/>
          <w:rFonts w:ascii="Consolas" w:hAnsi="Consolas"/>
          <w:lang w:val="en-US"/>
        </w:rPr>
        <w:pPrChange w:id="502" w:author="Hunke, Simon" w:date="2026-06-11T12:07:00Z" w16du:dateUtc="2026-06-11T10:07:00Z">
          <w:pPr>
            <w:spacing w:after="0" w:line="240" w:lineRule="auto"/>
          </w:pPr>
        </w:pPrChange>
      </w:pPr>
      <w:ins w:id="503" w:author="Hunke, Simon" w:date="2026-06-11T11:35:00Z" w16du:dateUtc="2026-06-11T09:35:00Z">
        <w:r>
          <w:rPr>
            <w:rFonts w:ascii="Consolas" w:hAnsi="Consolas"/>
            <w:lang w:val="en-US"/>
          </w:rPr>
          <w:t xml:space="preserve">        "</w:t>
        </w:r>
      </w:ins>
      <w:proofErr w:type="spellStart"/>
      <w:ins w:id="504" w:author="Hunke, Simon" w:date="2026-06-11T11:38:00Z" w16du:dateUtc="2026-06-11T09:38:00Z">
        <w:r>
          <w:rPr>
            <w:rFonts w:ascii="Consolas" w:hAnsi="Consolas"/>
            <w:lang w:val="en-US"/>
          </w:rPr>
          <w:t>apiId</w:t>
        </w:r>
      </w:ins>
      <w:proofErr w:type="spellEnd"/>
      <w:ins w:id="505" w:author="Hunke, Simon" w:date="2026-06-11T11:35:00Z" w16du:dateUtc="2026-06-11T09:35:00Z">
        <w:r>
          <w:rPr>
            <w:rFonts w:ascii="Consolas" w:hAnsi="Consolas"/>
            <w:lang w:val="en-US"/>
          </w:rPr>
          <w:t>",</w:t>
        </w:r>
      </w:ins>
    </w:p>
    <w:p w14:paraId="28F301AE" w14:textId="77777777" w:rsidR="00C26A43" w:rsidRDefault="00C26A43" w:rsidP="00C26A43">
      <w:pPr>
        <w:shd w:val="clear" w:color="auto" w:fill="BFBFBF" w:themeFill="background1" w:themeFillShade="BF"/>
        <w:spacing w:after="0" w:line="240" w:lineRule="auto"/>
        <w:rPr>
          <w:ins w:id="506" w:author="Hunke, Simon" w:date="2026-06-11T12:17:00Z" w16du:dateUtc="2026-06-11T10:17:00Z"/>
          <w:rFonts w:ascii="Consolas" w:hAnsi="Consolas"/>
          <w:lang w:val="en-US"/>
        </w:rPr>
      </w:pPr>
      <w:ins w:id="507" w:author="Hunke, Simon" w:date="2026-06-11T12:17:00Z" w16du:dateUtc="2026-06-11T10:17:00Z">
        <w:r>
          <w:rPr>
            <w:rFonts w:ascii="Consolas" w:hAnsi="Consolas"/>
            <w:lang w:val="en-US"/>
          </w:rPr>
          <w:t xml:space="preserve">        "</w:t>
        </w:r>
        <w:proofErr w:type="spellStart"/>
        <w:r>
          <w:rPr>
            <w:rFonts w:ascii="Consolas" w:hAnsi="Consolas"/>
            <w:lang w:val="en-US"/>
          </w:rPr>
          <w:t>apiMethod</w:t>
        </w:r>
        <w:proofErr w:type="spellEnd"/>
        <w:r>
          <w:rPr>
            <w:rFonts w:ascii="Consolas" w:hAnsi="Consolas"/>
            <w:lang w:val="en-US"/>
          </w:rPr>
          <w:t>",</w:t>
        </w:r>
      </w:ins>
    </w:p>
    <w:p w14:paraId="3C9CD488" w14:textId="77777777" w:rsidR="00C26A43" w:rsidRDefault="00C26A43" w:rsidP="00C26A43">
      <w:pPr>
        <w:shd w:val="clear" w:color="auto" w:fill="BFBFBF" w:themeFill="background1" w:themeFillShade="BF"/>
        <w:spacing w:after="0" w:line="240" w:lineRule="auto"/>
        <w:rPr>
          <w:ins w:id="508" w:author="Hunke, Simon" w:date="2026-06-11T12:17:00Z" w16du:dateUtc="2026-06-11T10:17:00Z"/>
          <w:rFonts w:ascii="Consolas" w:hAnsi="Consolas"/>
          <w:lang w:val="en-US"/>
        </w:rPr>
      </w:pPr>
      <w:ins w:id="509" w:author="Hunke, Simon" w:date="2026-06-11T12:17:00Z" w16du:dateUtc="2026-06-11T10:17:00Z">
        <w:r>
          <w:rPr>
            <w:rFonts w:ascii="Consolas" w:hAnsi="Consolas"/>
            <w:lang w:val="en-US"/>
          </w:rPr>
          <w:t xml:space="preserve">        "</w:t>
        </w:r>
        <w:proofErr w:type="spellStart"/>
        <w:r>
          <w:rPr>
            <w:rFonts w:ascii="Consolas" w:hAnsi="Consolas"/>
            <w:lang w:val="en-US"/>
          </w:rPr>
          <w:t>apiPath</w:t>
        </w:r>
        <w:proofErr w:type="spellEnd"/>
        <w:r>
          <w:rPr>
            <w:rFonts w:ascii="Consolas" w:hAnsi="Consolas"/>
            <w:lang w:val="en-US"/>
          </w:rPr>
          <w:t>",</w:t>
        </w:r>
      </w:ins>
    </w:p>
    <w:p w14:paraId="2E5D5C6C" w14:textId="3C9CCE1C" w:rsidR="003D58CD" w:rsidRDefault="003D58CD">
      <w:pPr>
        <w:shd w:val="clear" w:color="auto" w:fill="BFBFBF" w:themeFill="background1" w:themeFillShade="BF"/>
        <w:spacing w:after="0" w:line="240" w:lineRule="auto"/>
        <w:rPr>
          <w:ins w:id="510" w:author="Hunke, Simon" w:date="2026-06-11T11:39:00Z" w16du:dateUtc="2026-06-11T09:39:00Z"/>
          <w:rFonts w:ascii="Consolas" w:hAnsi="Consolas"/>
          <w:lang w:val="en-US"/>
        </w:rPr>
        <w:pPrChange w:id="511" w:author="Hunke, Simon" w:date="2026-06-11T12:07:00Z" w16du:dateUtc="2026-06-11T10:07:00Z">
          <w:pPr>
            <w:spacing w:after="0" w:line="240" w:lineRule="auto"/>
          </w:pPr>
        </w:pPrChange>
      </w:pPr>
      <w:ins w:id="512" w:author="Hunke, Simon" w:date="2026-06-11T11:39:00Z" w16du:dateUtc="2026-06-11T09:39:00Z">
        <w:r>
          <w:rPr>
            <w:rFonts w:ascii="Consolas" w:hAnsi="Consolas"/>
            <w:lang w:val="en-US"/>
          </w:rPr>
          <w:t xml:space="preserve">        "</w:t>
        </w:r>
        <w:proofErr w:type="spellStart"/>
        <w:r>
          <w:rPr>
            <w:rFonts w:ascii="Consolas" w:hAnsi="Consolas"/>
            <w:lang w:val="en-US"/>
          </w:rPr>
          <w:t>senderId</w:t>
        </w:r>
        <w:proofErr w:type="spellEnd"/>
        <w:r>
          <w:rPr>
            <w:rFonts w:ascii="Consolas" w:hAnsi="Consolas"/>
            <w:lang w:val="en-US"/>
          </w:rPr>
          <w:t>",</w:t>
        </w:r>
      </w:ins>
    </w:p>
    <w:p w14:paraId="3FAEB0EB" w14:textId="27AD7CAC" w:rsidR="003D58CD" w:rsidRDefault="003D58CD">
      <w:pPr>
        <w:shd w:val="clear" w:color="auto" w:fill="BFBFBF" w:themeFill="background1" w:themeFillShade="BF"/>
        <w:spacing w:after="0" w:line="240" w:lineRule="auto"/>
        <w:rPr>
          <w:ins w:id="513" w:author="Hunke, Simon" w:date="2026-06-11T11:39:00Z" w16du:dateUtc="2026-06-11T09:39:00Z"/>
          <w:rFonts w:ascii="Consolas" w:hAnsi="Consolas"/>
          <w:lang w:val="en-US"/>
        </w:rPr>
        <w:pPrChange w:id="514" w:author="Hunke, Simon" w:date="2026-06-11T12:07:00Z" w16du:dateUtc="2026-06-11T10:07:00Z">
          <w:pPr>
            <w:spacing w:after="0" w:line="240" w:lineRule="auto"/>
          </w:pPr>
        </w:pPrChange>
      </w:pPr>
      <w:ins w:id="515" w:author="Hunke, Simon" w:date="2026-06-11T11:39:00Z" w16du:dateUtc="2026-06-11T09:39:00Z">
        <w:r>
          <w:rPr>
            <w:rFonts w:ascii="Consolas" w:hAnsi="Consolas"/>
            <w:lang w:val="en-US"/>
          </w:rPr>
          <w:t xml:space="preserve">        "</w:t>
        </w:r>
        <w:proofErr w:type="spellStart"/>
        <w:r>
          <w:rPr>
            <w:rFonts w:ascii="Consolas" w:hAnsi="Consolas"/>
            <w:lang w:val="en-US"/>
          </w:rPr>
          <w:t>receiverId</w:t>
        </w:r>
        <w:proofErr w:type="spellEnd"/>
        <w:r>
          <w:rPr>
            <w:rFonts w:ascii="Consolas" w:hAnsi="Consolas"/>
            <w:lang w:val="en-US"/>
          </w:rPr>
          <w:t>",</w:t>
        </w:r>
      </w:ins>
    </w:p>
    <w:p w14:paraId="514CBE6D" w14:textId="7C8B2F37" w:rsidR="003D58CD" w:rsidRDefault="003D58CD" w:rsidP="00417DCF">
      <w:pPr>
        <w:shd w:val="clear" w:color="auto" w:fill="BFBFBF" w:themeFill="background1" w:themeFillShade="BF"/>
        <w:spacing w:after="0" w:line="240" w:lineRule="auto"/>
        <w:rPr>
          <w:ins w:id="516" w:author="Hunke, Simon" w:date="2026-06-11T11:39:00Z" w16du:dateUtc="2026-06-11T09:39:00Z"/>
          <w:rFonts w:ascii="Consolas" w:hAnsi="Consolas"/>
          <w:lang w:val="en-US"/>
        </w:rPr>
      </w:pPr>
      <w:r>
        <w:rPr>
          <w:rFonts w:ascii="Consolas" w:hAnsi="Consolas"/>
          <w:lang w:val="en-US"/>
        </w:rPr>
        <w:t xml:space="preserve">        "</w:t>
      </w:r>
      <w:ins w:id="517" w:author="Scholtyschik, Gregor" w:date="2026-06-11T15:16:00Z" w16du:dateUtc="2026-06-11T13:16:00Z">
        <w:r w:rsidR="00417DCF">
          <w:rPr>
            <w:rFonts w:ascii="Consolas" w:hAnsi="Consolas"/>
            <w:lang w:val="en-US"/>
          </w:rPr>
          <w:t>h</w:t>
        </w:r>
      </w:ins>
      <w:ins w:id="518" w:author="Hunke, Simon" w:date="2026-06-11T11:40:00Z" w16du:dateUtc="2026-06-11T09:40:00Z">
        <w:r>
          <w:rPr>
            <w:rFonts w:ascii="Consolas" w:hAnsi="Consolas"/>
            <w:lang w:val="en-US"/>
          </w:rPr>
          <w:t>eaders</w:t>
        </w:r>
      </w:ins>
      <w:ins w:id="519" w:author="Hunke, Simon" w:date="2026-06-11T11:39:00Z" w16du:dateUtc="2026-06-11T09:39:00Z">
        <w:r>
          <w:rPr>
            <w:rFonts w:ascii="Consolas" w:hAnsi="Consolas"/>
            <w:lang w:val="en-US"/>
          </w:rPr>
          <w:t>",</w:t>
        </w:r>
      </w:ins>
    </w:p>
    <w:p w14:paraId="5FB9F9A9" w14:textId="4FE141B1" w:rsidR="003D58CD" w:rsidRDefault="003D58CD">
      <w:pPr>
        <w:shd w:val="clear" w:color="auto" w:fill="BFBFBF" w:themeFill="background1" w:themeFillShade="BF"/>
        <w:spacing w:after="0" w:line="240" w:lineRule="auto"/>
        <w:rPr>
          <w:ins w:id="520" w:author="Hunke, Simon" w:date="2026-06-11T11:39:00Z" w16du:dateUtc="2026-06-11T09:39:00Z"/>
          <w:rFonts w:ascii="Consolas" w:hAnsi="Consolas"/>
          <w:lang w:val="en-US"/>
        </w:rPr>
        <w:pPrChange w:id="521" w:author="Hunke, Simon" w:date="2026-06-11T12:07:00Z" w16du:dateUtc="2026-06-11T10:07:00Z">
          <w:pPr>
            <w:spacing w:after="0" w:line="240" w:lineRule="auto"/>
          </w:pPr>
        </w:pPrChange>
      </w:pPr>
      <w:ins w:id="522" w:author="Hunke, Simon" w:date="2026-06-11T11:39:00Z" w16du:dateUtc="2026-06-11T09:39:00Z">
        <w:r>
          <w:rPr>
            <w:rFonts w:ascii="Consolas" w:hAnsi="Consolas"/>
            <w:lang w:val="en-US"/>
          </w:rPr>
          <w:t xml:space="preserve">        "</w:t>
        </w:r>
      </w:ins>
      <w:ins w:id="523" w:author="Scholtyschik, Gregor" w:date="2026-06-11T14:56:00Z" w16du:dateUtc="2026-06-11T12:56:00Z">
        <w:r w:rsidR="00251610">
          <w:rPr>
            <w:rFonts w:ascii="Consolas" w:hAnsi="Consolas"/>
            <w:lang w:val="en-US"/>
          </w:rPr>
          <w:t>q</w:t>
        </w:r>
      </w:ins>
      <w:ins w:id="524" w:author="Hunke, Simon" w:date="2026-06-11T11:39:00Z" w16du:dateUtc="2026-06-11T09:39:00Z">
        <w:r>
          <w:rPr>
            <w:rFonts w:ascii="Consolas" w:hAnsi="Consolas"/>
            <w:lang w:val="en-US"/>
          </w:rPr>
          <w:t>uery"</w:t>
        </w:r>
      </w:ins>
    </w:p>
    <w:p w14:paraId="6A560D7B" w14:textId="391E8FEF" w:rsidR="00A431FA" w:rsidRDefault="003D58CD">
      <w:pPr>
        <w:shd w:val="clear" w:color="auto" w:fill="BFBFBF" w:themeFill="background1" w:themeFillShade="BF"/>
        <w:spacing w:after="0" w:line="240" w:lineRule="auto"/>
        <w:rPr>
          <w:ins w:id="525" w:author="Hunke, Simon" w:date="2026-06-11T11:55:00Z" w16du:dateUtc="2026-06-11T09:55:00Z"/>
          <w:rFonts w:ascii="Consolas" w:hAnsi="Consolas"/>
          <w:lang w:val="en-US"/>
        </w:rPr>
        <w:pPrChange w:id="526" w:author="Hunke, Simon" w:date="2026-06-11T12:07:00Z" w16du:dateUtc="2026-06-11T10:07:00Z">
          <w:pPr>
            <w:spacing w:after="0" w:line="240" w:lineRule="auto"/>
          </w:pPr>
        </w:pPrChange>
      </w:pPr>
      <w:ins w:id="527" w:author="Hunke, Simon" w:date="2026-06-11T11:35:00Z" w16du:dateUtc="2026-06-11T09:35:00Z">
        <w:r>
          <w:rPr>
            <w:rFonts w:ascii="Consolas" w:hAnsi="Consolas"/>
            <w:lang w:val="en-US"/>
          </w:rPr>
          <w:t xml:space="preserve">      ]</w:t>
        </w:r>
      </w:ins>
      <w:ins w:id="528" w:author="Hunke, Simon" w:date="2026-06-11T11:55:00Z" w16du:dateUtc="2026-06-11T09:55:00Z">
        <w:r w:rsidR="00A431FA">
          <w:rPr>
            <w:rFonts w:ascii="Consolas" w:hAnsi="Consolas"/>
            <w:lang w:val="en-US"/>
          </w:rPr>
          <w:t>,</w:t>
        </w:r>
      </w:ins>
    </w:p>
    <w:p w14:paraId="279AEB9F" w14:textId="7EC761B3" w:rsidR="003D58CD" w:rsidRDefault="00A431FA">
      <w:pPr>
        <w:shd w:val="clear" w:color="auto" w:fill="BFBFBF" w:themeFill="background1" w:themeFillShade="BF"/>
        <w:spacing w:after="0" w:line="240" w:lineRule="auto"/>
        <w:rPr>
          <w:ins w:id="529" w:author="Hunke, Simon" w:date="2026-06-11T11:27:00Z" w16du:dateUtc="2026-06-11T09:27:00Z"/>
          <w:rFonts w:ascii="Consolas" w:hAnsi="Consolas"/>
          <w:lang w:val="en-US"/>
        </w:rPr>
        <w:pPrChange w:id="530" w:author="Hunke, Simon" w:date="2026-06-11T12:07:00Z" w16du:dateUtc="2026-06-11T10:07:00Z">
          <w:pPr>
            <w:spacing w:after="0" w:line="240" w:lineRule="auto"/>
          </w:pPr>
        </w:pPrChange>
      </w:pPr>
      <w:ins w:id="531" w:author="Hunke, Simon" w:date="2026-06-11T11:55:00Z" w16du:dateUtc="2026-06-11T09:55:00Z">
        <w:r>
          <w:rPr>
            <w:rFonts w:ascii="Consolas" w:hAnsi="Consolas"/>
            <w:lang w:val="en-US"/>
          </w:rPr>
          <w:t xml:space="preserve">      "</w:t>
        </w:r>
        <w:proofErr w:type="spellStart"/>
        <w:r w:rsidRPr="00A431FA">
          <w:rPr>
            <w:rFonts w:ascii="Consolas" w:hAnsi="Consolas"/>
            <w:lang w:val="en-US"/>
            <w:rPrChange w:id="532" w:author="Hunke, Simon" w:date="2026-06-11T11:56:00Z" w16du:dateUtc="2026-06-11T09:56:00Z">
              <w:rPr>
                <w:rFonts w:ascii="Consolas" w:hAnsi="Consolas"/>
              </w:rPr>
            </w:rPrChange>
          </w:rPr>
          <w:t>additionalProperties</w:t>
        </w:r>
        <w:proofErr w:type="spellEnd"/>
        <w:r>
          <w:rPr>
            <w:rFonts w:ascii="Consolas" w:hAnsi="Consolas"/>
            <w:lang w:val="en-US"/>
          </w:rPr>
          <w:t>": false</w:t>
        </w:r>
      </w:ins>
    </w:p>
    <w:p w14:paraId="420C133E" w14:textId="0B2DAB59" w:rsidR="005F5380" w:rsidRDefault="005F5380">
      <w:pPr>
        <w:shd w:val="clear" w:color="auto" w:fill="BFBFBF" w:themeFill="background1" w:themeFillShade="BF"/>
        <w:spacing w:after="0" w:line="240" w:lineRule="auto"/>
        <w:rPr>
          <w:ins w:id="533" w:author="Hunke, Simon" w:date="2026-06-11T11:21:00Z" w16du:dateUtc="2026-06-11T09:21:00Z"/>
          <w:rFonts w:ascii="Consolas" w:hAnsi="Consolas"/>
          <w:lang w:val="en-US"/>
        </w:rPr>
        <w:pPrChange w:id="534" w:author="Hunke, Simon" w:date="2026-06-11T12:07:00Z" w16du:dateUtc="2026-06-11T10:07:00Z">
          <w:pPr>
            <w:spacing w:after="0" w:line="240" w:lineRule="auto"/>
          </w:pPr>
        </w:pPrChange>
      </w:pPr>
      <w:ins w:id="535" w:author="Hunke, Simon" w:date="2026-06-11T11:13:00Z" w16du:dateUtc="2026-06-11T09:13:00Z">
        <w:r>
          <w:rPr>
            <w:rFonts w:ascii="Consolas" w:hAnsi="Consolas"/>
            <w:lang w:val="en-US"/>
          </w:rPr>
          <w:t xml:space="preserve">    }</w:t>
        </w:r>
      </w:ins>
      <w:ins w:id="536" w:author="Hunke, Simon" w:date="2026-06-11T11:21:00Z" w16du:dateUtc="2026-06-11T09:21:00Z">
        <w:r w:rsidR="000E5706">
          <w:rPr>
            <w:rFonts w:ascii="Consolas" w:hAnsi="Consolas"/>
            <w:lang w:val="en-US"/>
          </w:rPr>
          <w:t>,</w:t>
        </w:r>
      </w:ins>
    </w:p>
    <w:p w14:paraId="45575CDF" w14:textId="77777777" w:rsidR="002F3461" w:rsidRDefault="000E5706">
      <w:pPr>
        <w:shd w:val="clear" w:color="auto" w:fill="BFBFBF" w:themeFill="background1" w:themeFillShade="BF"/>
        <w:spacing w:after="0" w:line="240" w:lineRule="auto"/>
        <w:rPr>
          <w:ins w:id="537" w:author="Hunke, Simon" w:date="2026-06-11T11:33:00Z" w16du:dateUtc="2026-06-11T09:33:00Z"/>
          <w:rFonts w:ascii="Consolas" w:hAnsi="Consolas"/>
          <w:lang w:val="en-US"/>
        </w:rPr>
        <w:pPrChange w:id="538" w:author="Hunke, Simon" w:date="2026-06-11T12:07:00Z" w16du:dateUtc="2026-06-11T10:07:00Z">
          <w:pPr>
            <w:spacing w:after="0" w:line="240" w:lineRule="auto"/>
          </w:pPr>
        </w:pPrChange>
      </w:pPr>
      <w:ins w:id="539" w:author="Hunke, Simon" w:date="2026-06-11T11:21:00Z" w16du:dateUtc="2026-06-11T09:21:00Z">
        <w:r>
          <w:rPr>
            <w:rFonts w:ascii="Consolas" w:hAnsi="Consolas"/>
            <w:lang w:val="en-US"/>
          </w:rPr>
          <w:t xml:space="preserve">    "data</w:t>
        </w:r>
        <w:proofErr w:type="gramStart"/>
        <w:r>
          <w:rPr>
            <w:rFonts w:ascii="Consolas" w:hAnsi="Consolas"/>
            <w:lang w:val="en-US"/>
          </w:rPr>
          <w:t>": {</w:t>
        </w:r>
      </w:ins>
      <w:proofErr w:type="gramEnd"/>
    </w:p>
    <w:p w14:paraId="4392B99E" w14:textId="0809D636" w:rsidR="002F3461" w:rsidRPr="00A431FA" w:rsidRDefault="002F3461">
      <w:pPr>
        <w:shd w:val="clear" w:color="auto" w:fill="BFBFBF" w:themeFill="background1" w:themeFillShade="BF"/>
        <w:spacing w:after="0" w:line="240" w:lineRule="auto"/>
        <w:rPr>
          <w:ins w:id="540" w:author="Hunke, Simon" w:date="2026-06-11T11:33:00Z" w16du:dateUtc="2026-06-11T09:33:00Z"/>
          <w:rFonts w:ascii="Consolas" w:hAnsi="Consolas"/>
          <w:rPrChange w:id="541" w:author="Hunke, Simon" w:date="2026-06-11T11:58:00Z" w16du:dateUtc="2026-06-11T09:58:00Z">
            <w:rPr>
              <w:ins w:id="542" w:author="Hunke, Simon" w:date="2026-06-11T11:33:00Z" w16du:dateUtc="2026-06-11T09:33:00Z"/>
              <w:rFonts w:ascii="Consolas" w:hAnsi="Consolas"/>
              <w:lang w:val="en-US"/>
            </w:rPr>
          </w:rPrChange>
        </w:rPr>
        <w:pPrChange w:id="543" w:author="Hunke, Simon" w:date="2026-06-11T12:07:00Z" w16du:dateUtc="2026-06-11T10:07:00Z">
          <w:pPr>
            <w:spacing w:after="0" w:line="240" w:lineRule="auto"/>
          </w:pPr>
        </w:pPrChange>
      </w:pPr>
      <w:ins w:id="544" w:author="Hunke, Simon" w:date="2026-06-11T11:33:00Z" w16du:dateUtc="2026-06-11T09:33:00Z">
        <w:r w:rsidRPr="00A431FA">
          <w:rPr>
            <w:rFonts w:ascii="Consolas" w:hAnsi="Consolas"/>
            <w:rPrChange w:id="545" w:author="Hunke, Simon" w:date="2026-06-11T11:58:00Z" w16du:dateUtc="2026-06-11T09:58:00Z">
              <w:rPr>
                <w:rFonts w:ascii="Consolas" w:hAnsi="Consolas"/>
                <w:lang w:val="en-US"/>
              </w:rPr>
            </w:rPrChange>
          </w:rPr>
          <w:t xml:space="preserve">      "type": </w:t>
        </w:r>
      </w:ins>
      <w:ins w:id="546" w:author="Hunke, Simon" w:date="2026-06-11T11:43:00Z" w16du:dateUtc="2026-06-11T09:43:00Z">
        <w:r w:rsidR="003D58CD" w:rsidRPr="00A431FA">
          <w:rPr>
            <w:rFonts w:ascii="Consolas" w:hAnsi="Consolas"/>
            <w:rPrChange w:id="547" w:author="Hunke, Simon" w:date="2026-06-11T11:58:00Z" w16du:dateUtc="2026-06-11T09:58:00Z">
              <w:rPr>
                <w:rFonts w:ascii="Consolas" w:hAnsi="Consolas"/>
                <w:lang w:val="en-US"/>
              </w:rPr>
            </w:rPrChange>
          </w:rPr>
          <w:t>[</w:t>
        </w:r>
      </w:ins>
      <w:ins w:id="548" w:author="Hunke, Simon" w:date="2026-06-11T11:33:00Z" w16du:dateUtc="2026-06-11T09:33:00Z">
        <w:r w:rsidRPr="00A431FA">
          <w:rPr>
            <w:rFonts w:ascii="Consolas" w:hAnsi="Consolas"/>
            <w:rPrChange w:id="549" w:author="Hunke, Simon" w:date="2026-06-11T11:58:00Z" w16du:dateUtc="2026-06-11T09:58:00Z">
              <w:rPr>
                <w:rFonts w:ascii="Consolas" w:hAnsi="Consolas"/>
                <w:lang w:val="en-US"/>
              </w:rPr>
            </w:rPrChange>
          </w:rPr>
          <w:t>"</w:t>
        </w:r>
        <w:proofErr w:type="spellStart"/>
        <w:r w:rsidRPr="00A431FA">
          <w:rPr>
            <w:rFonts w:ascii="Consolas" w:hAnsi="Consolas"/>
            <w:rPrChange w:id="550" w:author="Hunke, Simon" w:date="2026-06-11T11:58:00Z" w16du:dateUtc="2026-06-11T09:58:00Z">
              <w:rPr>
                <w:rFonts w:ascii="Consolas" w:hAnsi="Consolas"/>
                <w:lang w:val="en-US"/>
              </w:rPr>
            </w:rPrChange>
          </w:rPr>
          <w:t>object</w:t>
        </w:r>
        <w:proofErr w:type="spellEnd"/>
        <w:r w:rsidRPr="00A431FA">
          <w:rPr>
            <w:rFonts w:ascii="Consolas" w:hAnsi="Consolas"/>
            <w:rPrChange w:id="551" w:author="Hunke, Simon" w:date="2026-06-11T11:58:00Z" w16du:dateUtc="2026-06-11T09:58:00Z">
              <w:rPr>
                <w:rFonts w:ascii="Consolas" w:hAnsi="Consolas"/>
                <w:lang w:val="en-US"/>
              </w:rPr>
            </w:rPrChange>
          </w:rPr>
          <w:t>"</w:t>
        </w:r>
      </w:ins>
      <w:ins w:id="552" w:author="Hunke, Simon" w:date="2026-06-11T11:43:00Z" w16du:dateUtc="2026-06-11T09:43:00Z">
        <w:r w:rsidR="003D58CD" w:rsidRPr="00A431FA">
          <w:rPr>
            <w:rFonts w:ascii="Consolas" w:hAnsi="Consolas"/>
            <w:rPrChange w:id="553" w:author="Hunke, Simon" w:date="2026-06-11T11:58:00Z" w16du:dateUtc="2026-06-11T09:58:00Z">
              <w:rPr>
                <w:rFonts w:ascii="Consolas" w:hAnsi="Consolas"/>
                <w:lang w:val="en-US"/>
              </w:rPr>
            </w:rPrChange>
          </w:rPr>
          <w:t>, "</w:t>
        </w:r>
      </w:ins>
      <w:ins w:id="554" w:author="Hunke, Simon" w:date="2026-06-11T11:44:00Z" w16du:dateUtc="2026-06-11T09:44:00Z">
        <w:r w:rsidR="003D58CD" w:rsidRPr="00A431FA">
          <w:rPr>
            <w:rFonts w:ascii="Consolas" w:hAnsi="Consolas"/>
            <w:rPrChange w:id="555" w:author="Hunke, Simon" w:date="2026-06-11T11:58:00Z" w16du:dateUtc="2026-06-11T09:58:00Z">
              <w:rPr>
                <w:rFonts w:ascii="Consolas" w:hAnsi="Consolas"/>
                <w:lang w:val="en-US"/>
              </w:rPr>
            </w:rPrChange>
          </w:rPr>
          <w:t>null"]</w:t>
        </w:r>
      </w:ins>
      <w:ins w:id="556" w:author="Hunke, Simon" w:date="2026-06-11T11:33:00Z" w16du:dateUtc="2026-06-11T09:33:00Z">
        <w:r w:rsidRPr="00A431FA">
          <w:rPr>
            <w:rFonts w:ascii="Consolas" w:hAnsi="Consolas"/>
            <w:rPrChange w:id="557" w:author="Hunke, Simon" w:date="2026-06-11T11:58:00Z" w16du:dateUtc="2026-06-11T09:58:00Z">
              <w:rPr>
                <w:rFonts w:ascii="Consolas" w:hAnsi="Consolas"/>
                <w:lang w:val="en-US"/>
              </w:rPr>
            </w:rPrChange>
          </w:rPr>
          <w:t>,</w:t>
        </w:r>
      </w:ins>
    </w:p>
    <w:p w14:paraId="093A7E67" w14:textId="015DE1C0" w:rsidR="002F3461" w:rsidRPr="002F3461" w:rsidRDefault="002F3461">
      <w:pPr>
        <w:shd w:val="clear" w:color="auto" w:fill="BFBFBF" w:themeFill="background1" w:themeFillShade="BF"/>
        <w:spacing w:after="0" w:line="240" w:lineRule="auto"/>
        <w:rPr>
          <w:ins w:id="558" w:author="Hunke, Simon" w:date="2026-06-11T11:33:00Z" w16du:dateUtc="2026-06-11T09:33:00Z"/>
          <w:rFonts w:ascii="Consolas" w:hAnsi="Consolas"/>
          <w:rPrChange w:id="559" w:author="Hunke, Simon" w:date="2026-06-11T11:33:00Z" w16du:dateUtc="2026-06-11T09:33:00Z">
            <w:rPr>
              <w:ins w:id="560" w:author="Hunke, Simon" w:date="2026-06-11T11:33:00Z" w16du:dateUtc="2026-06-11T09:33:00Z"/>
              <w:rFonts w:ascii="Consolas" w:hAnsi="Consolas"/>
              <w:lang w:val="en-US"/>
            </w:rPr>
          </w:rPrChange>
        </w:rPr>
        <w:pPrChange w:id="561" w:author="Hunke, Simon" w:date="2026-06-11T12:07:00Z" w16du:dateUtc="2026-06-11T10:07:00Z">
          <w:pPr>
            <w:spacing w:after="0" w:line="240" w:lineRule="auto"/>
          </w:pPr>
        </w:pPrChange>
      </w:pPr>
      <w:ins w:id="562" w:author="Hunke, Simon" w:date="2026-06-11T11:33:00Z" w16du:dateUtc="2026-06-11T09:33:00Z">
        <w:r w:rsidRPr="002F3461">
          <w:rPr>
            <w:rFonts w:ascii="Consolas" w:hAnsi="Consolas"/>
            <w:rPrChange w:id="563" w:author="Hunke, Simon" w:date="2026-06-11T11:33:00Z" w16du:dateUtc="2026-06-11T09:33:00Z">
              <w:rPr>
                <w:rFonts w:ascii="Consolas" w:hAnsi="Consolas"/>
                <w:lang w:val="en-US"/>
              </w:rPr>
            </w:rPrChange>
          </w:rPr>
          <w:t xml:space="preserve">      "</w:t>
        </w:r>
        <w:proofErr w:type="spellStart"/>
        <w:r w:rsidRPr="002F3461">
          <w:rPr>
            <w:rFonts w:ascii="Consolas" w:hAnsi="Consolas"/>
            <w:rPrChange w:id="564" w:author="Hunke, Simon" w:date="2026-06-11T11:33:00Z" w16du:dateUtc="2026-06-11T09:33:00Z">
              <w:rPr>
                <w:rFonts w:ascii="Consolas" w:hAnsi="Consolas"/>
                <w:lang w:val="en-US"/>
              </w:rPr>
            </w:rPrChange>
          </w:rPr>
          <w:t>description</w:t>
        </w:r>
        <w:proofErr w:type="spellEnd"/>
        <w:r w:rsidRPr="002F3461">
          <w:rPr>
            <w:rFonts w:ascii="Consolas" w:hAnsi="Consolas"/>
            <w:rPrChange w:id="565" w:author="Hunke, Simon" w:date="2026-06-11T11:33:00Z" w16du:dateUtc="2026-06-11T09:33:00Z">
              <w:rPr>
                <w:rFonts w:ascii="Consolas" w:hAnsi="Consolas"/>
                <w:lang w:val="en-US"/>
              </w:rPr>
            </w:rPrChange>
          </w:rPr>
          <w:t>": "Der Payload des API-Aufrufs</w:t>
        </w:r>
      </w:ins>
      <w:ins w:id="566" w:author="Hunke, Simon" w:date="2026-06-11T11:56:00Z" w16du:dateUtc="2026-06-11T09:56:00Z">
        <w:r w:rsidR="00A431FA">
          <w:rPr>
            <w:rFonts w:ascii="Consolas" w:hAnsi="Consolas"/>
          </w:rPr>
          <w:t>, sofern vorhanden</w:t>
        </w:r>
      </w:ins>
      <w:ins w:id="567" w:author="Hunke, Simon" w:date="2026-06-11T11:33:00Z" w16du:dateUtc="2026-06-11T09:33:00Z">
        <w:r w:rsidRPr="002F3461">
          <w:rPr>
            <w:rFonts w:ascii="Consolas" w:hAnsi="Consolas"/>
            <w:rPrChange w:id="568" w:author="Hunke, Simon" w:date="2026-06-11T11:33:00Z" w16du:dateUtc="2026-06-11T09:33:00Z">
              <w:rPr>
                <w:rFonts w:ascii="Consolas" w:hAnsi="Consolas"/>
                <w:lang w:val="en-US"/>
              </w:rPr>
            </w:rPrChange>
          </w:rPr>
          <w:t>, ansonsten null.",</w:t>
        </w:r>
      </w:ins>
    </w:p>
    <w:p w14:paraId="6E3636ED" w14:textId="6EE7BDBC" w:rsidR="000E5706" w:rsidRDefault="000E5706">
      <w:pPr>
        <w:shd w:val="clear" w:color="auto" w:fill="BFBFBF" w:themeFill="background1" w:themeFillShade="BF"/>
        <w:spacing w:after="0" w:line="240" w:lineRule="auto"/>
        <w:rPr>
          <w:ins w:id="569" w:author="Hunke, Simon" w:date="2026-06-11T11:13:00Z" w16du:dateUtc="2026-06-11T09:13:00Z"/>
          <w:rFonts w:ascii="Consolas" w:hAnsi="Consolas"/>
          <w:lang w:val="en-US"/>
        </w:rPr>
        <w:pPrChange w:id="570" w:author="Hunke, Simon" w:date="2026-06-11T12:07:00Z" w16du:dateUtc="2026-06-11T10:07:00Z">
          <w:pPr>
            <w:spacing w:after="0" w:line="240" w:lineRule="auto"/>
          </w:pPr>
        </w:pPrChange>
      </w:pPr>
      <w:ins w:id="571" w:author="Hunke, Simon" w:date="2026-06-11T11:21:00Z" w16du:dateUtc="2026-06-11T09:21:00Z">
        <w:r w:rsidRPr="002F3461">
          <w:rPr>
            <w:rFonts w:ascii="Consolas" w:hAnsi="Consolas"/>
            <w:rPrChange w:id="572" w:author="Hunke, Simon" w:date="2026-06-11T11:33:00Z" w16du:dateUtc="2026-06-11T09:33:00Z">
              <w:rPr>
                <w:rFonts w:ascii="Consolas" w:hAnsi="Consolas"/>
                <w:lang w:val="en-US"/>
              </w:rPr>
            </w:rPrChange>
          </w:rPr>
          <w:t xml:space="preserve">    </w:t>
        </w:r>
        <w:r>
          <w:rPr>
            <w:rFonts w:ascii="Consolas" w:hAnsi="Consolas"/>
            <w:lang w:val="en-US"/>
          </w:rPr>
          <w:t>}</w:t>
        </w:r>
      </w:ins>
    </w:p>
    <w:p w14:paraId="3456F82E" w14:textId="77777777" w:rsidR="003D58CD" w:rsidRDefault="005F5380">
      <w:pPr>
        <w:shd w:val="clear" w:color="auto" w:fill="BFBFBF" w:themeFill="background1" w:themeFillShade="BF"/>
        <w:spacing w:after="0" w:line="240" w:lineRule="auto"/>
        <w:rPr>
          <w:ins w:id="573" w:author="Hunke, Simon" w:date="2026-06-11T11:34:00Z" w16du:dateUtc="2026-06-11T09:34:00Z"/>
          <w:rFonts w:ascii="Consolas" w:hAnsi="Consolas"/>
          <w:lang w:val="en-US"/>
        </w:rPr>
        <w:pPrChange w:id="574" w:author="Hunke, Simon" w:date="2026-06-11T12:07:00Z" w16du:dateUtc="2026-06-11T10:07:00Z">
          <w:pPr>
            <w:spacing w:after="0" w:line="240" w:lineRule="auto"/>
          </w:pPr>
        </w:pPrChange>
      </w:pPr>
      <w:ins w:id="575" w:author="Hunke, Simon" w:date="2026-06-11T11:13:00Z" w16du:dateUtc="2026-06-11T09:13:00Z">
        <w:r>
          <w:rPr>
            <w:rFonts w:ascii="Consolas" w:hAnsi="Consolas"/>
            <w:lang w:val="en-US"/>
          </w:rPr>
          <w:t xml:space="preserve">  }</w:t>
        </w:r>
      </w:ins>
      <w:ins w:id="576" w:author="Hunke, Simon" w:date="2026-06-11T11:34:00Z" w16du:dateUtc="2026-06-11T09:34:00Z">
        <w:r w:rsidR="003D58CD">
          <w:rPr>
            <w:rFonts w:ascii="Consolas" w:hAnsi="Consolas"/>
            <w:lang w:val="en-US"/>
          </w:rPr>
          <w:t>,</w:t>
        </w:r>
      </w:ins>
    </w:p>
    <w:p w14:paraId="077BC638" w14:textId="77777777" w:rsidR="003D58CD" w:rsidRDefault="003D58CD">
      <w:pPr>
        <w:shd w:val="clear" w:color="auto" w:fill="BFBFBF" w:themeFill="background1" w:themeFillShade="BF"/>
        <w:spacing w:after="0" w:line="240" w:lineRule="auto"/>
        <w:rPr>
          <w:ins w:id="577" w:author="Hunke, Simon" w:date="2026-06-11T11:34:00Z" w16du:dateUtc="2026-06-11T09:34:00Z"/>
          <w:rFonts w:ascii="Consolas" w:hAnsi="Consolas"/>
          <w:lang w:val="en-US"/>
        </w:rPr>
        <w:pPrChange w:id="578" w:author="Hunke, Simon" w:date="2026-06-11T12:07:00Z" w16du:dateUtc="2026-06-11T10:07:00Z">
          <w:pPr>
            <w:spacing w:after="0" w:line="240" w:lineRule="auto"/>
          </w:pPr>
        </w:pPrChange>
      </w:pPr>
      <w:ins w:id="579" w:author="Hunke, Simon" w:date="2026-06-11T11:34:00Z" w16du:dateUtc="2026-06-11T09:34:00Z">
        <w:r>
          <w:rPr>
            <w:rFonts w:ascii="Consolas" w:hAnsi="Consolas"/>
            <w:lang w:val="en-US"/>
          </w:rPr>
          <w:t xml:space="preserve">  "required": [</w:t>
        </w:r>
      </w:ins>
    </w:p>
    <w:p w14:paraId="32700D17" w14:textId="77777777" w:rsidR="003D58CD" w:rsidRDefault="003D58CD">
      <w:pPr>
        <w:shd w:val="clear" w:color="auto" w:fill="BFBFBF" w:themeFill="background1" w:themeFillShade="BF"/>
        <w:spacing w:after="0" w:line="240" w:lineRule="auto"/>
        <w:rPr>
          <w:ins w:id="580" w:author="Hunke, Simon" w:date="2026-06-11T11:34:00Z" w16du:dateUtc="2026-06-11T09:34:00Z"/>
          <w:rFonts w:ascii="Consolas" w:hAnsi="Consolas"/>
          <w:lang w:val="en-US"/>
        </w:rPr>
        <w:pPrChange w:id="581" w:author="Hunke, Simon" w:date="2026-06-11T12:07:00Z" w16du:dateUtc="2026-06-11T10:07:00Z">
          <w:pPr>
            <w:spacing w:after="0" w:line="240" w:lineRule="auto"/>
          </w:pPr>
        </w:pPrChange>
      </w:pPr>
      <w:ins w:id="582" w:author="Hunke, Simon" w:date="2026-06-11T11:34:00Z" w16du:dateUtc="2026-06-11T09:34:00Z">
        <w:r>
          <w:rPr>
            <w:rFonts w:ascii="Consolas" w:hAnsi="Consolas"/>
            <w:lang w:val="en-US"/>
          </w:rPr>
          <w:t xml:space="preserve">    "meta",</w:t>
        </w:r>
      </w:ins>
    </w:p>
    <w:p w14:paraId="0FB2EE6B" w14:textId="77777777" w:rsidR="003D58CD" w:rsidRDefault="003D58CD">
      <w:pPr>
        <w:shd w:val="clear" w:color="auto" w:fill="BFBFBF" w:themeFill="background1" w:themeFillShade="BF"/>
        <w:spacing w:after="0" w:line="240" w:lineRule="auto"/>
        <w:rPr>
          <w:ins w:id="583" w:author="Hunke, Simon" w:date="2026-06-11T11:34:00Z" w16du:dateUtc="2026-06-11T09:34:00Z"/>
          <w:rFonts w:ascii="Consolas" w:hAnsi="Consolas"/>
          <w:lang w:val="en-US"/>
        </w:rPr>
        <w:pPrChange w:id="584" w:author="Hunke, Simon" w:date="2026-06-11T12:07:00Z" w16du:dateUtc="2026-06-11T10:07:00Z">
          <w:pPr>
            <w:spacing w:after="0" w:line="240" w:lineRule="auto"/>
          </w:pPr>
        </w:pPrChange>
      </w:pPr>
      <w:ins w:id="585" w:author="Hunke, Simon" w:date="2026-06-11T11:34:00Z" w16du:dateUtc="2026-06-11T09:34:00Z">
        <w:r>
          <w:rPr>
            <w:rFonts w:ascii="Consolas" w:hAnsi="Consolas"/>
            <w:lang w:val="en-US"/>
          </w:rPr>
          <w:t xml:space="preserve">    "data"</w:t>
        </w:r>
      </w:ins>
    </w:p>
    <w:p w14:paraId="2476DE85" w14:textId="5E714826" w:rsidR="005F5380" w:rsidRPr="005F5380" w:rsidRDefault="003D58CD">
      <w:pPr>
        <w:shd w:val="clear" w:color="auto" w:fill="BFBFBF" w:themeFill="background1" w:themeFillShade="BF"/>
        <w:spacing w:after="0" w:line="240" w:lineRule="auto"/>
        <w:rPr>
          <w:ins w:id="586" w:author="Hunke, Simon" w:date="2026-06-11T11:07:00Z" w16du:dateUtc="2026-06-11T09:07:00Z"/>
          <w:rFonts w:ascii="Consolas" w:hAnsi="Consolas"/>
          <w:lang w:val="en-US"/>
          <w:rPrChange w:id="587" w:author="Hunke, Simon" w:date="2026-06-11T11:12:00Z" w16du:dateUtc="2026-06-11T09:12:00Z">
            <w:rPr>
              <w:ins w:id="588" w:author="Hunke, Simon" w:date="2026-06-11T11:07:00Z" w16du:dateUtc="2026-06-11T09:07:00Z"/>
            </w:rPr>
          </w:rPrChange>
        </w:rPr>
        <w:pPrChange w:id="589" w:author="Hunke, Simon" w:date="2026-06-11T12:07:00Z" w16du:dateUtc="2026-06-11T10:07:00Z">
          <w:pPr>
            <w:spacing w:after="200" w:line="276" w:lineRule="auto"/>
          </w:pPr>
        </w:pPrChange>
      </w:pPr>
      <w:ins w:id="590" w:author="Hunke, Simon" w:date="2026-06-11T11:34:00Z" w16du:dateUtc="2026-06-11T09:34:00Z">
        <w:r>
          <w:rPr>
            <w:rFonts w:ascii="Consolas" w:hAnsi="Consolas"/>
            <w:lang w:val="en-US"/>
          </w:rPr>
          <w:t xml:space="preserve">  ]</w:t>
        </w:r>
      </w:ins>
    </w:p>
    <w:p w14:paraId="662D0D03" w14:textId="465C6653" w:rsidR="00317427" w:rsidRPr="00317427" w:rsidRDefault="005F5380" w:rsidP="00317427">
      <w:pPr>
        <w:shd w:val="clear" w:color="auto" w:fill="BFBFBF" w:themeFill="background1" w:themeFillShade="BF"/>
        <w:spacing w:after="0" w:line="240" w:lineRule="auto"/>
        <w:rPr>
          <w:rFonts w:ascii="Consolas" w:hAnsi="Consolas"/>
          <w:rPrChange w:id="591" w:author="Hunke, Simon" w:date="2026-06-11T11:07:00Z" w16du:dateUtc="2026-06-11T09:07:00Z">
            <w:rPr/>
          </w:rPrChange>
        </w:rPr>
        <w:sectPr w:rsidR="00317427" w:rsidRPr="00317427" w:rsidSect="00A92203">
          <w:headerReference w:type="default" r:id="rId12"/>
          <w:footerReference w:type="default" r:id="rId13"/>
          <w:headerReference w:type="first" r:id="rId14"/>
          <w:footerReference w:type="first" r:id="rId15"/>
          <w:pgSz w:w="11906" w:h="16838" w:code="9"/>
          <w:pgMar w:top="1985" w:right="1134" w:bottom="851" w:left="1389" w:header="771" w:footer="284" w:gutter="0"/>
          <w:cols w:space="708"/>
          <w:titlePg/>
          <w:docGrid w:linePitch="360"/>
        </w:sectPr>
        <w:pPrChange w:id="592" w:author="Hunke, Simon" w:date="2026-06-11T12:07:00Z" w16du:dateUtc="2026-06-11T10:07:00Z">
          <w:pPr>
            <w:spacing w:after="200" w:line="276" w:lineRule="auto"/>
          </w:pPr>
        </w:pPrChange>
      </w:pPr>
      <w:ins w:id="593" w:author="Hunke, Simon" w:date="2026-06-11T11:07:00Z" w16du:dateUtc="2026-06-11T09:07:00Z">
        <w:r w:rsidRPr="005F5380">
          <w:rPr>
            <w:rFonts w:ascii="Consolas" w:hAnsi="Consolas"/>
            <w:rPrChange w:id="594" w:author="Hunke, Simon" w:date="2026-06-11T11:07:00Z" w16du:dateUtc="2026-06-11T09:07:00Z">
              <w:rPr/>
            </w:rPrChange>
          </w:rPr>
          <w:t>}</w:t>
        </w:r>
      </w:ins>
    </w:p>
    <w:p w14:paraId="69592506" w14:textId="77777777" w:rsidR="00884ABE" w:rsidRPr="00814040" w:rsidRDefault="00884ABE" w:rsidP="00884ABE">
      <w:pPr>
        <w:pStyle w:val="berschrift1"/>
      </w:pPr>
      <w:bookmarkStart w:id="595" w:name="_Toc130919551"/>
      <w:bookmarkStart w:id="596" w:name="_Toc140239911"/>
      <w:bookmarkStart w:id="597" w:name="_Toc203728878"/>
      <w:r w:rsidRPr="00814040">
        <w:lastRenderedPageBreak/>
        <w:t>Änderungshistorie</w:t>
      </w:r>
      <w:bookmarkEnd w:id="595"/>
      <w:bookmarkEnd w:id="596"/>
      <w:bookmarkEnd w:id="597"/>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3"/>
        <w:gridCol w:w="1697"/>
        <w:gridCol w:w="3394"/>
        <w:gridCol w:w="3394"/>
        <w:gridCol w:w="2720"/>
        <w:gridCol w:w="2404"/>
      </w:tblGrid>
      <w:tr w:rsidR="00884ABE" w:rsidRPr="00814040" w14:paraId="0D9F7C97" w14:textId="77777777" w:rsidTr="004266A3">
        <w:trPr>
          <w:tblHeader/>
        </w:trPr>
        <w:tc>
          <w:tcPr>
            <w:tcW w:w="703" w:type="dxa"/>
            <w:vMerge w:val="restart"/>
            <w:shd w:val="clear" w:color="auto" w:fill="D8DFE4"/>
          </w:tcPr>
          <w:p w14:paraId="1BEE3777" w14:textId="77777777" w:rsidR="00884ABE" w:rsidRPr="00814040" w:rsidRDefault="00884ABE" w:rsidP="00617123">
            <w:pPr>
              <w:tabs>
                <w:tab w:val="left" w:pos="1134"/>
              </w:tabs>
              <w:spacing w:before="60" w:after="20" w:line="192" w:lineRule="exact"/>
              <w:rPr>
                <w:rFonts w:cstheme="minorHAnsi"/>
                <w:b/>
                <w:color w:val="C00000"/>
                <w:sz w:val="18"/>
                <w:szCs w:val="18"/>
              </w:rPr>
            </w:pPr>
            <w:proofErr w:type="spellStart"/>
            <w:r w:rsidRPr="00814040">
              <w:rPr>
                <w:rFonts w:cstheme="minorHAnsi"/>
                <w:b/>
                <w:color w:val="C00000"/>
                <w:sz w:val="18"/>
                <w:szCs w:val="18"/>
              </w:rPr>
              <w:t>Änd</w:t>
            </w:r>
            <w:proofErr w:type="spellEnd"/>
            <w:r w:rsidRPr="00814040">
              <w:rPr>
                <w:rFonts w:cstheme="minorHAnsi"/>
                <w:b/>
                <w:color w:val="C00000"/>
                <w:sz w:val="18"/>
                <w:szCs w:val="18"/>
              </w:rPr>
              <w:t>-ID</w:t>
            </w:r>
          </w:p>
        </w:tc>
        <w:tc>
          <w:tcPr>
            <w:tcW w:w="1697" w:type="dxa"/>
            <w:vMerge w:val="restart"/>
            <w:shd w:val="clear" w:color="auto" w:fill="D8DFE4"/>
          </w:tcPr>
          <w:p w14:paraId="1CD2935E"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Ort</w:t>
            </w:r>
            <w:r w:rsidRPr="00814040">
              <w:rPr>
                <w:rFonts w:cstheme="minorHAnsi"/>
                <w:b/>
                <w:color w:val="C00000"/>
                <w:sz w:val="18"/>
                <w:szCs w:val="18"/>
              </w:rPr>
              <w:br/>
            </w:r>
          </w:p>
        </w:tc>
        <w:tc>
          <w:tcPr>
            <w:tcW w:w="6788" w:type="dxa"/>
            <w:gridSpan w:val="2"/>
            <w:shd w:val="clear" w:color="auto" w:fill="D8DFE4"/>
          </w:tcPr>
          <w:p w14:paraId="556C4D65" w14:textId="77777777" w:rsidR="00884ABE" w:rsidRPr="00814040" w:rsidRDefault="00884ABE" w:rsidP="00617123">
            <w:pPr>
              <w:tabs>
                <w:tab w:val="center" w:pos="3180"/>
              </w:tabs>
              <w:spacing w:before="60" w:after="20" w:line="192" w:lineRule="exact"/>
              <w:rPr>
                <w:rFonts w:cstheme="minorHAnsi"/>
                <w:b/>
                <w:color w:val="C00000"/>
                <w:sz w:val="18"/>
                <w:szCs w:val="18"/>
              </w:rPr>
            </w:pPr>
            <w:r w:rsidRPr="00814040">
              <w:rPr>
                <w:rFonts w:cstheme="minorHAnsi"/>
                <w:b/>
                <w:color w:val="C00000"/>
                <w:sz w:val="18"/>
                <w:szCs w:val="18"/>
              </w:rPr>
              <w:tab/>
              <w:t>Änderungen</w:t>
            </w:r>
          </w:p>
        </w:tc>
        <w:tc>
          <w:tcPr>
            <w:tcW w:w="2720" w:type="dxa"/>
            <w:vMerge w:val="restart"/>
            <w:shd w:val="clear" w:color="auto" w:fill="D8DFE4"/>
          </w:tcPr>
          <w:p w14:paraId="36E20A23"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Grund der Anpassung</w:t>
            </w:r>
          </w:p>
        </w:tc>
        <w:tc>
          <w:tcPr>
            <w:tcW w:w="2404" w:type="dxa"/>
            <w:vMerge w:val="restart"/>
            <w:shd w:val="clear" w:color="auto" w:fill="D8DFE4"/>
          </w:tcPr>
          <w:p w14:paraId="18ABB084"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Status</w:t>
            </w:r>
          </w:p>
        </w:tc>
      </w:tr>
      <w:tr w:rsidR="00884ABE" w:rsidRPr="00814040" w14:paraId="24309ED2" w14:textId="77777777" w:rsidTr="004266A3">
        <w:trPr>
          <w:tblHeader/>
        </w:trPr>
        <w:tc>
          <w:tcPr>
            <w:tcW w:w="703" w:type="dxa"/>
            <w:vMerge/>
          </w:tcPr>
          <w:p w14:paraId="3A7B6F05" w14:textId="77777777" w:rsidR="00884ABE" w:rsidRPr="00814040" w:rsidRDefault="00884ABE" w:rsidP="00617123">
            <w:pPr>
              <w:spacing w:before="60" w:after="20" w:line="192" w:lineRule="exact"/>
              <w:rPr>
                <w:rFonts w:cstheme="minorHAnsi"/>
                <w:color w:val="C00000"/>
                <w:sz w:val="18"/>
                <w:szCs w:val="18"/>
              </w:rPr>
            </w:pPr>
          </w:p>
        </w:tc>
        <w:tc>
          <w:tcPr>
            <w:tcW w:w="1697" w:type="dxa"/>
            <w:vMerge/>
          </w:tcPr>
          <w:p w14:paraId="2C5ED534" w14:textId="77777777" w:rsidR="00884ABE" w:rsidRPr="00814040" w:rsidRDefault="00884ABE" w:rsidP="00617123">
            <w:pPr>
              <w:spacing w:before="60" w:after="20" w:line="192" w:lineRule="exact"/>
              <w:rPr>
                <w:rFonts w:cstheme="minorHAnsi"/>
                <w:color w:val="C00000"/>
                <w:sz w:val="18"/>
                <w:szCs w:val="18"/>
              </w:rPr>
            </w:pPr>
          </w:p>
        </w:tc>
        <w:tc>
          <w:tcPr>
            <w:tcW w:w="3394" w:type="dxa"/>
            <w:shd w:val="clear" w:color="auto" w:fill="D8DFE4"/>
          </w:tcPr>
          <w:p w14:paraId="4D26032E"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Bisher</w:t>
            </w:r>
          </w:p>
        </w:tc>
        <w:tc>
          <w:tcPr>
            <w:tcW w:w="3394" w:type="dxa"/>
            <w:shd w:val="clear" w:color="auto" w:fill="D8DFE4"/>
          </w:tcPr>
          <w:p w14:paraId="4654ED01"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Neu</w:t>
            </w:r>
          </w:p>
        </w:tc>
        <w:tc>
          <w:tcPr>
            <w:tcW w:w="2720" w:type="dxa"/>
            <w:vMerge/>
          </w:tcPr>
          <w:p w14:paraId="43150B6A" w14:textId="77777777" w:rsidR="00884ABE" w:rsidRPr="00814040" w:rsidRDefault="00884ABE" w:rsidP="00617123">
            <w:pPr>
              <w:spacing w:before="60" w:after="20" w:line="192" w:lineRule="exact"/>
              <w:rPr>
                <w:rFonts w:cstheme="minorHAnsi"/>
                <w:color w:val="C00000"/>
                <w:sz w:val="18"/>
                <w:szCs w:val="18"/>
              </w:rPr>
            </w:pPr>
          </w:p>
        </w:tc>
        <w:tc>
          <w:tcPr>
            <w:tcW w:w="2404" w:type="dxa"/>
            <w:vMerge/>
          </w:tcPr>
          <w:p w14:paraId="1963C95C" w14:textId="77777777" w:rsidR="00884ABE" w:rsidRPr="00814040" w:rsidRDefault="00884ABE" w:rsidP="00617123">
            <w:pPr>
              <w:spacing w:before="60" w:after="20" w:line="192" w:lineRule="exact"/>
              <w:rPr>
                <w:rFonts w:cstheme="minorHAnsi"/>
                <w:color w:val="C00000"/>
                <w:sz w:val="18"/>
                <w:szCs w:val="18"/>
              </w:rPr>
            </w:pPr>
          </w:p>
        </w:tc>
      </w:tr>
      <w:tr w:rsidR="001028CF" w:rsidRPr="00814040" w14:paraId="5083C8DE" w14:textId="77777777" w:rsidTr="001028CF">
        <w:trPr>
          <w:cantSplit/>
        </w:trPr>
        <w:tc>
          <w:tcPr>
            <w:tcW w:w="703" w:type="dxa"/>
          </w:tcPr>
          <w:p w14:paraId="3C87D701" w14:textId="77555C8A" w:rsidR="001028CF" w:rsidRDefault="00EB3454" w:rsidP="001028CF">
            <w:pPr>
              <w:spacing w:before="60" w:after="20" w:line="192" w:lineRule="exact"/>
              <w:rPr>
                <w:rFonts w:cstheme="minorHAnsi"/>
                <w:sz w:val="18"/>
                <w:szCs w:val="18"/>
              </w:rPr>
            </w:pPr>
            <w:r>
              <w:rPr>
                <w:rFonts w:cstheme="minorHAnsi"/>
                <w:sz w:val="18"/>
                <w:szCs w:val="18"/>
              </w:rPr>
              <w:t>14054</w:t>
            </w:r>
          </w:p>
        </w:tc>
        <w:tc>
          <w:tcPr>
            <w:tcW w:w="1697" w:type="dxa"/>
          </w:tcPr>
          <w:p w14:paraId="42501103" w14:textId="1F2D02D1" w:rsidR="001028CF" w:rsidRDefault="001028CF" w:rsidP="001028CF">
            <w:pPr>
              <w:spacing w:before="60" w:after="20" w:line="192" w:lineRule="exact"/>
              <w:rPr>
                <w:rFonts w:cstheme="minorHAnsi"/>
                <w:sz w:val="18"/>
                <w:szCs w:val="18"/>
              </w:rPr>
            </w:pPr>
            <w:r w:rsidRPr="00814040">
              <w:rPr>
                <w:rFonts w:cstheme="minorHAnsi"/>
                <w:sz w:val="18"/>
                <w:szCs w:val="18"/>
              </w:rPr>
              <w:t>Deckblatt</w:t>
            </w:r>
          </w:p>
        </w:tc>
        <w:tc>
          <w:tcPr>
            <w:tcW w:w="3394" w:type="dxa"/>
          </w:tcPr>
          <w:p w14:paraId="1CD1CD6A" w14:textId="77777777" w:rsidR="001028CF" w:rsidRPr="007804A4" w:rsidRDefault="001028CF" w:rsidP="001028CF">
            <w:pPr>
              <w:spacing w:before="60" w:after="20" w:line="192" w:lineRule="exact"/>
              <w:rPr>
                <w:rFonts w:cstheme="minorHAnsi"/>
                <w:color w:val="000000"/>
                <w:sz w:val="18"/>
                <w:szCs w:val="18"/>
              </w:rPr>
            </w:pPr>
            <w:r>
              <w:rPr>
                <w:rFonts w:cstheme="minorHAnsi"/>
                <w:color w:val="000000"/>
                <w:sz w:val="18"/>
                <w:szCs w:val="18"/>
              </w:rPr>
              <w:br/>
            </w:r>
          </w:p>
          <w:p w14:paraId="37C22BE8" w14:textId="77777777" w:rsidR="001028CF" w:rsidRDefault="001028CF" w:rsidP="001028CF">
            <w:pPr>
              <w:spacing w:before="60" w:after="20" w:line="192" w:lineRule="exact"/>
              <w:rPr>
                <w:rFonts w:cstheme="minorHAnsi"/>
                <w:color w:val="000000"/>
                <w:sz w:val="18"/>
                <w:szCs w:val="18"/>
              </w:rPr>
            </w:pPr>
          </w:p>
          <w:p w14:paraId="2F1B394D" w14:textId="29C443D1" w:rsidR="001028CF" w:rsidRPr="00814040" w:rsidRDefault="001028CF" w:rsidP="001028CF">
            <w:pPr>
              <w:spacing w:before="60" w:after="20" w:line="192" w:lineRule="exact"/>
              <w:rPr>
                <w:rFonts w:cstheme="minorHAnsi"/>
                <w:color w:val="000000"/>
                <w:sz w:val="18"/>
                <w:szCs w:val="18"/>
              </w:rPr>
            </w:pPr>
            <w:r w:rsidRPr="00814040">
              <w:rPr>
                <w:rFonts w:cstheme="minorHAnsi"/>
                <w:color w:val="000000"/>
                <w:sz w:val="18"/>
                <w:szCs w:val="18"/>
              </w:rPr>
              <w:t xml:space="preserve">Version: </w:t>
            </w:r>
            <w:r>
              <w:rPr>
                <w:rFonts w:cstheme="minorHAnsi"/>
                <w:color w:val="000000"/>
                <w:sz w:val="18"/>
                <w:szCs w:val="18"/>
              </w:rPr>
              <w:t>1</w:t>
            </w:r>
            <w:r w:rsidRPr="0085279D">
              <w:rPr>
                <w:rFonts w:cstheme="minorHAnsi"/>
                <w:color w:val="000000"/>
                <w:sz w:val="18"/>
                <w:szCs w:val="18"/>
              </w:rPr>
              <w:t>.</w:t>
            </w:r>
            <w:r>
              <w:rPr>
                <w:rFonts w:cstheme="minorHAnsi"/>
                <w:color w:val="000000"/>
                <w:sz w:val="18"/>
                <w:szCs w:val="18"/>
              </w:rPr>
              <w:t>2</w:t>
            </w:r>
          </w:p>
          <w:p w14:paraId="7CF2069A" w14:textId="0F108581" w:rsidR="00C75F10" w:rsidRPr="00C75F10" w:rsidRDefault="00C75F10" w:rsidP="00C75F10">
            <w:pPr>
              <w:spacing w:before="60" w:after="20" w:line="192" w:lineRule="exact"/>
              <w:rPr>
                <w:rFonts w:cstheme="minorHAnsi"/>
                <w:color w:val="000000"/>
                <w:sz w:val="18"/>
                <w:szCs w:val="18"/>
              </w:rPr>
            </w:pPr>
            <w:r w:rsidRPr="00671B30">
              <w:rPr>
                <w:rFonts w:cstheme="minorHAnsi"/>
                <w:color w:val="000000"/>
                <w:sz w:val="18"/>
                <w:szCs w:val="18"/>
              </w:rPr>
              <w:t>Publikationsdatum</w:t>
            </w:r>
            <w:r w:rsidRPr="00C75F10">
              <w:rPr>
                <w:rFonts w:cstheme="minorHAnsi"/>
                <w:color w:val="000000"/>
                <w:sz w:val="18"/>
                <w:szCs w:val="18"/>
              </w:rPr>
              <w:t>: 01.04.2025</w:t>
            </w:r>
            <w:r w:rsidRPr="00C75F10">
              <w:rPr>
                <w:rFonts w:cstheme="minorHAnsi"/>
                <w:color w:val="000000"/>
                <w:sz w:val="18"/>
                <w:szCs w:val="18"/>
              </w:rPr>
              <w:br/>
            </w:r>
          </w:p>
          <w:p w14:paraId="14A97D27" w14:textId="6BF44884" w:rsidR="001028CF" w:rsidRPr="00AC6772" w:rsidRDefault="00C75F10" w:rsidP="00C75F10">
            <w:pPr>
              <w:spacing w:before="60" w:after="20" w:line="192" w:lineRule="exact"/>
              <w:ind w:left="1036" w:hanging="1036"/>
              <w:rPr>
                <w:rFonts w:cstheme="minorHAnsi"/>
                <w:noProof/>
                <w:color w:val="000000"/>
                <w:sz w:val="18"/>
                <w:szCs w:val="18"/>
              </w:rPr>
            </w:pPr>
            <w:r w:rsidRPr="00C75F10">
              <w:rPr>
                <w:rFonts w:cstheme="minorHAnsi"/>
                <w:color w:val="000000"/>
                <w:sz w:val="18"/>
                <w:szCs w:val="18"/>
              </w:rPr>
              <w:t>Anzuwenden ab: 01.10.2025</w:t>
            </w:r>
            <w:r w:rsidR="001028CF" w:rsidRPr="00C75F10">
              <w:rPr>
                <w:rFonts w:cstheme="minorHAnsi"/>
                <w:color w:val="000000"/>
                <w:sz w:val="18"/>
                <w:szCs w:val="18"/>
              </w:rPr>
              <w:br/>
            </w:r>
          </w:p>
        </w:tc>
        <w:tc>
          <w:tcPr>
            <w:tcW w:w="3394" w:type="dxa"/>
          </w:tcPr>
          <w:p w14:paraId="35CEAADE" w14:textId="77777777" w:rsidR="001028CF" w:rsidRPr="0085279D" w:rsidRDefault="001028CF" w:rsidP="001028CF">
            <w:pPr>
              <w:spacing w:before="60" w:after="20" w:line="192" w:lineRule="exact"/>
              <w:rPr>
                <w:rFonts w:cstheme="minorHAnsi"/>
                <w:b/>
                <w:bCs/>
                <w:color w:val="000000"/>
                <w:sz w:val="18"/>
                <w:szCs w:val="18"/>
              </w:rPr>
            </w:pPr>
            <w:r w:rsidRPr="0085279D">
              <w:rPr>
                <w:rFonts w:cstheme="minorHAnsi"/>
                <w:b/>
                <w:bCs/>
                <w:color w:val="000000"/>
                <w:sz w:val="18"/>
                <w:szCs w:val="18"/>
              </w:rPr>
              <w:t>Konsolidierte Lesefassung mit Fehlerkorrekturen</w:t>
            </w:r>
          </w:p>
          <w:p w14:paraId="547DC630" w14:textId="77777777" w:rsidR="001028CF"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Stand: 28.05.2025</w:t>
            </w:r>
          </w:p>
          <w:p w14:paraId="7828FA79" w14:textId="353035FF" w:rsidR="001028CF" w:rsidRPr="00814040" w:rsidRDefault="001028CF" w:rsidP="001028C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25061D">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571DE865" w14:textId="72FE01E4" w:rsidR="001028CF" w:rsidRPr="00814040"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sidR="00C75F10">
              <w:rPr>
                <w:rFonts w:cstheme="minorHAnsi"/>
                <w:color w:val="000000"/>
                <w:sz w:val="18"/>
                <w:szCs w:val="18"/>
              </w:rPr>
              <w:t>04</w:t>
            </w:r>
            <w:r w:rsidRPr="0085279D">
              <w:rPr>
                <w:rFonts w:cstheme="minorHAnsi"/>
                <w:color w:val="000000"/>
                <w:sz w:val="18"/>
                <w:szCs w:val="18"/>
              </w:rPr>
              <w:t>.202</w:t>
            </w:r>
            <w:r w:rsidR="00C75F10">
              <w:rPr>
                <w:rFonts w:cstheme="minorHAnsi"/>
                <w:color w:val="000000"/>
                <w:sz w:val="18"/>
                <w:szCs w:val="18"/>
              </w:rPr>
              <w:t>5</w:t>
            </w:r>
          </w:p>
          <w:p w14:paraId="45330B92" w14:textId="3F508524" w:rsidR="001028CF" w:rsidRPr="00AC6772" w:rsidRDefault="001028CF" w:rsidP="001028CF">
            <w:pPr>
              <w:spacing w:before="60" w:after="20" w:line="192" w:lineRule="exact"/>
              <w:ind w:left="1036" w:hanging="1036"/>
              <w:rPr>
                <w:rFonts w:cstheme="minorHAnsi"/>
                <w:noProof/>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sidR="00C75F10">
              <w:rPr>
                <w:rFonts w:cstheme="minorHAnsi"/>
                <w:color w:val="000000"/>
                <w:sz w:val="18"/>
                <w:szCs w:val="18"/>
              </w:rPr>
              <w:t>1</w:t>
            </w:r>
            <w:r w:rsidRPr="0025061D">
              <w:rPr>
                <w:rFonts w:cstheme="minorHAnsi"/>
                <w:color w:val="000000"/>
                <w:sz w:val="18"/>
                <w:szCs w:val="18"/>
              </w:rPr>
              <w:t>.</w:t>
            </w:r>
            <w:r w:rsidR="00C75F10">
              <w:rPr>
                <w:rFonts w:cstheme="minorHAnsi"/>
                <w:color w:val="000000"/>
                <w:sz w:val="18"/>
                <w:szCs w:val="18"/>
              </w:rPr>
              <w:t>10</w:t>
            </w:r>
            <w:r w:rsidRPr="0025061D">
              <w:rPr>
                <w:rFonts w:cstheme="minorHAnsi"/>
                <w:color w:val="000000"/>
                <w:sz w:val="18"/>
                <w:szCs w:val="18"/>
              </w:rPr>
              <w:t>.2025</w:t>
            </w:r>
            <w:r w:rsidRPr="00814040">
              <w:rPr>
                <w:rFonts w:cstheme="minorHAnsi"/>
                <w:b/>
                <w:bCs/>
                <w:color w:val="000000"/>
                <w:sz w:val="18"/>
                <w:szCs w:val="18"/>
              </w:rPr>
              <w:br/>
            </w:r>
          </w:p>
        </w:tc>
        <w:tc>
          <w:tcPr>
            <w:tcW w:w="2720" w:type="dxa"/>
          </w:tcPr>
          <w:p w14:paraId="300954F9" w14:textId="77777777" w:rsidR="001028CF" w:rsidRDefault="001028CF" w:rsidP="001028C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10DAC58" w14:textId="77777777" w:rsidR="001028CF" w:rsidRPr="00814040" w:rsidRDefault="001028CF" w:rsidP="001028C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524FC80A" w14:textId="77777777" w:rsidR="001028CF" w:rsidRPr="004D30F7" w:rsidRDefault="001028CF" w:rsidP="001028CF">
            <w:pPr>
              <w:spacing w:before="60" w:after="20" w:line="192" w:lineRule="exact"/>
              <w:rPr>
                <w:rFonts w:cstheme="minorHAnsi"/>
                <w:noProof/>
                <w:color w:val="000000"/>
                <w:sz w:val="18"/>
                <w:szCs w:val="18"/>
              </w:rPr>
            </w:pPr>
          </w:p>
        </w:tc>
        <w:tc>
          <w:tcPr>
            <w:tcW w:w="2404" w:type="dxa"/>
          </w:tcPr>
          <w:p w14:paraId="59BA05F7" w14:textId="3499AEA5"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6AABE196" w14:textId="77777777" w:rsidTr="00201BC5">
        <w:tc>
          <w:tcPr>
            <w:tcW w:w="703" w:type="dxa"/>
          </w:tcPr>
          <w:p w14:paraId="05556CF9" w14:textId="4063E474" w:rsidR="00EB3454" w:rsidRDefault="00EB3454" w:rsidP="00201BC5">
            <w:pPr>
              <w:spacing w:before="60" w:after="20" w:line="192" w:lineRule="exact"/>
              <w:rPr>
                <w:rFonts w:cstheme="minorHAnsi"/>
                <w:sz w:val="18"/>
                <w:szCs w:val="18"/>
              </w:rPr>
            </w:pPr>
            <w:r>
              <w:rPr>
                <w:rFonts w:cstheme="minorHAnsi"/>
                <w:sz w:val="18"/>
                <w:szCs w:val="18"/>
              </w:rPr>
              <w:t>14055</w:t>
            </w:r>
          </w:p>
        </w:tc>
        <w:tc>
          <w:tcPr>
            <w:tcW w:w="1697" w:type="dxa"/>
          </w:tcPr>
          <w:p w14:paraId="39423F09" w14:textId="77777777" w:rsidR="00EB3454" w:rsidRDefault="00EB3454" w:rsidP="00201BC5">
            <w:pPr>
              <w:spacing w:before="60" w:after="20" w:line="192" w:lineRule="exact"/>
              <w:rPr>
                <w:rFonts w:cstheme="minorHAnsi"/>
                <w:sz w:val="18"/>
                <w:szCs w:val="18"/>
              </w:rPr>
            </w:pPr>
            <w:r>
              <w:rPr>
                <w:rFonts w:cstheme="minorHAnsi"/>
                <w:sz w:val="18"/>
                <w:szCs w:val="18"/>
              </w:rPr>
              <w:t xml:space="preserve">Kapitel </w:t>
            </w:r>
            <w:r w:rsidRPr="00BF42DE">
              <w:rPr>
                <w:rFonts w:cstheme="minorHAnsi"/>
                <w:sz w:val="18"/>
                <w:szCs w:val="18"/>
              </w:rPr>
              <w:t>3.3</w:t>
            </w:r>
            <w:r>
              <w:rPr>
                <w:rFonts w:cstheme="minorHAnsi"/>
                <w:sz w:val="18"/>
                <w:szCs w:val="18"/>
              </w:rPr>
              <w:br/>
            </w:r>
            <w:r w:rsidRPr="00BF42DE">
              <w:rPr>
                <w:rFonts w:cstheme="minorHAnsi"/>
                <w:sz w:val="18"/>
                <w:szCs w:val="18"/>
              </w:rPr>
              <w:t>Inhaltsdatensicherungsebene</w:t>
            </w:r>
            <w:r>
              <w:rPr>
                <w:rFonts w:cstheme="minorHAnsi"/>
                <w:sz w:val="18"/>
                <w:szCs w:val="18"/>
              </w:rPr>
              <w:br/>
            </w:r>
          </w:p>
        </w:tc>
        <w:tc>
          <w:tcPr>
            <w:tcW w:w="3394" w:type="dxa"/>
          </w:tcPr>
          <w:p w14:paraId="3D79070C"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Der zu signierende Digest wird dann berechnet (Der Hash für die http-Kopfzeile „</w:t>
            </w:r>
            <w:proofErr w:type="spellStart"/>
            <w:r w:rsidRPr="00CE5EA3">
              <w:rPr>
                <w:rFonts w:cstheme="minorHAnsi"/>
                <w:color w:val="000000"/>
                <w:sz w:val="18"/>
                <w:szCs w:val="18"/>
              </w:rPr>
              <w:t>initialTransactionId</w:t>
            </w:r>
            <w:proofErr w:type="spellEnd"/>
            <w:r w:rsidRPr="00CE5EA3">
              <w:rPr>
                <w:rFonts w:cstheme="minorHAnsi"/>
                <w:color w:val="000000"/>
                <w:sz w:val="18"/>
                <w:szCs w:val="18"/>
              </w:rPr>
              <w:t>“ wird nur berechnet und in die Gesamtberechnung aufgenommen, wenn sie vorhanden ist!):</w:t>
            </w:r>
          </w:p>
          <w:p w14:paraId="67103BD6" w14:textId="77777777" w:rsidR="00EB3454" w:rsidRPr="00AE178B" w:rsidRDefault="00EB3454" w:rsidP="00201BC5">
            <w:pPr>
              <w:pStyle w:val="Aufzhlungszeichen"/>
              <w:numPr>
                <w:ilvl w:val="0"/>
                <w:numId w:val="0"/>
              </w:numPr>
              <w:tabs>
                <w:tab w:val="left" w:pos="216"/>
              </w:tabs>
              <w:spacing w:before="20" w:after="60" w:line="192" w:lineRule="exact"/>
              <w:ind w:left="195" w:hanging="195"/>
              <w:rPr>
                <w:rFonts w:cstheme="minorHAnsi"/>
                <w:color w:val="000000"/>
                <w:sz w:val="18"/>
                <w:szCs w:val="18"/>
                <w:lang w:val="en-US"/>
              </w:rPr>
            </w:pPr>
            <w:r w:rsidRPr="00AE178B">
              <w:rPr>
                <w:rFonts w:cstheme="minorHAnsi"/>
                <w:b/>
                <w:bCs/>
                <w:color w:val="000000"/>
                <w:sz w:val="18"/>
                <w:szCs w:val="18"/>
                <w:lang w:val="en-US"/>
              </w:rPr>
              <w:t>›</w:t>
            </w:r>
            <w:r w:rsidRPr="00AE178B">
              <w:rPr>
                <w:rFonts w:cstheme="minorHAnsi"/>
                <w:b/>
                <w:bCs/>
                <w:color w:val="000000"/>
                <w:sz w:val="18"/>
                <w:szCs w:val="18"/>
                <w:lang w:val="en-US"/>
              </w:rPr>
              <w:tab/>
            </w:r>
            <w:proofErr w:type="gramStart"/>
            <w:r w:rsidRPr="00CE5EA3">
              <w:rPr>
                <w:rFonts w:cstheme="minorHAnsi"/>
                <w:color w:val="000000"/>
                <w:sz w:val="18"/>
                <w:szCs w:val="18"/>
                <w:lang w:val="en-US"/>
              </w:rPr>
              <w:t>Hash(Hash(</w:t>
            </w:r>
            <w:proofErr w:type="gramEnd"/>
            <w:r w:rsidRPr="00CE5EA3">
              <w:rPr>
                <w:rFonts w:cstheme="minorHAnsi"/>
                <w:color w:val="000000"/>
                <w:sz w:val="18"/>
                <w:szCs w:val="18"/>
                <w:lang w:val="en-US"/>
              </w:rPr>
              <w:t xml:space="preserve">URI) + </w:t>
            </w:r>
            <w:proofErr w:type="gramStart"/>
            <w:r w:rsidRPr="00CE5EA3">
              <w:rPr>
                <w:rFonts w:cstheme="minorHAnsi"/>
                <w:color w:val="000000"/>
                <w:sz w:val="18"/>
                <w:szCs w:val="18"/>
                <w:lang w:val="en-US"/>
              </w:rPr>
              <w:t>Hash(</w:t>
            </w:r>
            <w:proofErr w:type="gramEnd"/>
            <w:r w:rsidRPr="00CE5EA3">
              <w:rPr>
                <w:rFonts w:cstheme="minorHAnsi"/>
                <w:color w:val="000000"/>
                <w:sz w:val="18"/>
                <w:szCs w:val="18"/>
                <w:lang w:val="en-US"/>
              </w:rPr>
              <w:t xml:space="preserve">Payload) + </w:t>
            </w:r>
            <w:proofErr w:type="gramStart"/>
            <w:r w:rsidRPr="00CE5EA3">
              <w:rPr>
                <w:rFonts w:cstheme="minorHAnsi"/>
                <w:color w:val="000000"/>
                <w:sz w:val="18"/>
                <w:szCs w:val="18"/>
                <w:lang w:val="en-US"/>
              </w:rPr>
              <w:t>Hash(</w:t>
            </w:r>
            <w:proofErr w:type="spellStart"/>
            <w:proofErr w:type="gramEnd"/>
            <w:r w:rsidRPr="00CE5EA3">
              <w:rPr>
                <w:rFonts w:cstheme="minorHAnsi"/>
                <w:color w:val="000000"/>
                <w:sz w:val="18"/>
                <w:szCs w:val="18"/>
                <w:lang w:val="en-US"/>
              </w:rPr>
              <w:t>CreationDateTime</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transactionId</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initialTransactionId</w:t>
            </w:r>
            <w:proofErr w:type="spellEnd"/>
            <w:r w:rsidRPr="00CE5EA3">
              <w:rPr>
                <w:rFonts w:cstheme="minorHAnsi"/>
                <w:color w:val="000000"/>
                <w:sz w:val="18"/>
                <w:szCs w:val="18"/>
                <w:lang w:val="en-US"/>
              </w:rPr>
              <w:t>))</w:t>
            </w:r>
          </w:p>
          <w:p w14:paraId="74D470D5"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Digest und Signatur werden in den http-Header Feldern X-BDEW-DIGEST und X-BDEW-SIGNATURE Base64-kodiert abgelegt.</w:t>
            </w:r>
            <w:r>
              <w:rPr>
                <w:rFonts w:cstheme="minorHAnsi"/>
                <w:color w:val="000000"/>
                <w:sz w:val="18"/>
                <w:szCs w:val="18"/>
              </w:rPr>
              <w:br/>
            </w:r>
          </w:p>
        </w:tc>
        <w:tc>
          <w:tcPr>
            <w:tcW w:w="3394" w:type="dxa"/>
          </w:tcPr>
          <w:p w14:paraId="14F99165" w14:textId="77777777" w:rsidR="00EB3454" w:rsidRPr="00852B56" w:rsidRDefault="00EB3454" w:rsidP="00201BC5">
            <w:pPr>
              <w:spacing w:before="60" w:after="20" w:line="192" w:lineRule="exact"/>
              <w:rPr>
                <w:rFonts w:cstheme="minorHAnsi"/>
                <w:sz w:val="18"/>
                <w:szCs w:val="18"/>
              </w:rPr>
            </w:pPr>
            <w:r w:rsidRPr="00852B56">
              <w:rPr>
                <w:rFonts w:cstheme="minorHAnsi"/>
                <w:b/>
                <w:bCs/>
                <w:sz w:val="18"/>
                <w:szCs w:val="18"/>
              </w:rPr>
              <w:t>Die</w:t>
            </w:r>
            <w:r w:rsidRPr="00852B56">
              <w:rPr>
                <w:rFonts w:cstheme="minorHAnsi"/>
                <w:sz w:val="18"/>
                <w:szCs w:val="18"/>
              </w:rPr>
              <w:t xml:space="preserve"> </w:t>
            </w:r>
            <w:proofErr w:type="gramStart"/>
            <w:r w:rsidRPr="00852B56">
              <w:rPr>
                <w:rFonts w:cstheme="minorHAnsi"/>
                <w:sz w:val="18"/>
                <w:szCs w:val="18"/>
              </w:rPr>
              <w:t xml:space="preserve">zu signierende </w:t>
            </w:r>
            <w:r w:rsidRPr="00F302A7">
              <w:rPr>
                <w:rFonts w:cstheme="minorHAnsi"/>
                <w:strike/>
                <w:color w:val="000000"/>
                <w:sz w:val="18"/>
                <w:szCs w:val="18"/>
              </w:rPr>
              <w:t>Digest</w:t>
            </w:r>
            <w:proofErr w:type="gramEnd"/>
            <w:r w:rsidRPr="00F302A7">
              <w:rPr>
                <w:rFonts w:cstheme="minorHAnsi"/>
                <w:strike/>
                <w:color w:val="000000"/>
                <w:sz w:val="18"/>
                <w:szCs w:val="18"/>
              </w:rPr>
              <w:t xml:space="preserve"> wird dann berechnet (Der</w:t>
            </w:r>
            <w:r w:rsidRPr="00F302A7">
              <w:rPr>
                <w:rFonts w:cstheme="minorHAnsi"/>
                <w:color w:val="000000"/>
                <w:sz w:val="18"/>
                <w:szCs w:val="18"/>
              </w:rPr>
              <w:t xml:space="preserve"> </w:t>
            </w:r>
            <w:r w:rsidRPr="00852B56">
              <w:rPr>
                <w:rFonts w:cstheme="minorHAnsi"/>
                <w:b/>
                <w:bCs/>
                <w:sz w:val="18"/>
                <w:szCs w:val="18"/>
              </w:rPr>
              <w:t>Bitfolge M ist wie folgt</w:t>
            </w:r>
            <w:r w:rsidRPr="00852B56">
              <w:rPr>
                <w:rFonts w:cstheme="minorHAnsi"/>
                <w:sz w:val="18"/>
                <w:szCs w:val="18"/>
              </w:rPr>
              <w:t xml:space="preserve"> </w:t>
            </w:r>
            <w:r w:rsidRPr="002C60CA">
              <w:rPr>
                <w:rFonts w:cstheme="minorHAnsi"/>
                <w:b/>
                <w:bCs/>
                <w:sz w:val="18"/>
                <w:szCs w:val="18"/>
              </w:rPr>
              <w:t xml:space="preserve">zu berechnen, wobei der </w:t>
            </w:r>
            <w:r w:rsidRPr="002C60CA">
              <w:rPr>
                <w:rFonts w:cstheme="minorHAnsi"/>
                <w:sz w:val="18"/>
                <w:szCs w:val="18"/>
              </w:rPr>
              <w:t xml:space="preserve">Hash </w:t>
            </w:r>
            <w:r w:rsidRPr="00852B56">
              <w:rPr>
                <w:rFonts w:cstheme="minorHAnsi"/>
                <w:sz w:val="18"/>
                <w:szCs w:val="18"/>
              </w:rPr>
              <w:t>für die HTTP-Kopfzeile „</w:t>
            </w:r>
            <w:proofErr w:type="spellStart"/>
            <w:r w:rsidRPr="00852B56">
              <w:rPr>
                <w:rFonts w:cstheme="minorHAnsi"/>
                <w:sz w:val="18"/>
                <w:szCs w:val="18"/>
              </w:rPr>
              <w:t>initialTransactionId</w:t>
            </w:r>
            <w:proofErr w:type="spellEnd"/>
            <w:r w:rsidRPr="00852B56">
              <w:rPr>
                <w:rFonts w:cstheme="minorHAnsi"/>
                <w:sz w:val="18"/>
                <w:szCs w:val="18"/>
              </w:rPr>
              <w:t xml:space="preserve">“ </w:t>
            </w:r>
            <w:proofErr w:type="gramStart"/>
            <w:r w:rsidRPr="008C2F0B">
              <w:rPr>
                <w:rFonts w:cstheme="minorHAnsi"/>
                <w:strike/>
                <w:color w:val="000000"/>
                <w:sz w:val="18"/>
                <w:szCs w:val="18"/>
              </w:rPr>
              <w:t>wird</w:t>
            </w:r>
            <w:proofErr w:type="gramEnd"/>
            <w:r w:rsidRPr="008C2F0B">
              <w:rPr>
                <w:rFonts w:cstheme="minorHAnsi"/>
                <w:strike/>
                <w:color w:val="000000"/>
                <w:sz w:val="18"/>
                <w:szCs w:val="18"/>
              </w:rPr>
              <w:t xml:space="preserve"> nur berechnet und in die Gesamtberechnung </w:t>
            </w:r>
            <w:r w:rsidRPr="005263F6">
              <w:rPr>
                <w:rFonts w:cstheme="minorHAnsi"/>
                <w:strike/>
                <w:color w:val="000000"/>
                <w:sz w:val="18"/>
                <w:szCs w:val="18"/>
              </w:rPr>
              <w:t>aufgenommen, wenn sie vorhanden ist!):</w:t>
            </w:r>
            <w:r>
              <w:rPr>
                <w:rFonts w:cstheme="minorHAnsi"/>
                <w:color w:val="000000"/>
                <w:sz w:val="18"/>
                <w:szCs w:val="18"/>
              </w:rPr>
              <w:t xml:space="preserve"> </w:t>
            </w:r>
            <w:r w:rsidRPr="00FB117A">
              <w:rPr>
                <w:rFonts w:cstheme="minorHAnsi"/>
                <w:b/>
                <w:bCs/>
                <w:sz w:val="18"/>
                <w:szCs w:val="18"/>
              </w:rPr>
              <w:t>nur dann einzubeziehen und in die Gesamtberechnung aufzunehmen ist</w:t>
            </w:r>
            <w:r w:rsidRPr="00852B56">
              <w:rPr>
                <w:rFonts w:cstheme="minorHAnsi"/>
                <w:sz w:val="18"/>
                <w:szCs w:val="18"/>
              </w:rPr>
              <w:t xml:space="preserve">, </w:t>
            </w:r>
            <w:r w:rsidRPr="005263F6">
              <w:rPr>
                <w:rFonts w:cstheme="minorHAnsi"/>
                <w:b/>
                <w:bCs/>
                <w:sz w:val="18"/>
                <w:szCs w:val="18"/>
              </w:rPr>
              <w:t>wenn diese vorhanden ist, und das „+“ als Konkatenation der Ergebnisse der Hash-Funktionen zu verstehen ist:</w:t>
            </w:r>
          </w:p>
          <w:p w14:paraId="454B8677" w14:textId="77777777" w:rsidR="00EB3454" w:rsidRPr="00DC74C9" w:rsidRDefault="00EB3454" w:rsidP="00201BC5">
            <w:pPr>
              <w:pStyle w:val="Aufzhlungszeichen"/>
              <w:numPr>
                <w:ilvl w:val="0"/>
                <w:numId w:val="0"/>
              </w:numPr>
              <w:tabs>
                <w:tab w:val="left" w:pos="216"/>
              </w:tabs>
              <w:spacing w:before="20" w:after="60" w:line="192" w:lineRule="exact"/>
              <w:ind w:left="195" w:hanging="195"/>
              <w:rPr>
                <w:rFonts w:cstheme="minorHAnsi"/>
                <w:sz w:val="18"/>
                <w:szCs w:val="18"/>
                <w:lang w:val="en-US"/>
              </w:rPr>
            </w:pPr>
            <w:r w:rsidRPr="00DC74C9">
              <w:rPr>
                <w:rFonts w:cstheme="minorHAnsi"/>
                <w:color w:val="000000"/>
                <w:sz w:val="18"/>
                <w:szCs w:val="18"/>
                <w:lang w:val="en-US"/>
              </w:rPr>
              <w:t>›</w:t>
            </w:r>
            <w:r w:rsidRPr="00DC74C9">
              <w:rPr>
                <w:rFonts w:cstheme="minorHAnsi"/>
                <w:color w:val="000000"/>
                <w:sz w:val="18"/>
                <w:szCs w:val="18"/>
                <w:lang w:val="en-US"/>
              </w:rPr>
              <w:tab/>
            </w:r>
            <w:r w:rsidRPr="00DC74C9">
              <w:rPr>
                <w:rFonts w:cstheme="minorHAnsi"/>
                <w:b/>
                <w:bCs/>
                <w:color w:val="000000"/>
                <w:sz w:val="18"/>
                <w:szCs w:val="18"/>
                <w:lang w:val="en-US"/>
              </w:rPr>
              <w:t>M =</w:t>
            </w:r>
            <w:r w:rsidRPr="00DC74C9">
              <w:rPr>
                <w:rFonts w:cstheme="minorHAnsi"/>
                <w:color w:val="000000"/>
                <w:sz w:val="18"/>
                <w:szCs w:val="18"/>
                <w:lang w:val="en-US"/>
              </w:rPr>
              <w:t xml:space="preserve"> </w:t>
            </w:r>
            <w:proofErr w:type="gramStart"/>
            <w:r w:rsidRPr="00116E4A">
              <w:rPr>
                <w:rFonts w:cstheme="minorHAnsi"/>
                <w:strike/>
                <w:color w:val="000000"/>
                <w:sz w:val="18"/>
                <w:szCs w:val="18"/>
                <w:lang w:val="en-US"/>
              </w:rPr>
              <w:t>Hash(</w:t>
            </w:r>
            <w:r w:rsidRPr="00DC74C9">
              <w:rPr>
                <w:rFonts w:cstheme="minorHAnsi"/>
                <w:color w:val="000000"/>
                <w:sz w:val="18"/>
                <w:szCs w:val="18"/>
                <w:lang w:val="en-US"/>
              </w:rPr>
              <w:t>Hash(</w:t>
            </w:r>
            <w:proofErr w:type="gramEnd"/>
            <w:r w:rsidRPr="00DC74C9">
              <w:rPr>
                <w:rFonts w:cstheme="minorHAnsi"/>
                <w:color w:val="000000"/>
                <w:sz w:val="18"/>
                <w:szCs w:val="18"/>
                <w:lang w:val="en-US"/>
              </w:rPr>
              <w:t xml:space="preserve">URI) + </w:t>
            </w:r>
            <w:proofErr w:type="gramStart"/>
            <w:r w:rsidRPr="00DC74C9">
              <w:rPr>
                <w:rFonts w:cstheme="minorHAnsi"/>
                <w:color w:val="000000"/>
                <w:sz w:val="18"/>
                <w:szCs w:val="18"/>
                <w:lang w:val="en-US"/>
              </w:rPr>
              <w:t>Hash(</w:t>
            </w:r>
            <w:proofErr w:type="gramEnd"/>
            <w:r w:rsidRPr="00DC74C9">
              <w:rPr>
                <w:rFonts w:cstheme="minorHAnsi"/>
                <w:color w:val="000000"/>
                <w:sz w:val="18"/>
                <w:szCs w:val="18"/>
                <w:lang w:val="en-US"/>
              </w:rPr>
              <w:t>Payload) + Hash(</w:t>
            </w:r>
            <w:proofErr w:type="spellStart"/>
            <w:r w:rsidRPr="00DC74C9">
              <w:rPr>
                <w:rFonts w:cstheme="minorHAnsi"/>
                <w:color w:val="000000"/>
                <w:sz w:val="18"/>
                <w:szCs w:val="18"/>
                <w:lang w:val="en-US"/>
              </w:rPr>
              <w:t>creationDateTime</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transactionId</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initialTransactionId</w:t>
            </w:r>
            <w:proofErr w:type="spellEnd"/>
            <w:r w:rsidRPr="00DC74C9">
              <w:rPr>
                <w:rFonts w:cstheme="minorHAnsi"/>
                <w:color w:val="000000"/>
                <w:sz w:val="18"/>
                <w:szCs w:val="18"/>
                <w:lang w:val="en-US"/>
              </w:rPr>
              <w:t>)</w:t>
            </w:r>
            <w:r w:rsidRPr="00116E4A">
              <w:rPr>
                <w:rFonts w:cstheme="minorHAnsi"/>
                <w:strike/>
                <w:color w:val="000000"/>
                <w:sz w:val="18"/>
                <w:szCs w:val="18"/>
                <w:lang w:val="en-US"/>
              </w:rPr>
              <w:t>)</w:t>
            </w:r>
          </w:p>
          <w:p w14:paraId="7D725499" w14:textId="558DF5E3" w:rsidR="00EB3454" w:rsidRPr="00852B56" w:rsidRDefault="00EB3454" w:rsidP="00201BC5">
            <w:pPr>
              <w:spacing w:before="60" w:after="20" w:line="192" w:lineRule="exact"/>
              <w:ind w:left="367" w:hanging="175"/>
              <w:rPr>
                <w:rFonts w:cstheme="minorHAnsi"/>
                <w:sz w:val="18"/>
                <w:szCs w:val="18"/>
              </w:rPr>
            </w:pPr>
            <w:r w:rsidRPr="00852B56">
              <w:rPr>
                <w:rFonts w:cstheme="minorHAnsi"/>
                <w:sz w:val="18"/>
                <w:szCs w:val="18"/>
              </w:rPr>
              <w:t>•</w:t>
            </w:r>
            <w:r w:rsidRPr="001C71EB">
              <w:rPr>
                <w:rFonts w:cstheme="minorHAnsi"/>
                <w:b/>
                <w:bCs/>
                <w:sz w:val="18"/>
                <w:szCs w:val="18"/>
              </w:rPr>
              <w:tab/>
              <w:t xml:space="preserve">Beispiel: Mit dem </w:t>
            </w:r>
            <w:proofErr w:type="spellStart"/>
            <w:r w:rsidRPr="001C71EB">
              <w:rPr>
                <w:rFonts w:cstheme="minorHAnsi"/>
                <w:b/>
                <w:bCs/>
                <w:sz w:val="18"/>
                <w:szCs w:val="18"/>
              </w:rPr>
              <w:t>Signaturalgorith</w:t>
            </w:r>
            <w:r w:rsidRPr="00E22D1F">
              <w:rPr>
                <w:rFonts w:cstheme="minorHAnsi"/>
                <w:color w:val="000000"/>
                <w:sz w:val="18"/>
                <w:szCs w:val="18"/>
              </w:rPr>
              <w:t>-</w:t>
            </w:r>
            <w:r w:rsidRPr="001C71EB">
              <w:rPr>
                <w:rFonts w:cstheme="minorHAnsi"/>
                <w:b/>
                <w:bCs/>
                <w:sz w:val="18"/>
                <w:szCs w:val="18"/>
              </w:rPr>
              <w:t>mus</w:t>
            </w:r>
            <w:proofErr w:type="spellEnd"/>
            <w:r w:rsidRPr="001C71EB">
              <w:rPr>
                <w:rFonts w:cstheme="minorHAnsi"/>
                <w:b/>
                <w:bCs/>
                <w:sz w:val="18"/>
                <w:szCs w:val="18"/>
              </w:rPr>
              <w:t xml:space="preserve"> ECDSA gemäß [FIPS-186-5] und dem Hashalgorithmus SHA256 würde die vollständige Signatur wie folgt berechnet:</w:t>
            </w:r>
            <w:r w:rsidRPr="001C71EB">
              <w:rPr>
                <w:rFonts w:cstheme="minorHAnsi"/>
                <w:b/>
                <w:bCs/>
                <w:sz w:val="18"/>
                <w:szCs w:val="18"/>
              </w:rPr>
              <w:br/>
            </w:r>
            <w:r w:rsidRPr="001C71EB">
              <w:rPr>
                <w:rFonts w:cstheme="minorHAnsi"/>
                <w:b/>
                <w:bCs/>
                <w:sz w:val="18"/>
                <w:szCs w:val="18"/>
              </w:rPr>
              <w:br/>
            </w:r>
            <w:proofErr w:type="gramStart"/>
            <w:r w:rsidRPr="001C71EB">
              <w:rPr>
                <w:rFonts w:cstheme="minorHAnsi"/>
                <w:b/>
                <w:bCs/>
                <w:sz w:val="18"/>
                <w:szCs w:val="18"/>
              </w:rPr>
              <w:t>ECDSA(</w:t>
            </w:r>
            <w:proofErr w:type="gramEnd"/>
            <w:r w:rsidRPr="001C71EB">
              <w:rPr>
                <w:rFonts w:cstheme="minorHAnsi"/>
                <w:b/>
                <w:bCs/>
                <w:sz w:val="18"/>
                <w:szCs w:val="18"/>
              </w:rPr>
              <w:t>M, PKS, SHA256), wobei</w:t>
            </w:r>
            <w:r w:rsidRPr="001C71EB">
              <w:rPr>
                <w:rFonts w:cstheme="minorHAnsi"/>
                <w:b/>
                <w:bCs/>
                <w:sz w:val="18"/>
                <w:szCs w:val="18"/>
              </w:rPr>
              <w:br/>
              <w:t>−   M die wie oben beschriebene, zu signierende Bitfolge mit Hash=SHA256,</w:t>
            </w:r>
            <w:r w:rsidRPr="001C71EB">
              <w:rPr>
                <w:rFonts w:cstheme="minorHAnsi"/>
                <w:b/>
                <w:bCs/>
                <w:sz w:val="18"/>
                <w:szCs w:val="18"/>
              </w:rPr>
              <w:br/>
              <w:t>−    PKS den privaten Signaturschlüssel des Senders und</w:t>
            </w:r>
            <w:r w:rsidRPr="001C71EB">
              <w:rPr>
                <w:rFonts w:cstheme="minorHAnsi"/>
                <w:b/>
                <w:bCs/>
                <w:sz w:val="18"/>
                <w:szCs w:val="18"/>
              </w:rPr>
              <w:br/>
              <w:t>−   SHA256 die zu verwendende Hash-Funktion bezeichnet.</w:t>
            </w:r>
          </w:p>
          <w:p w14:paraId="26247BD4" w14:textId="77777777" w:rsidR="00EB3454" w:rsidRDefault="00EB3454" w:rsidP="00201BC5">
            <w:pPr>
              <w:spacing w:before="60" w:after="20" w:line="192" w:lineRule="exact"/>
              <w:rPr>
                <w:rFonts w:cstheme="minorHAnsi"/>
                <w:sz w:val="18"/>
                <w:szCs w:val="18"/>
              </w:rPr>
            </w:pPr>
            <w:r w:rsidRPr="001C0DA0">
              <w:rPr>
                <w:rFonts w:cstheme="minorHAnsi"/>
                <w:b/>
                <w:bCs/>
                <w:sz w:val="18"/>
                <w:szCs w:val="18"/>
              </w:rPr>
              <w:t>Die Signatur ist im Plain Format gemäß [TR03111] zu kodieren. Der Plain-kodierte Signaturwert ist im HTTP-Header X-BDEW-</w:t>
            </w:r>
            <w:r w:rsidRPr="00CA2539">
              <w:rPr>
                <w:rFonts w:cstheme="minorHAnsi"/>
                <w:b/>
                <w:bCs/>
                <w:sz w:val="18"/>
                <w:szCs w:val="18"/>
              </w:rPr>
              <w:lastRenderedPageBreak/>
              <w:t>SIGNATURE und der signierte Digest Hash(M) im HTTP-Header X-BDEW-DIGEST als Base64-kodie</w:t>
            </w:r>
            <w:r w:rsidRPr="00852B56">
              <w:rPr>
                <w:rFonts w:cstheme="minorHAnsi"/>
                <w:sz w:val="18"/>
                <w:szCs w:val="18"/>
              </w:rPr>
              <w:t>rt</w:t>
            </w:r>
            <w:r w:rsidRPr="003769BF">
              <w:rPr>
                <w:rFonts w:cstheme="minorHAnsi"/>
                <w:b/>
                <w:bCs/>
                <w:sz w:val="18"/>
                <w:szCs w:val="18"/>
              </w:rPr>
              <w:t>er Text zu übertragen.</w:t>
            </w:r>
            <w:r>
              <w:rPr>
                <w:rFonts w:cstheme="minorHAnsi"/>
                <w:b/>
                <w:bCs/>
                <w:sz w:val="18"/>
                <w:szCs w:val="18"/>
              </w:rPr>
              <w:t xml:space="preserve"> </w:t>
            </w:r>
            <w:r w:rsidRPr="004866F9">
              <w:rPr>
                <w:rFonts w:cstheme="minorHAnsi"/>
                <w:strike/>
                <w:color w:val="000000"/>
                <w:sz w:val="18"/>
                <w:szCs w:val="18"/>
              </w:rPr>
              <w:t>Digest und Signatur werden in den http-Header Feldern X-BDEW-DIGEST und X-BDEW-SIGNATURE Base64-kodiert abgelegt.</w:t>
            </w:r>
            <w:r>
              <w:rPr>
                <w:rFonts w:cstheme="minorHAnsi"/>
                <w:strike/>
                <w:color w:val="000000"/>
                <w:sz w:val="18"/>
                <w:szCs w:val="18"/>
              </w:rPr>
              <w:br/>
            </w:r>
          </w:p>
        </w:tc>
        <w:tc>
          <w:tcPr>
            <w:tcW w:w="2720" w:type="dxa"/>
          </w:tcPr>
          <w:p w14:paraId="60AF2C6F"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lastRenderedPageBreak/>
              <w:t>Präzisierung der Berechnung und Kodierung der Signatur.</w:t>
            </w:r>
          </w:p>
        </w:tc>
        <w:tc>
          <w:tcPr>
            <w:tcW w:w="2404" w:type="dxa"/>
          </w:tcPr>
          <w:p w14:paraId="3B4895E9"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5B9EFA78" w14:textId="77777777" w:rsidTr="00201BC5">
        <w:tc>
          <w:tcPr>
            <w:tcW w:w="703" w:type="dxa"/>
          </w:tcPr>
          <w:p w14:paraId="5EFA1E71" w14:textId="36F8009C" w:rsidR="00EB3454" w:rsidRDefault="00EB3454" w:rsidP="00201BC5">
            <w:pPr>
              <w:spacing w:before="60" w:after="20" w:line="192" w:lineRule="exact"/>
              <w:rPr>
                <w:rFonts w:cstheme="minorHAnsi"/>
                <w:sz w:val="18"/>
                <w:szCs w:val="18"/>
              </w:rPr>
            </w:pPr>
            <w:r>
              <w:rPr>
                <w:rFonts w:cstheme="minorHAnsi"/>
                <w:sz w:val="18"/>
                <w:szCs w:val="18"/>
              </w:rPr>
              <w:t>14056</w:t>
            </w:r>
          </w:p>
        </w:tc>
        <w:tc>
          <w:tcPr>
            <w:tcW w:w="1697" w:type="dxa"/>
          </w:tcPr>
          <w:p w14:paraId="3C6EC4EB" w14:textId="77777777" w:rsidR="00EB3454" w:rsidRDefault="00EB3454" w:rsidP="00201BC5">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00854C7B"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14D3CDBF" w14:textId="77777777" w:rsidR="00EB3454" w:rsidRDefault="00EB3454" w:rsidP="00201BC5">
            <w:pPr>
              <w:spacing w:before="60" w:after="20" w:line="192" w:lineRule="exact"/>
              <w:ind w:left="1036" w:hanging="1036"/>
              <w:rPr>
                <w:rFonts w:cstheme="minorHAnsi"/>
                <w:noProof/>
                <w:color w:val="000000"/>
                <w:sz w:val="18"/>
                <w:szCs w:val="18"/>
              </w:rPr>
            </w:pPr>
          </w:p>
          <w:p w14:paraId="1C88E1AC"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026560BB" w14:textId="77777777" w:rsidR="00EB3454" w:rsidRPr="008F0F44" w:rsidRDefault="00EB3454" w:rsidP="00201BC5">
            <w:pPr>
              <w:spacing w:before="60" w:after="20" w:line="192" w:lineRule="exact"/>
              <w:rPr>
                <w:rFonts w:cstheme="minorHAnsi"/>
                <w:color w:val="000000"/>
                <w:sz w:val="18"/>
                <w:szCs w:val="18"/>
                <w:lang w:val="en-US"/>
              </w:rPr>
            </w:pPr>
          </w:p>
        </w:tc>
        <w:tc>
          <w:tcPr>
            <w:tcW w:w="3394" w:type="dxa"/>
          </w:tcPr>
          <w:p w14:paraId="063C881B" w14:textId="77777777" w:rsidR="00EB3454" w:rsidRPr="0005332A" w:rsidRDefault="00EB3454" w:rsidP="00201BC5">
            <w:pPr>
              <w:spacing w:before="60" w:after="20" w:line="192" w:lineRule="exact"/>
              <w:ind w:left="1036" w:hanging="1036"/>
              <w:rPr>
                <w:rFonts w:cstheme="minorHAnsi"/>
                <w:b/>
                <w:bCs/>
                <w:noProof/>
                <w:color w:val="000000"/>
                <w:sz w:val="18"/>
                <w:szCs w:val="18"/>
                <w:lang w:val="en-US"/>
              </w:rPr>
            </w:pPr>
            <w:r w:rsidRPr="0005332A">
              <w:rPr>
                <w:rFonts w:cstheme="minorHAnsi"/>
                <w:b/>
                <w:bCs/>
                <w:noProof/>
                <w:color w:val="000000"/>
                <w:sz w:val="18"/>
                <w:szCs w:val="18"/>
                <w:lang w:val="en-US"/>
              </w:rPr>
              <w:t>[FIPS-186-5]</w:t>
            </w:r>
            <w:r w:rsidRPr="0005332A">
              <w:rPr>
                <w:rFonts w:cstheme="minorHAnsi"/>
                <w:b/>
                <w:bCs/>
                <w:noProof/>
                <w:color w:val="000000"/>
                <w:sz w:val="18"/>
                <w:szCs w:val="18"/>
                <w:lang w:val="en-US"/>
              </w:rPr>
              <w:tab/>
              <w:t>Federal Information Processing Standards Publication. (FIPS PUB) 186-5, Digital Signature Standard (DSS), 03.02.2023. https://doi.org/10.6028/NIST.FIPS.186-5</w:t>
            </w:r>
          </w:p>
          <w:p w14:paraId="5B3E20B1" w14:textId="77777777" w:rsidR="00EB3454" w:rsidRDefault="00EB3454" w:rsidP="00201BC5">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79790F90" w14:textId="77777777" w:rsidR="00EB3454" w:rsidRPr="0025061D" w:rsidRDefault="00EB3454" w:rsidP="00201BC5">
            <w:pPr>
              <w:spacing w:before="60" w:after="20" w:line="192" w:lineRule="exact"/>
              <w:ind w:left="1036" w:hanging="1036"/>
              <w:rPr>
                <w:rFonts w:cstheme="minorHAnsi"/>
                <w:b/>
                <w:bCs/>
                <w:noProof/>
                <w:color w:val="000000"/>
                <w:sz w:val="18"/>
                <w:szCs w:val="18"/>
              </w:rPr>
            </w:pPr>
            <w:r w:rsidRPr="0005332A">
              <w:rPr>
                <w:rFonts w:cstheme="minorHAnsi"/>
                <w:b/>
                <w:bCs/>
                <w:noProof/>
                <w:color w:val="000000"/>
                <w:sz w:val="18"/>
                <w:szCs w:val="18"/>
                <w:lang w:val="en-US"/>
              </w:rPr>
              <w:t>[TR03111]</w:t>
            </w:r>
            <w:r w:rsidRPr="0005332A">
              <w:rPr>
                <w:rFonts w:cstheme="minorHAnsi"/>
                <w:b/>
                <w:bCs/>
                <w:noProof/>
                <w:color w:val="000000"/>
                <w:sz w:val="18"/>
                <w:szCs w:val="18"/>
                <w:lang w:val="en-US"/>
              </w:rPr>
              <w:tab/>
              <w:t xml:space="preserve">Technical Guideline BSI TR-03111 Elliptic Curve Cryptography. </w:t>
            </w:r>
            <w:r w:rsidRPr="0025061D">
              <w:rPr>
                <w:rFonts w:cstheme="minorHAnsi"/>
                <w:b/>
                <w:bCs/>
                <w:noProof/>
                <w:color w:val="000000"/>
                <w:sz w:val="18"/>
                <w:szCs w:val="18"/>
              </w:rPr>
              <w:t>01.06.2018.</w:t>
            </w:r>
            <w:r w:rsidRPr="0025061D">
              <w:rPr>
                <w:rFonts w:cstheme="minorHAnsi"/>
                <w:b/>
                <w:bCs/>
                <w:noProof/>
                <w:color w:val="000000"/>
                <w:sz w:val="18"/>
                <w:szCs w:val="18"/>
              </w:rPr>
              <w:br/>
              <w:t>https://www.bsi.bund.de/dok/TR-03111</w:t>
            </w:r>
          </w:p>
          <w:p w14:paraId="08AB916F" w14:textId="77777777" w:rsidR="00EB3454" w:rsidRPr="00D11BA7" w:rsidRDefault="00EB3454" w:rsidP="00201BC5">
            <w:pPr>
              <w:spacing w:before="60" w:after="20" w:line="192" w:lineRule="exact"/>
              <w:rPr>
                <w:rFonts w:cstheme="minorHAnsi"/>
                <w:noProof/>
                <w:color w:val="000000"/>
                <w:sz w:val="18"/>
                <w:szCs w:val="18"/>
                <w:lang w:val="en-US"/>
              </w:rPr>
            </w:pPr>
          </w:p>
        </w:tc>
        <w:tc>
          <w:tcPr>
            <w:tcW w:w="2720" w:type="dxa"/>
          </w:tcPr>
          <w:p w14:paraId="38F6F457" w14:textId="77777777" w:rsidR="00EB3454" w:rsidRDefault="00EB3454" w:rsidP="00201BC5">
            <w:pPr>
              <w:spacing w:before="60" w:after="20" w:line="192" w:lineRule="exact"/>
              <w:rPr>
                <w:rFonts w:cstheme="minorHAnsi"/>
                <w:sz w:val="18"/>
                <w:szCs w:val="18"/>
              </w:rPr>
            </w:pPr>
            <w:r>
              <w:rPr>
                <w:rFonts w:cstheme="minorHAnsi"/>
                <w:noProof/>
                <w:color w:val="000000"/>
                <w:sz w:val="18"/>
                <w:szCs w:val="18"/>
              </w:rPr>
              <w:t xml:space="preserve">Ergänzungen gemäß </w:t>
            </w:r>
            <w:r>
              <w:rPr>
                <w:rFonts w:cstheme="minorHAnsi"/>
                <w:sz w:val="18"/>
                <w:szCs w:val="18"/>
              </w:rPr>
              <w:t>14031.</w:t>
            </w:r>
          </w:p>
          <w:p w14:paraId="75087D1A" w14:textId="3A0B3F23" w:rsidR="00EB3454" w:rsidRDefault="00EB3454" w:rsidP="00201BC5">
            <w:pPr>
              <w:spacing w:before="60" w:after="20" w:line="192" w:lineRule="exact"/>
              <w:rPr>
                <w:rFonts w:cstheme="minorHAnsi"/>
                <w:noProof/>
                <w:color w:val="000000"/>
                <w:sz w:val="18"/>
                <w:szCs w:val="18"/>
              </w:rPr>
            </w:pPr>
          </w:p>
        </w:tc>
        <w:tc>
          <w:tcPr>
            <w:tcW w:w="2404" w:type="dxa"/>
          </w:tcPr>
          <w:p w14:paraId="61B443EE"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906865" w:rsidRPr="00814040" w14:paraId="0E2800D6" w14:textId="77777777" w:rsidTr="00557EE1">
        <w:trPr>
          <w:cantSplit/>
        </w:trPr>
        <w:tc>
          <w:tcPr>
            <w:tcW w:w="703" w:type="dxa"/>
          </w:tcPr>
          <w:p w14:paraId="087678EC" w14:textId="12303FF4" w:rsidR="00906865" w:rsidRPr="00814040" w:rsidRDefault="00906865" w:rsidP="00557EE1">
            <w:pPr>
              <w:spacing w:before="60" w:after="20" w:line="192" w:lineRule="exact"/>
              <w:rPr>
                <w:rFonts w:cstheme="minorHAnsi"/>
                <w:sz w:val="18"/>
                <w:szCs w:val="18"/>
              </w:rPr>
            </w:pPr>
            <w:r>
              <w:rPr>
                <w:rFonts w:cstheme="minorHAnsi"/>
                <w:sz w:val="18"/>
                <w:szCs w:val="18"/>
              </w:rPr>
              <w:t>14057</w:t>
            </w:r>
          </w:p>
        </w:tc>
        <w:tc>
          <w:tcPr>
            <w:tcW w:w="1697" w:type="dxa"/>
          </w:tcPr>
          <w:p w14:paraId="4409B1C1" w14:textId="77777777" w:rsidR="00906865" w:rsidRPr="00814040" w:rsidRDefault="00906865" w:rsidP="00557EE1">
            <w:pPr>
              <w:spacing w:before="60" w:after="20" w:line="192" w:lineRule="exact"/>
              <w:rPr>
                <w:rFonts w:cstheme="minorHAnsi"/>
                <w:sz w:val="18"/>
                <w:szCs w:val="18"/>
              </w:rPr>
            </w:pPr>
            <w:r w:rsidRPr="00814040">
              <w:rPr>
                <w:rFonts w:cstheme="minorHAnsi"/>
                <w:sz w:val="18"/>
                <w:szCs w:val="18"/>
              </w:rPr>
              <w:t>Deckblatt</w:t>
            </w:r>
          </w:p>
        </w:tc>
        <w:tc>
          <w:tcPr>
            <w:tcW w:w="3394" w:type="dxa"/>
          </w:tcPr>
          <w:p w14:paraId="42F4FF8C"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4BFC6DCF"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 28.05.2025</w:t>
            </w:r>
          </w:p>
          <w:p w14:paraId="2E0D70C6" w14:textId="42F6E95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54AC15D9" w14:textId="04B6FB3F"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8CF0F54" w14:textId="37D5C5A5" w:rsidR="00906865" w:rsidRPr="00C201E7" w:rsidRDefault="00906865" w:rsidP="00557EE1">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6A8C0020" w14:textId="77777777" w:rsidR="00906865" w:rsidRPr="00C201E7" w:rsidRDefault="00906865" w:rsidP="00557EE1">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17EDBA12" w14:textId="77777777" w:rsidR="00906865"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Pr>
                <w:rFonts w:cstheme="minorHAnsi"/>
                <w:b/>
                <w:bCs/>
                <w:color w:val="000000"/>
                <w:sz w:val="18"/>
                <w:szCs w:val="18"/>
              </w:rPr>
              <w:t>27</w:t>
            </w:r>
            <w:r w:rsidRPr="0085279D">
              <w:rPr>
                <w:rFonts w:cstheme="minorHAnsi"/>
                <w:b/>
                <w:bCs/>
                <w:color w:val="000000"/>
                <w:sz w:val="18"/>
                <w:szCs w:val="18"/>
              </w:rPr>
              <w:t>.0</w:t>
            </w:r>
            <w:r>
              <w:rPr>
                <w:rFonts w:cstheme="minorHAnsi"/>
                <w:b/>
                <w:bCs/>
                <w:color w:val="000000"/>
                <w:sz w:val="18"/>
                <w:szCs w:val="18"/>
              </w:rPr>
              <w:t>6</w:t>
            </w:r>
            <w:r w:rsidRPr="0085279D">
              <w:rPr>
                <w:rFonts w:cstheme="minorHAnsi"/>
                <w:b/>
                <w:bCs/>
                <w:color w:val="000000"/>
                <w:sz w:val="18"/>
                <w:szCs w:val="18"/>
              </w:rPr>
              <w:t>.2025</w:t>
            </w:r>
          </w:p>
          <w:p w14:paraId="16081457" w14:textId="7E812172" w:rsidR="00906865" w:rsidRPr="00814040" w:rsidRDefault="00906865" w:rsidP="00557EE1">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F01123D" w14:textId="4A52B5A6"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772596AF" w14:textId="3116D0E1" w:rsidR="00906865" w:rsidRPr="00814040" w:rsidRDefault="00906865" w:rsidP="00557EE1">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7812A052" w14:textId="77777777" w:rsidR="00906865" w:rsidRDefault="00906865" w:rsidP="00557EE1">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D9D6797" w14:textId="77777777" w:rsidR="00906865" w:rsidRPr="00814040" w:rsidRDefault="00906865" w:rsidP="00557EE1">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A9C0B29" w14:textId="77777777" w:rsidR="00906865" w:rsidRPr="00814040" w:rsidRDefault="00906865" w:rsidP="00557EE1">
            <w:pPr>
              <w:spacing w:before="60" w:after="20" w:line="192" w:lineRule="exact"/>
              <w:rPr>
                <w:rFonts w:cstheme="minorHAnsi"/>
                <w:noProof/>
                <w:color w:val="000000"/>
                <w:sz w:val="18"/>
                <w:szCs w:val="18"/>
              </w:rPr>
            </w:pPr>
          </w:p>
        </w:tc>
        <w:tc>
          <w:tcPr>
            <w:tcW w:w="2404" w:type="dxa"/>
          </w:tcPr>
          <w:p w14:paraId="6F64EEBF"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06251351" w14:textId="77777777" w:rsidTr="00557EE1">
        <w:tc>
          <w:tcPr>
            <w:tcW w:w="703" w:type="dxa"/>
          </w:tcPr>
          <w:p w14:paraId="2FB4D780" w14:textId="74303D02" w:rsidR="00906865" w:rsidRPr="00814040" w:rsidRDefault="00906865" w:rsidP="00557EE1">
            <w:pPr>
              <w:spacing w:before="60" w:after="20" w:line="192" w:lineRule="exact"/>
              <w:rPr>
                <w:rFonts w:cstheme="minorHAnsi"/>
                <w:sz w:val="18"/>
                <w:szCs w:val="18"/>
              </w:rPr>
            </w:pPr>
            <w:r>
              <w:rPr>
                <w:rFonts w:cstheme="minorHAnsi"/>
                <w:sz w:val="18"/>
                <w:szCs w:val="18"/>
              </w:rPr>
              <w:t>14058</w:t>
            </w:r>
          </w:p>
        </w:tc>
        <w:tc>
          <w:tcPr>
            <w:tcW w:w="1697" w:type="dxa"/>
          </w:tcPr>
          <w:p w14:paraId="47BC2776"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Kapitel 3.3</w:t>
            </w:r>
          </w:p>
          <w:p w14:paraId="1842AB2B" w14:textId="77777777" w:rsidR="00906865" w:rsidRDefault="00906865" w:rsidP="00557EE1">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50AD472B" w14:textId="77777777" w:rsidR="00906865" w:rsidRPr="008873EF" w:rsidRDefault="00906865" w:rsidP="00557EE1">
            <w:pPr>
              <w:spacing w:before="60" w:after="20" w:line="192" w:lineRule="exact"/>
              <w:rPr>
                <w:rFonts w:cstheme="minorHAnsi"/>
                <w:noProof/>
                <w:color w:val="000000"/>
                <w:sz w:val="18"/>
                <w:szCs w:val="18"/>
              </w:rPr>
            </w:pPr>
            <w:r w:rsidRPr="00A045F1">
              <w:rPr>
                <w:rFonts w:cstheme="minorHAnsi"/>
                <w:noProof/>
                <w:color w:val="000000"/>
                <w:sz w:val="18"/>
                <w:szCs w:val="18"/>
              </w:rPr>
              <w:t>Die Signatur ist im Plain Format gemäß [TR03111] zu kodieren. Der Plain-kodierte Signaturwert ist im HTTP-Header X-BDEW-SIGNATURE und der signierte Digest Hash(M) im HTTP-Header X-BDEW-DIGEST als Base64-kodierter Text zu übertragen.</w:t>
            </w:r>
          </w:p>
        </w:tc>
        <w:tc>
          <w:tcPr>
            <w:tcW w:w="3394" w:type="dxa"/>
          </w:tcPr>
          <w:p w14:paraId="22901F74" w14:textId="77777777" w:rsidR="00906865" w:rsidRPr="008873EF" w:rsidRDefault="00906865" w:rsidP="00557EE1">
            <w:pPr>
              <w:spacing w:before="60" w:after="20" w:line="192" w:lineRule="exact"/>
              <w:rPr>
                <w:rFonts w:cstheme="minorHAnsi"/>
                <w:noProof/>
                <w:sz w:val="18"/>
                <w:szCs w:val="18"/>
              </w:rPr>
            </w:pPr>
            <w:r w:rsidRPr="00A045F1">
              <w:rPr>
                <w:rFonts w:cstheme="minorHAnsi"/>
                <w:noProof/>
                <w:sz w:val="18"/>
                <w:szCs w:val="18"/>
              </w:rPr>
              <w:t xml:space="preserve">Die Signatur ist im Plain Format gemäß [TR03111] zu kodieren. Der Plain-kodierte Signaturwert ist im HTTP-Header X-BDEW-SIGNATURE und der signierte Digest Hash(M) im HTTP-Header X-BDEW-DIGEST als Base64-kodierter Text </w:t>
            </w:r>
            <w:r w:rsidRPr="00A045F1">
              <w:rPr>
                <w:rFonts w:cstheme="minorHAnsi"/>
                <w:b/>
                <w:bCs/>
                <w:noProof/>
                <w:sz w:val="18"/>
                <w:szCs w:val="18"/>
              </w:rPr>
              <w:t>gemäß Kapitel 4 von [RFC4648]</w:t>
            </w:r>
            <w:r w:rsidRPr="00A045F1">
              <w:rPr>
                <w:rFonts w:cstheme="minorHAnsi"/>
                <w:noProof/>
                <w:sz w:val="18"/>
                <w:szCs w:val="18"/>
              </w:rPr>
              <w:t xml:space="preserve"> zu übertragen.</w:t>
            </w:r>
            <w:r>
              <w:rPr>
                <w:rFonts w:cstheme="minorHAnsi"/>
                <w:noProof/>
                <w:sz w:val="18"/>
                <w:szCs w:val="18"/>
              </w:rPr>
              <w:br/>
            </w:r>
          </w:p>
        </w:tc>
        <w:tc>
          <w:tcPr>
            <w:tcW w:w="2720" w:type="dxa"/>
          </w:tcPr>
          <w:p w14:paraId="0E136F06" w14:textId="77777777" w:rsidR="00906865" w:rsidRPr="00D34548" w:rsidRDefault="00906865" w:rsidP="00557EE1">
            <w:pPr>
              <w:spacing w:before="60" w:after="20" w:line="192" w:lineRule="exact"/>
              <w:rPr>
                <w:rFonts w:cstheme="minorHAnsi"/>
                <w:noProof/>
                <w:sz w:val="18"/>
                <w:szCs w:val="18"/>
              </w:rPr>
            </w:pPr>
            <w:r>
              <w:rPr>
                <w:rFonts w:cstheme="minorHAnsi"/>
                <w:noProof/>
                <w:sz w:val="18"/>
                <w:szCs w:val="18"/>
              </w:rPr>
              <w:t xml:space="preserve">Präzisierung </w:t>
            </w:r>
            <w:r w:rsidRPr="00A045F1">
              <w:rPr>
                <w:rFonts w:cstheme="minorHAnsi"/>
                <w:noProof/>
                <w:sz w:val="18"/>
                <w:szCs w:val="18"/>
              </w:rPr>
              <w:t xml:space="preserve">Base64-kodierter Text </w:t>
            </w:r>
            <w:r>
              <w:rPr>
                <w:rFonts w:cstheme="minorHAnsi"/>
                <w:noProof/>
                <w:sz w:val="18"/>
                <w:szCs w:val="18"/>
              </w:rPr>
              <w:t>nach RFC 3648.</w:t>
            </w:r>
          </w:p>
          <w:p w14:paraId="1A96F068" w14:textId="77777777" w:rsidR="00906865" w:rsidRDefault="00906865" w:rsidP="00557EE1">
            <w:pPr>
              <w:spacing w:before="60" w:after="20" w:line="192" w:lineRule="exact"/>
              <w:rPr>
                <w:rFonts w:cstheme="minorHAnsi"/>
                <w:noProof/>
                <w:color w:val="000000"/>
                <w:sz w:val="18"/>
                <w:szCs w:val="18"/>
              </w:rPr>
            </w:pPr>
          </w:p>
        </w:tc>
        <w:tc>
          <w:tcPr>
            <w:tcW w:w="2404" w:type="dxa"/>
          </w:tcPr>
          <w:p w14:paraId="2B91743D" w14:textId="77777777" w:rsidR="00906865" w:rsidRPr="00CF5E52"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147634BC" w14:textId="77777777" w:rsidTr="00557EE1">
        <w:tc>
          <w:tcPr>
            <w:tcW w:w="703" w:type="dxa"/>
          </w:tcPr>
          <w:p w14:paraId="5762C505" w14:textId="649F973F" w:rsidR="00906865" w:rsidRDefault="00906865" w:rsidP="00557EE1">
            <w:pPr>
              <w:spacing w:before="60" w:after="20" w:line="192" w:lineRule="exact"/>
              <w:rPr>
                <w:rFonts w:cstheme="minorHAnsi"/>
                <w:sz w:val="18"/>
                <w:szCs w:val="18"/>
              </w:rPr>
            </w:pPr>
            <w:r>
              <w:rPr>
                <w:rFonts w:cstheme="minorHAnsi"/>
                <w:sz w:val="18"/>
                <w:szCs w:val="18"/>
              </w:rPr>
              <w:t>14059</w:t>
            </w:r>
          </w:p>
        </w:tc>
        <w:tc>
          <w:tcPr>
            <w:tcW w:w="1697" w:type="dxa"/>
          </w:tcPr>
          <w:p w14:paraId="032D2C4F" w14:textId="77777777" w:rsidR="00906865" w:rsidRDefault="00906865" w:rsidP="00557EE1">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77097DDB" w14:textId="749F5525" w:rsidR="00906865" w:rsidRDefault="00906865" w:rsidP="00557EE1">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00694C59" w14:textId="7F4E4B97" w:rsidR="00906865" w:rsidRPr="008F0F44" w:rsidRDefault="00906865" w:rsidP="00557EE1">
            <w:pPr>
              <w:spacing w:before="60" w:after="20" w:line="192" w:lineRule="exact"/>
              <w:ind w:left="1036" w:hanging="1036"/>
              <w:rPr>
                <w:rFonts w:cstheme="minorHAnsi"/>
                <w:color w:val="000000"/>
                <w:sz w:val="18"/>
                <w:szCs w:val="18"/>
                <w:lang w:val="en-US"/>
              </w:rPr>
            </w:pPr>
          </w:p>
        </w:tc>
        <w:tc>
          <w:tcPr>
            <w:tcW w:w="3394" w:type="dxa"/>
          </w:tcPr>
          <w:p w14:paraId="62A2B444" w14:textId="77777777" w:rsidR="00906865"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[RFC4648]</w:t>
            </w:r>
            <w:r w:rsidRPr="008B584E">
              <w:rPr>
                <w:rFonts w:cstheme="minorHAnsi"/>
                <w:b/>
                <w:bCs/>
                <w:noProof/>
                <w:color w:val="000000"/>
                <w:sz w:val="18"/>
                <w:szCs w:val="18"/>
                <w:lang w:val="en-US"/>
              </w:rPr>
              <w:tab/>
              <w:t xml:space="preserve">The Base16, Base32, and Base64 Data Encodings. IETF RFC 4648. October 2006. </w:t>
            </w:r>
            <w:r w:rsidRPr="008B584E">
              <w:rPr>
                <w:rFonts w:cstheme="minorHAnsi"/>
                <w:b/>
                <w:bCs/>
                <w:noProof/>
                <w:color w:val="000000"/>
                <w:sz w:val="18"/>
                <w:szCs w:val="18"/>
                <w:lang w:val="en-US"/>
              </w:rPr>
              <w:lastRenderedPageBreak/>
              <w:t>https://www.rfc-editor.org/rfc/rfc4648</w:t>
            </w:r>
          </w:p>
          <w:p w14:paraId="16EA8EEA" w14:textId="77777777" w:rsidR="00906865" w:rsidRDefault="00906865" w:rsidP="00557EE1">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3F7972B0" w14:textId="2662BBEA" w:rsidR="00906865" w:rsidRPr="008B584E"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[RFC9440]</w:t>
            </w:r>
            <w:r w:rsidRPr="008B584E">
              <w:rPr>
                <w:rFonts w:cstheme="minorHAnsi"/>
                <w:b/>
                <w:bCs/>
                <w:noProof/>
                <w:color w:val="000000"/>
                <w:sz w:val="18"/>
                <w:szCs w:val="18"/>
                <w:lang w:val="en-US"/>
              </w:rPr>
              <w:tab/>
              <w:t xml:space="preserve">Client-Cert HTTP Header Field. IETF RFC 9440. July 2023. </w:t>
            </w:r>
            <w:r>
              <w:rPr>
                <w:rFonts w:cstheme="minorHAnsi"/>
                <w:b/>
                <w:bCs/>
                <w:noProof/>
                <w:color w:val="000000"/>
                <w:sz w:val="18"/>
                <w:szCs w:val="18"/>
                <w:lang w:val="en-US"/>
              </w:rPr>
              <w:br/>
            </w:r>
            <w:r w:rsidRPr="008B584E">
              <w:rPr>
                <w:rFonts w:cstheme="minorHAnsi"/>
                <w:b/>
                <w:bCs/>
                <w:noProof/>
                <w:color w:val="000000"/>
                <w:sz w:val="18"/>
                <w:szCs w:val="18"/>
                <w:lang w:val="en-US"/>
              </w:rPr>
              <w:t>https://www.rfc-editor.org/rfc/rfc9440</w:t>
            </w:r>
          </w:p>
          <w:p w14:paraId="31318EF3" w14:textId="77777777" w:rsidR="00906865" w:rsidRPr="00D11BA7" w:rsidRDefault="00906865" w:rsidP="00557EE1">
            <w:pPr>
              <w:spacing w:before="60" w:after="20" w:line="192" w:lineRule="exact"/>
              <w:rPr>
                <w:rFonts w:cstheme="minorHAnsi"/>
                <w:noProof/>
                <w:color w:val="000000"/>
                <w:sz w:val="18"/>
                <w:szCs w:val="18"/>
                <w:lang w:val="en-US"/>
              </w:rPr>
            </w:pPr>
          </w:p>
        </w:tc>
        <w:tc>
          <w:tcPr>
            <w:tcW w:w="2720" w:type="dxa"/>
          </w:tcPr>
          <w:p w14:paraId="5545BEEB" w14:textId="05CB1533" w:rsidR="00906865" w:rsidRDefault="00906865" w:rsidP="00557EE1">
            <w:pPr>
              <w:spacing w:before="60" w:after="20" w:line="192" w:lineRule="exact"/>
              <w:rPr>
                <w:rFonts w:cstheme="minorHAnsi"/>
                <w:sz w:val="18"/>
                <w:szCs w:val="18"/>
              </w:rPr>
            </w:pPr>
            <w:r>
              <w:rPr>
                <w:rFonts w:cstheme="minorHAnsi"/>
                <w:noProof/>
                <w:color w:val="000000"/>
                <w:sz w:val="18"/>
                <w:szCs w:val="18"/>
              </w:rPr>
              <w:lastRenderedPageBreak/>
              <w:t xml:space="preserve">Ergänzung gemäß </w:t>
            </w:r>
            <w:r w:rsidR="00836111">
              <w:rPr>
                <w:rFonts w:cstheme="minorHAnsi"/>
                <w:sz w:val="18"/>
                <w:szCs w:val="18"/>
              </w:rPr>
              <w:t>14058</w:t>
            </w:r>
            <w:r>
              <w:rPr>
                <w:rFonts w:cstheme="minorHAnsi"/>
                <w:sz w:val="18"/>
                <w:szCs w:val="18"/>
              </w:rPr>
              <w:t>.</w:t>
            </w:r>
          </w:p>
          <w:p w14:paraId="6FBA1183"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Ergänzung fehlender RFC-Eintrag aus Kapitel 3.3.</w:t>
            </w:r>
          </w:p>
        </w:tc>
        <w:tc>
          <w:tcPr>
            <w:tcW w:w="2404" w:type="dxa"/>
          </w:tcPr>
          <w:p w14:paraId="503ECE1E"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4E2A14" w:rsidRPr="00814040" w14:paraId="0CDC791D" w14:textId="77777777" w:rsidTr="008819FF">
        <w:trPr>
          <w:cantSplit/>
        </w:trPr>
        <w:tc>
          <w:tcPr>
            <w:tcW w:w="703" w:type="dxa"/>
          </w:tcPr>
          <w:p w14:paraId="272CF119" w14:textId="3F6EB31D" w:rsidR="004E2A14" w:rsidRPr="00814040" w:rsidRDefault="004E2A14" w:rsidP="008819FF">
            <w:pPr>
              <w:spacing w:before="60" w:after="20" w:line="192" w:lineRule="exact"/>
              <w:rPr>
                <w:rFonts w:cstheme="minorHAnsi"/>
                <w:sz w:val="18"/>
                <w:szCs w:val="18"/>
              </w:rPr>
            </w:pPr>
            <w:r>
              <w:rPr>
                <w:rFonts w:cstheme="minorHAnsi"/>
                <w:sz w:val="18"/>
                <w:szCs w:val="18"/>
              </w:rPr>
              <w:t>140</w:t>
            </w:r>
            <w:r w:rsidR="009C7B59">
              <w:rPr>
                <w:rFonts w:cstheme="minorHAnsi"/>
                <w:sz w:val="18"/>
                <w:szCs w:val="18"/>
              </w:rPr>
              <w:t>60</w:t>
            </w:r>
          </w:p>
        </w:tc>
        <w:tc>
          <w:tcPr>
            <w:tcW w:w="1697" w:type="dxa"/>
          </w:tcPr>
          <w:p w14:paraId="022A1E0F" w14:textId="77777777" w:rsidR="004E2A14" w:rsidRPr="00814040" w:rsidRDefault="004E2A14" w:rsidP="008819FF">
            <w:pPr>
              <w:spacing w:before="60" w:after="20" w:line="192" w:lineRule="exact"/>
              <w:rPr>
                <w:rFonts w:cstheme="minorHAnsi"/>
                <w:sz w:val="18"/>
                <w:szCs w:val="18"/>
              </w:rPr>
            </w:pPr>
            <w:r w:rsidRPr="00814040">
              <w:rPr>
                <w:rFonts w:cstheme="minorHAnsi"/>
                <w:sz w:val="18"/>
                <w:szCs w:val="18"/>
              </w:rPr>
              <w:t>Deckblatt</w:t>
            </w:r>
          </w:p>
        </w:tc>
        <w:tc>
          <w:tcPr>
            <w:tcW w:w="3394" w:type="dxa"/>
          </w:tcPr>
          <w:p w14:paraId="24CFCDFD"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531E20A7"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 28.05.2025</w:t>
            </w:r>
          </w:p>
          <w:p w14:paraId="45D78AEC"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78F95AEB"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1121EBC0" w14:textId="77777777" w:rsidR="004E2A14" w:rsidRPr="00C201E7" w:rsidRDefault="004E2A14" w:rsidP="008819FF">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5D5DDA53" w14:textId="77777777" w:rsidR="004E2A14" w:rsidRPr="00C201E7" w:rsidRDefault="004E2A14" w:rsidP="008819FF">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748D771E" w14:textId="680959A0" w:rsidR="004E2A14"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sidR="009C7B59">
              <w:rPr>
                <w:rFonts w:cstheme="minorHAnsi"/>
                <w:b/>
                <w:bCs/>
                <w:color w:val="000000"/>
                <w:sz w:val="18"/>
                <w:szCs w:val="18"/>
              </w:rPr>
              <w:t>1</w:t>
            </w:r>
            <w:r w:rsidR="001A6F55">
              <w:rPr>
                <w:rFonts w:cstheme="minorHAnsi"/>
                <w:b/>
                <w:bCs/>
                <w:color w:val="000000"/>
                <w:sz w:val="18"/>
                <w:szCs w:val="18"/>
              </w:rPr>
              <w:t>8</w:t>
            </w:r>
            <w:r w:rsidRPr="0085279D">
              <w:rPr>
                <w:rFonts w:cstheme="minorHAnsi"/>
                <w:b/>
                <w:bCs/>
                <w:color w:val="000000"/>
                <w:sz w:val="18"/>
                <w:szCs w:val="18"/>
              </w:rPr>
              <w:t>.0</w:t>
            </w:r>
            <w:r w:rsidR="009C7B59">
              <w:rPr>
                <w:rFonts w:cstheme="minorHAnsi"/>
                <w:b/>
                <w:bCs/>
                <w:color w:val="000000"/>
                <w:sz w:val="18"/>
                <w:szCs w:val="18"/>
              </w:rPr>
              <w:t>7</w:t>
            </w:r>
            <w:r w:rsidRPr="0085279D">
              <w:rPr>
                <w:rFonts w:cstheme="minorHAnsi"/>
                <w:b/>
                <w:bCs/>
                <w:color w:val="000000"/>
                <w:sz w:val="18"/>
                <w:szCs w:val="18"/>
              </w:rPr>
              <w:t>.2025</w:t>
            </w:r>
          </w:p>
          <w:p w14:paraId="721FB959" w14:textId="77777777" w:rsidR="004E2A14" w:rsidRPr="00814040" w:rsidRDefault="004E2A14" w:rsidP="008819F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6168A7C"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9CB9A53" w14:textId="77777777" w:rsidR="004E2A14" w:rsidRPr="00814040" w:rsidRDefault="004E2A14" w:rsidP="008819FF">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42EC55D7" w14:textId="77777777" w:rsidR="004E2A14" w:rsidRDefault="004E2A14" w:rsidP="008819F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FA60453" w14:textId="77777777" w:rsidR="004E2A14" w:rsidRPr="00814040" w:rsidRDefault="004E2A14" w:rsidP="008819F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F00E196" w14:textId="77777777" w:rsidR="004E2A14" w:rsidRPr="00814040" w:rsidRDefault="004E2A14" w:rsidP="008819FF">
            <w:pPr>
              <w:spacing w:before="60" w:after="20" w:line="192" w:lineRule="exact"/>
              <w:rPr>
                <w:rFonts w:cstheme="minorHAnsi"/>
                <w:noProof/>
                <w:color w:val="000000"/>
                <w:sz w:val="18"/>
                <w:szCs w:val="18"/>
              </w:rPr>
            </w:pPr>
          </w:p>
        </w:tc>
        <w:tc>
          <w:tcPr>
            <w:tcW w:w="2404" w:type="dxa"/>
          </w:tcPr>
          <w:p w14:paraId="7FDAEDA9" w14:textId="12986B8B"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9C7B59">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9C7B59">
              <w:rPr>
                <w:rFonts w:cstheme="minorHAnsi"/>
                <w:noProof/>
                <w:color w:val="000000"/>
                <w:sz w:val="18"/>
                <w:szCs w:val="18"/>
              </w:rPr>
              <w:t>7</w:t>
            </w:r>
            <w:r>
              <w:rPr>
                <w:rFonts w:cstheme="minorHAnsi"/>
                <w:noProof/>
                <w:color w:val="000000"/>
                <w:sz w:val="18"/>
                <w:szCs w:val="18"/>
              </w:rPr>
              <w:t>.2025).</w:t>
            </w:r>
          </w:p>
        </w:tc>
      </w:tr>
      <w:tr w:rsidR="000C1525" w:rsidRPr="00814040" w14:paraId="5164DA57" w14:textId="77777777" w:rsidTr="008819FF">
        <w:tc>
          <w:tcPr>
            <w:tcW w:w="703" w:type="dxa"/>
          </w:tcPr>
          <w:p w14:paraId="6270870A" w14:textId="730CE219" w:rsidR="000C1525" w:rsidRPr="00814040" w:rsidRDefault="000C1525" w:rsidP="008819FF">
            <w:pPr>
              <w:spacing w:before="60" w:after="20" w:line="192" w:lineRule="exact"/>
              <w:rPr>
                <w:rFonts w:cstheme="minorHAnsi"/>
                <w:sz w:val="18"/>
                <w:szCs w:val="18"/>
              </w:rPr>
            </w:pPr>
            <w:r>
              <w:rPr>
                <w:rFonts w:cstheme="minorHAnsi"/>
                <w:sz w:val="18"/>
                <w:szCs w:val="18"/>
              </w:rPr>
              <w:t>140</w:t>
            </w:r>
            <w:r w:rsidR="00B06C35">
              <w:rPr>
                <w:rFonts w:cstheme="minorHAnsi"/>
                <w:sz w:val="18"/>
                <w:szCs w:val="18"/>
              </w:rPr>
              <w:t>61</w:t>
            </w:r>
          </w:p>
        </w:tc>
        <w:tc>
          <w:tcPr>
            <w:tcW w:w="1697" w:type="dxa"/>
          </w:tcPr>
          <w:p w14:paraId="11F97EC6" w14:textId="77777777" w:rsidR="000C1525"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Kapitel 3.3</w:t>
            </w:r>
          </w:p>
          <w:p w14:paraId="2B813A3D" w14:textId="77777777" w:rsidR="000C1525" w:rsidRDefault="000C1525" w:rsidP="008819FF">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03CA5D22" w14:textId="4974A558" w:rsidR="000C1525"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sidR="00503520">
              <w:rPr>
                <w:rFonts w:cstheme="minorHAnsi"/>
                <w:noProof/>
                <w:color w:val="000000"/>
                <w:sz w:val="18"/>
                <w:szCs w:val="18"/>
              </w:rPr>
              <w:t xml:space="preserve">inklusive </w:t>
            </w:r>
            <w:r>
              <w:rPr>
                <w:rFonts w:cstheme="minorHAnsi"/>
                <w:noProof/>
                <w:color w:val="000000"/>
                <w:sz w:val="18"/>
                <w:szCs w:val="18"/>
              </w:rPr>
              <w:t>[…].</w:t>
            </w:r>
          </w:p>
          <w:p w14:paraId="17A3F481" w14:textId="6C8004CB" w:rsidR="00B51649" w:rsidRPr="008873EF"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Vor der Berechnung des Hashwerts eines JSON-Objekts muss dieses kanonisiert werden gemäß [RFC8785].</w:t>
            </w:r>
          </w:p>
        </w:tc>
        <w:tc>
          <w:tcPr>
            <w:tcW w:w="3394" w:type="dxa"/>
          </w:tcPr>
          <w:p w14:paraId="0262CD9A" w14:textId="77777777" w:rsidR="00503520" w:rsidRDefault="00503520" w:rsidP="00503520">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Pr>
                <w:rFonts w:cstheme="minorHAnsi"/>
                <w:noProof/>
                <w:color w:val="000000"/>
                <w:sz w:val="18"/>
                <w:szCs w:val="18"/>
              </w:rPr>
              <w:t>inklusive […].</w:t>
            </w:r>
          </w:p>
          <w:p w14:paraId="07E7B123" w14:textId="6A1EE3B7" w:rsidR="000C1525" w:rsidRPr="008873EF" w:rsidRDefault="00503520" w:rsidP="00503520">
            <w:pPr>
              <w:spacing w:before="60" w:after="20" w:line="192" w:lineRule="exact"/>
              <w:rPr>
                <w:rFonts w:cstheme="minorHAnsi"/>
                <w:noProof/>
                <w:sz w:val="18"/>
                <w:szCs w:val="18"/>
              </w:rPr>
            </w:pPr>
            <w:r w:rsidRPr="00503520">
              <w:rPr>
                <w:rFonts w:cstheme="minorHAnsi"/>
                <w:b/>
                <w:bCs/>
                <w:noProof/>
                <w:color w:val="000000"/>
                <w:sz w:val="18"/>
                <w:szCs w:val="18"/>
              </w:rPr>
              <w:t>Die URI als Grundlage zur Hashberechnung muss nach [RFC3986], Kapitel 6.2.2 und 6.2.3 normalisiert werden.</w:t>
            </w:r>
            <w:r w:rsidRPr="00503520">
              <w:rPr>
                <w:rFonts w:cstheme="minorHAnsi"/>
                <w:noProof/>
                <w:color w:val="000000"/>
                <w:sz w:val="18"/>
                <w:szCs w:val="18"/>
              </w:rPr>
              <w:t xml:space="preserve"> </w:t>
            </w:r>
            <w:r w:rsidRPr="00B51649">
              <w:rPr>
                <w:rFonts w:cstheme="minorHAnsi"/>
                <w:noProof/>
                <w:color w:val="000000"/>
                <w:sz w:val="18"/>
                <w:szCs w:val="18"/>
              </w:rPr>
              <w:t>Vor der Berechnung des Hashwerts eines JSON-Objekts muss dieses kanonisiert werden gemäß [RFC8785].</w:t>
            </w:r>
            <w:r w:rsidR="000C1525">
              <w:rPr>
                <w:rFonts w:cstheme="minorHAnsi"/>
                <w:noProof/>
                <w:sz w:val="18"/>
                <w:szCs w:val="18"/>
              </w:rPr>
              <w:br/>
            </w:r>
          </w:p>
        </w:tc>
        <w:tc>
          <w:tcPr>
            <w:tcW w:w="2720" w:type="dxa"/>
          </w:tcPr>
          <w:p w14:paraId="5E834F00" w14:textId="721ACEAD" w:rsidR="000C1525" w:rsidRPr="00D34548" w:rsidRDefault="000C1525" w:rsidP="008819FF">
            <w:pPr>
              <w:spacing w:before="60" w:after="20" w:line="192" w:lineRule="exact"/>
              <w:rPr>
                <w:rFonts w:cstheme="minorHAnsi"/>
                <w:noProof/>
                <w:sz w:val="18"/>
                <w:szCs w:val="18"/>
              </w:rPr>
            </w:pPr>
            <w:r>
              <w:rPr>
                <w:rFonts w:cstheme="minorHAnsi"/>
                <w:noProof/>
                <w:sz w:val="18"/>
                <w:szCs w:val="18"/>
              </w:rPr>
              <w:t xml:space="preserve">Präzisierung nach RFC </w:t>
            </w:r>
            <w:r w:rsidR="005715E7" w:rsidRPr="005715E7">
              <w:rPr>
                <w:rFonts w:cstheme="minorHAnsi"/>
                <w:noProof/>
                <w:sz w:val="18"/>
                <w:szCs w:val="18"/>
              </w:rPr>
              <w:t>3986</w:t>
            </w:r>
            <w:r>
              <w:rPr>
                <w:rFonts w:cstheme="minorHAnsi"/>
                <w:noProof/>
                <w:sz w:val="18"/>
                <w:szCs w:val="18"/>
              </w:rPr>
              <w:t>.</w:t>
            </w:r>
          </w:p>
          <w:p w14:paraId="6E7A912F" w14:textId="77777777" w:rsidR="000C1525" w:rsidRDefault="000C1525" w:rsidP="008819FF">
            <w:pPr>
              <w:spacing w:before="60" w:after="20" w:line="192" w:lineRule="exact"/>
              <w:rPr>
                <w:rFonts w:cstheme="minorHAnsi"/>
                <w:noProof/>
                <w:color w:val="000000"/>
                <w:sz w:val="18"/>
                <w:szCs w:val="18"/>
              </w:rPr>
            </w:pPr>
          </w:p>
        </w:tc>
        <w:tc>
          <w:tcPr>
            <w:tcW w:w="2404" w:type="dxa"/>
          </w:tcPr>
          <w:p w14:paraId="6F209E46" w14:textId="650DC34D" w:rsidR="000C1525" w:rsidRPr="00CF5E52"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395283">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395283">
              <w:rPr>
                <w:rFonts w:cstheme="minorHAnsi"/>
                <w:noProof/>
                <w:color w:val="000000"/>
                <w:sz w:val="18"/>
                <w:szCs w:val="18"/>
              </w:rPr>
              <w:t>7</w:t>
            </w:r>
            <w:r>
              <w:rPr>
                <w:rFonts w:cstheme="minorHAnsi"/>
                <w:noProof/>
                <w:color w:val="000000"/>
                <w:sz w:val="18"/>
                <w:szCs w:val="18"/>
              </w:rPr>
              <w:t>.2025).</w:t>
            </w:r>
          </w:p>
        </w:tc>
      </w:tr>
      <w:tr w:rsidR="0052747B" w:rsidRPr="00814040" w14:paraId="4F379F75" w14:textId="77777777" w:rsidTr="008819FF">
        <w:tc>
          <w:tcPr>
            <w:tcW w:w="703" w:type="dxa"/>
          </w:tcPr>
          <w:p w14:paraId="5F1207B9" w14:textId="77788462" w:rsidR="0052747B" w:rsidRDefault="0052747B" w:rsidP="008819FF">
            <w:pPr>
              <w:spacing w:before="60" w:after="20" w:line="192" w:lineRule="exact"/>
              <w:rPr>
                <w:rFonts w:cstheme="minorHAnsi"/>
                <w:sz w:val="18"/>
                <w:szCs w:val="18"/>
              </w:rPr>
            </w:pPr>
            <w:r>
              <w:rPr>
                <w:rFonts w:cstheme="minorHAnsi"/>
                <w:sz w:val="18"/>
                <w:szCs w:val="18"/>
              </w:rPr>
              <w:t>14062</w:t>
            </w:r>
          </w:p>
        </w:tc>
        <w:tc>
          <w:tcPr>
            <w:tcW w:w="1697" w:type="dxa"/>
          </w:tcPr>
          <w:p w14:paraId="51BF30ED" w14:textId="77777777" w:rsidR="0052747B" w:rsidRDefault="0052747B" w:rsidP="008819FF">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2EC4E371" w14:textId="77777777" w:rsidR="0052747B" w:rsidRDefault="0052747B" w:rsidP="008819FF">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52563CBE" w14:textId="77777777" w:rsidR="0052747B" w:rsidRPr="008F0F44" w:rsidRDefault="0052747B" w:rsidP="008819FF">
            <w:pPr>
              <w:spacing w:before="60" w:after="20" w:line="192" w:lineRule="exact"/>
              <w:ind w:left="1036" w:hanging="1036"/>
              <w:rPr>
                <w:rFonts w:cstheme="minorHAnsi"/>
                <w:color w:val="000000"/>
                <w:sz w:val="18"/>
                <w:szCs w:val="18"/>
                <w:lang w:val="en-US"/>
              </w:rPr>
            </w:pPr>
          </w:p>
        </w:tc>
        <w:tc>
          <w:tcPr>
            <w:tcW w:w="3394" w:type="dxa"/>
          </w:tcPr>
          <w:p w14:paraId="516524EE" w14:textId="06E3C1F5" w:rsidR="0052747B" w:rsidRPr="0052747B" w:rsidRDefault="0052747B" w:rsidP="008819FF">
            <w:pPr>
              <w:spacing w:before="60" w:after="20" w:line="192" w:lineRule="exact"/>
              <w:ind w:left="1036" w:hanging="1036"/>
              <w:rPr>
                <w:rFonts w:cstheme="minorHAnsi"/>
                <w:b/>
                <w:bCs/>
                <w:noProof/>
                <w:color w:val="000000"/>
                <w:sz w:val="18"/>
                <w:szCs w:val="18"/>
                <w:lang w:val="en-US"/>
              </w:rPr>
            </w:pPr>
            <w:r w:rsidRPr="0052747B">
              <w:rPr>
                <w:rFonts w:cstheme="minorHAnsi"/>
                <w:b/>
                <w:bCs/>
                <w:noProof/>
                <w:color w:val="000000"/>
                <w:sz w:val="18"/>
                <w:szCs w:val="18"/>
                <w:lang w:val="en-US"/>
              </w:rPr>
              <w:t>[RFC3986]</w:t>
            </w:r>
            <w:r w:rsidRPr="0052747B">
              <w:rPr>
                <w:rFonts w:cstheme="minorHAnsi"/>
                <w:b/>
                <w:bCs/>
                <w:noProof/>
                <w:color w:val="000000"/>
                <w:sz w:val="18"/>
                <w:szCs w:val="18"/>
                <w:lang w:val="en-US"/>
              </w:rPr>
              <w:tab/>
              <w:t>Uniform Resource Identifier (URI): Generic Syntax. January 2005. https://www.rfc-editor.org/rfc/rfc3986</w:t>
            </w:r>
          </w:p>
          <w:p w14:paraId="448FDE57" w14:textId="77777777" w:rsidR="0052747B" w:rsidRPr="00D11BA7" w:rsidRDefault="0052747B" w:rsidP="008819FF">
            <w:pPr>
              <w:spacing w:before="60" w:after="20" w:line="192" w:lineRule="exact"/>
              <w:rPr>
                <w:rFonts w:cstheme="minorHAnsi"/>
                <w:noProof/>
                <w:color w:val="000000"/>
                <w:sz w:val="18"/>
                <w:szCs w:val="18"/>
                <w:lang w:val="en-US"/>
              </w:rPr>
            </w:pPr>
          </w:p>
        </w:tc>
        <w:tc>
          <w:tcPr>
            <w:tcW w:w="2720" w:type="dxa"/>
          </w:tcPr>
          <w:p w14:paraId="7A34FF05" w14:textId="4EF465AC" w:rsidR="0052747B" w:rsidRPr="00170204" w:rsidRDefault="0052747B" w:rsidP="008819FF">
            <w:pPr>
              <w:spacing w:before="60" w:after="20" w:line="192" w:lineRule="exact"/>
              <w:rPr>
                <w:rFonts w:cstheme="minorHAnsi"/>
                <w:sz w:val="18"/>
                <w:szCs w:val="18"/>
              </w:rPr>
            </w:pPr>
            <w:r>
              <w:rPr>
                <w:rFonts w:cstheme="minorHAnsi"/>
                <w:noProof/>
                <w:color w:val="000000"/>
                <w:sz w:val="18"/>
                <w:szCs w:val="18"/>
              </w:rPr>
              <w:t xml:space="preserve">Ergänzung gemäß </w:t>
            </w:r>
            <w:r w:rsidR="00170204">
              <w:rPr>
                <w:rFonts w:cstheme="minorHAnsi"/>
                <w:sz w:val="18"/>
                <w:szCs w:val="18"/>
              </w:rPr>
              <w:t>14061</w:t>
            </w:r>
            <w:r>
              <w:rPr>
                <w:rFonts w:cstheme="minorHAnsi"/>
                <w:sz w:val="18"/>
                <w:szCs w:val="18"/>
              </w:rPr>
              <w:t>.</w:t>
            </w:r>
          </w:p>
        </w:tc>
        <w:tc>
          <w:tcPr>
            <w:tcW w:w="2404" w:type="dxa"/>
          </w:tcPr>
          <w:p w14:paraId="5E286856" w14:textId="0281BACB" w:rsidR="0052747B" w:rsidRDefault="0052747B"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170204">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170204">
              <w:rPr>
                <w:rFonts w:cstheme="minorHAnsi"/>
                <w:noProof/>
                <w:color w:val="000000"/>
                <w:sz w:val="18"/>
                <w:szCs w:val="18"/>
              </w:rPr>
              <w:t>7</w:t>
            </w:r>
            <w:r>
              <w:rPr>
                <w:rFonts w:cstheme="minorHAnsi"/>
                <w:noProof/>
                <w:color w:val="000000"/>
                <w:sz w:val="18"/>
                <w:szCs w:val="18"/>
              </w:rPr>
              <w:t>.2025).</w:t>
            </w:r>
          </w:p>
        </w:tc>
      </w:tr>
    </w:tbl>
    <w:p w14:paraId="7678A7DF" w14:textId="77777777" w:rsidR="0052747B" w:rsidDel="001A194F" w:rsidRDefault="0052747B" w:rsidP="00EC04ED">
      <w:pPr>
        <w:spacing w:after="0" w:line="240" w:lineRule="auto"/>
        <w:rPr>
          <w:del w:id="598" w:author="Hunke, Simon" w:date="2026-06-11T10:53:00Z" w16du:dateUtc="2026-06-11T08:53:00Z"/>
          <w:sz w:val="2"/>
          <w:szCs w:val="2"/>
          <w:lang w:val="en-US"/>
        </w:rPr>
      </w:pPr>
    </w:p>
    <w:p w14:paraId="0EB1FAFA" w14:textId="2AED6ABE" w:rsidR="0052747B" w:rsidRPr="00AE79E3" w:rsidRDefault="0052747B" w:rsidP="00EC04ED">
      <w:pPr>
        <w:spacing w:after="0" w:line="240" w:lineRule="auto"/>
        <w:rPr>
          <w:sz w:val="2"/>
          <w:szCs w:val="2"/>
          <w:lang w:val="en-US"/>
        </w:rPr>
      </w:pPr>
    </w:p>
    <w:sectPr w:rsidR="0052747B" w:rsidRPr="00AE79E3" w:rsidSect="00A92203">
      <w:headerReference w:type="default" r:id="rId16"/>
      <w:headerReference w:type="first" r:id="rId17"/>
      <w:footerReference w:type="first" r:id="rId18"/>
      <w:pgSz w:w="16838" w:h="11906" w:orient="landscape" w:code="9"/>
      <w:pgMar w:top="1418" w:right="1871" w:bottom="851" w:left="1134"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402D6" w14:textId="77777777" w:rsidR="00A81818" w:rsidRDefault="00A81818" w:rsidP="00957DBB">
      <w:pPr>
        <w:spacing w:line="240" w:lineRule="auto"/>
      </w:pPr>
      <w:r>
        <w:separator/>
      </w:r>
    </w:p>
  </w:endnote>
  <w:endnote w:type="continuationSeparator" w:id="0">
    <w:p w14:paraId="190FE97D" w14:textId="77777777" w:rsidR="00A81818" w:rsidRDefault="00A81818" w:rsidP="00957DBB">
      <w:pPr>
        <w:spacing w:line="240" w:lineRule="auto"/>
      </w:pPr>
      <w:r>
        <w:continuationSeparator/>
      </w:r>
    </w:p>
  </w:endnote>
  <w:endnote w:type="continuationNotice" w:id="1">
    <w:p w14:paraId="63795CBF" w14:textId="77777777" w:rsidR="00A81818" w:rsidRDefault="00A818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FF4" w14:textId="1543A0C3" w:rsidR="00617123" w:rsidRPr="00542C93" w:rsidRDefault="00C408B6" w:rsidP="00F40AD5">
    <w:pPr>
      <w:pStyle w:val="Fuzeile"/>
    </w:pPr>
    <w:r>
      <w:t xml:space="preserve">Version: </w:t>
    </w:r>
    <w:r>
      <w:fldChar w:fldCharType="begin"/>
    </w:r>
    <w:r>
      <w:instrText xml:space="preserve"> REF  Versionsnummer </w:instrText>
    </w:r>
    <w:r>
      <w:fldChar w:fldCharType="separate"/>
    </w:r>
    <w:sdt>
      <w:sdtPr>
        <w:id w:val="-147986684"/>
        <w:placeholder>
          <w:docPart w:val="EA208E1C73084D2D9B20A4B27B16A704"/>
        </w:placeholder>
        <w15:color w:val="C20000"/>
        <w15:appearance w15:val="hidden"/>
        <w:text/>
      </w:sdtPr>
      <w:sdtContent>
        <w:r w:rsidR="0089535B">
          <w:t>1</w:t>
        </w:r>
        <w:r w:rsidR="0089535B" w:rsidRPr="00814040">
          <w:t>.</w:t>
        </w:r>
        <w:r w:rsidR="0089535B">
          <w:t>2</w:t>
        </w:r>
      </w:sdtContent>
    </w:sdt>
    <w:r>
      <w:fldChar w:fldCharType="end"/>
    </w:r>
    <w:r w:rsidR="00617123" w:rsidRPr="00D867F8">
      <w:rPr>
        <w:color w:val="FFFFFF" w:themeColor="background1"/>
      </w:rPr>
      <mc:AlternateContent>
        <mc:Choice Requires="wps">
          <w:drawing>
            <wp:anchor distT="45720" distB="45720" distL="114300" distR="114300" simplePos="0" relativeHeight="251658243" behindDoc="0" locked="1" layoutInCell="1" allowOverlap="1" wp14:anchorId="03944219" wp14:editId="61D25EA5">
              <wp:simplePos x="0" y="0"/>
              <wp:positionH relativeFrom="rightMargin">
                <wp:posOffset>-720090</wp:posOffset>
              </wp:positionH>
              <wp:positionV relativeFrom="paragraph">
                <wp:posOffset>0</wp:posOffset>
              </wp:positionV>
              <wp:extent cx="720000" cy="144000"/>
              <wp:effectExtent l="0" t="0" r="4445" b="8890"/>
              <wp:wrapSquare wrapText="bothSides"/>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944219" id="_x0000_t202" coordsize="21600,21600" o:spt="202" path="m,l,21600r21600,l21600,xe">
              <v:stroke joinstyle="miter"/>
              <v:path gradientshapeok="t" o:connecttype="rect"/>
            </v:shapetype>
            <v:shape id="Textfeld 11" o:spid="_x0000_s1026"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qJ6QEAALw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" filled="f" stroked="f">
              <v:textbox inset="0,0,0,0">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v:textbox>
              <w10:wrap type="square" anchorx="margin"/>
              <w10:anchorlock/>
            </v:shape>
          </w:pict>
        </mc:Fallback>
      </mc:AlternateContent>
    </w:r>
    <w:r w:rsidR="00617123" w:rsidRPr="00D867F8">
      <w:rPr>
        <w:color w:val="FFFFFF" w:themeColor="background1"/>
      </w:rPr>
      <mc:AlternateContent>
        <mc:Choice Requires="wps">
          <w:drawing>
            <wp:anchor distT="0" distB="0" distL="0" distR="0" simplePos="0" relativeHeight="251658247" behindDoc="1" locked="0" layoutInCell="1" allowOverlap="1" wp14:anchorId="6229A721" wp14:editId="5E85D98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92D253" id="Gerader Verbinder 12" o:spid="_x0000_s1026" style="position:absolute;z-index:-251658233;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617123" w:rsidRPr="00D867F8">
      <w:rPr>
        <w:color w:val="FFFFFF" w:themeColor="background1"/>
      </w:rPr>
      <mc:AlternateContent>
        <mc:Choice Requires="wps">
          <w:drawing>
            <wp:anchor distT="45720" distB="45720" distL="114300" distR="114300" simplePos="0" relativeHeight="251658255" behindDoc="0" locked="1" layoutInCell="1" allowOverlap="1" wp14:anchorId="03EC305A" wp14:editId="4FF7C87E">
              <wp:simplePos x="0" y="0"/>
              <wp:positionH relativeFrom="margin">
                <wp:align>center</wp:align>
              </wp:positionH>
              <wp:positionV relativeFrom="paragraph">
                <wp:posOffset>0</wp:posOffset>
              </wp:positionV>
              <wp:extent cx="1080000" cy="144000"/>
              <wp:effectExtent l="0" t="0" r="6350" b="8890"/>
              <wp:wrapNone/>
              <wp:docPr id="13" name="Textfeld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C305A" id="Textfeld 13" o:spid="_x0000_s1027" type="#_x0000_t202" style="position:absolute;margin-left:0;margin-top:0;width:85.05pt;height:11.35pt;z-index:25165825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" filled="f" stroked="f">
              <v:textbox inset="0,0,0,0">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34A9" w14:textId="63874EDE" w:rsidR="00617123" w:rsidRPr="00A555D7" w:rsidRDefault="00617123" w:rsidP="00A555D7">
    <w:pPr>
      <w:pStyle w:val="Fuzeile"/>
    </w:pPr>
    <w:r>
      <w:rPr>
        <w:color w:val="FFFFFF" w:themeColor="background1"/>
      </w:rPr>
      <mc:AlternateContent>
        <mc:Choice Requires="wps">
          <w:drawing>
            <wp:anchor distT="0" distB="0" distL="114300" distR="114300" simplePos="0" relativeHeight="251658257" behindDoc="0" locked="0" layoutInCell="0" allowOverlap="1" wp14:anchorId="58E97D2E" wp14:editId="70A5276E">
              <wp:simplePos x="0" y="0"/>
              <wp:positionH relativeFrom="page">
                <wp:align>left</wp:align>
              </wp:positionH>
              <wp:positionV relativeFrom="page">
                <wp:align>bottom</wp:align>
              </wp:positionV>
              <wp:extent cx="7772400" cy="442595"/>
              <wp:effectExtent l="0" t="0" r="0" b="14605"/>
              <wp:wrapNone/>
              <wp:docPr id="23" name="Textfeld 23" descr="{&quot;HashCode&quot;:479607474,&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598190" w14:textId="69D1F467" w:rsidR="00617123" w:rsidRPr="001C5122" w:rsidRDefault="00617123" w:rsidP="001C5122">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8E97D2E" id="_x0000_t202" coordsize="21600,21600" o:spt="202" path="m,l,21600r21600,l21600,xe">
              <v:stroke joinstyle="miter"/>
              <v:path gradientshapeok="t" o:connecttype="rect"/>
            </v:shapetype>
            <v:shape id="Textfeld 23" o:spid="_x0000_s1028" type="#_x0000_t202" alt="{&quot;HashCode&quot;:479607474,&quot;Height&quot;:9999999.0,&quot;Width&quot;:9999999.0,&quot;Placement&quot;:&quot;Footer&quot;,&quot;Index&quot;:&quot;FirstPage&quot;,&quot;Section&quot;:1,&quot;Top&quot;:0.0,&quot;Left&quot;:0.0}" style="position:absolute;margin-left:0;margin-top:0;width:612pt;height:34.85pt;z-index:251658257;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Jaa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2QzRCGKLHho2GnfT&#10;PEdnN97qQ/sAKMspvhDDoxlyvRpNaaF9Q3mvQjsMMc2xaUm5t6Pz4Act4wPhYrWKaSgsw/xGbw0P&#10;xQOgAdzX/o1Zc2bAI3dPMOqLFe+IGHIHKlYHD7KJLAWIB0DPyKMoI8/nBxRU/7sfs67PfPkL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RFJaaHQIAAC4EAAAOAAAAAAAAAAAAAAAAAC4CAABkcnMvZTJvRG9jLnhtbFBLAQItABQA&#10;BgAIAAAAIQAVXXwZ2gAAAAUBAAAPAAAAAAAAAAAAAAAAAHcEAABkcnMvZG93bnJldi54bWxQSwUG&#10;AAAAAAQABADzAAAAfgUAAAAA&#10;" o:allowincell="f" filled="f" stroked="f" strokeweight=".5pt">
              <v:textbox inset="20pt,0,,0">
                <w:txbxContent>
                  <w:p w14:paraId="53598190" w14:textId="69D1F467" w:rsidR="00617123" w:rsidRPr="001C5122" w:rsidRDefault="00617123" w:rsidP="001C5122">
                    <w:pPr>
                      <w:spacing w:after="0"/>
                      <w:rPr>
                        <w:rFonts w:ascii="Arial" w:hAnsi="Arial" w:cs="Arial"/>
                        <w:color w:val="737373"/>
                        <w:sz w:val="12"/>
                      </w:rPr>
                    </w:pPr>
                  </w:p>
                </w:txbxContent>
              </v:textbox>
              <w10:wrap anchorx="page" anchory="page"/>
            </v:shape>
          </w:pict>
        </mc:Fallback>
      </mc:AlternateContent>
    </w:r>
    <w:r w:rsidRPr="00D867F8">
      <w:rPr>
        <w:color w:val="FFFFFF" w:themeColor="background1"/>
      </w:rPr>
      <mc:AlternateContent>
        <mc:Choice Requires="wps">
          <w:drawing>
            <wp:anchor distT="0" distB="0" distL="0" distR="0" simplePos="0" relativeHeight="251658242" behindDoc="1" locked="0" layoutInCell="1" allowOverlap="1" wp14:anchorId="0B016B19" wp14:editId="0AE6A37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5" name="Gerader Verbinder 1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424198" id="Gerader Verbinder 15" o:spid="_x0000_s1026" style="position:absolute;z-index:-25165823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0C04" w14:textId="6BAAB7C4" w:rsidR="00617123" w:rsidRPr="00A555D7" w:rsidRDefault="00617123" w:rsidP="00A555D7">
    <w:pPr>
      <w:pStyle w:val="Fuzeile"/>
    </w:pPr>
    <w:r>
      <mc:AlternateContent>
        <mc:Choice Requires="wps">
          <w:drawing>
            <wp:anchor distT="0" distB="0" distL="114300" distR="114300" simplePos="0" relativeHeight="251658252" behindDoc="0" locked="0" layoutInCell="0" allowOverlap="1" wp14:anchorId="0F58B9BD" wp14:editId="36EBF404">
              <wp:simplePos x="0" y="9424988"/>
              <wp:positionH relativeFrom="page">
                <wp:align>left</wp:align>
              </wp:positionH>
              <wp:positionV relativeFrom="page">
                <wp:align>bottom</wp:align>
              </wp:positionV>
              <wp:extent cx="7772400" cy="442595"/>
              <wp:effectExtent l="0" t="0" r="0" b="14605"/>
              <wp:wrapNone/>
              <wp:docPr id="25" name="Textfeld 25" descr="{&quot;HashCode&quot;:479607474,&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F58B9BD" id="_x0000_t202" coordsize="21600,21600" o:spt="202" path="m,l,21600r21600,l21600,xe">
              <v:stroke joinstyle="miter"/>
              <v:path gradientshapeok="t" o:connecttype="rect"/>
            </v:shapetype>
            <v:shape id="Textfeld 25" o:spid="_x0000_s1029" type="#_x0000_t202" alt="{&quot;HashCode&quot;:479607474,&quot;Height&quot;:9999999.0,&quot;Width&quot;:9999999.0,&quot;Placement&quot;:&quot;Footer&quot;,&quot;Index&quot;:&quot;FirstPage&quot;,&quot;Section&quot;:2,&quot;Top&quot;:0.0,&quot;Left&quot;:0.0}" style="position:absolute;margin-left:0;margin-top:0;width:612pt;height:34.85pt;z-index:2516582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YJ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ZIZoRLElDw2XjLvx&#10;dIrObrg1B/0AKMsxvhDLkxlzgxpM6UC/obxXsR2GmOHYtKQ8uMF5CL2W8YFwsVqlNBSWZWFjtpbH&#10;4hHQCO5r98acPTMQkLsnGPTFindE9Lk9FatDANkkliLEPaBn5FGUiefzA4qq/91PWddnvvwF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B7UPYJHQIAAC4EAAAOAAAAAAAAAAAAAAAAAC4CAABkcnMvZTJvRG9jLnhtbFBLAQItABQA&#10;BgAIAAAAIQAVXXwZ2gAAAAUBAAAPAAAAAAAAAAAAAAAAAHcEAABkcnMvZG93bnJldi54bWxQSwUG&#10;AAAAAAQABADzAAAAfgUAAAAA&#10;" o:allowincell="f" filled="f" stroked="f" strokeweight=".5pt">
              <v:textbox inset="20pt,0,,0">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v:textbox>
              <w10:wrap anchorx="page" anchory="page"/>
            </v:shape>
          </w:pict>
        </mc:Fallback>
      </mc:AlternateContent>
    </w:r>
    <w:r>
      <mc:AlternateContent>
        <mc:Choice Requires="wps">
          <w:drawing>
            <wp:anchor distT="45720" distB="45720" distL="114300" distR="114300" simplePos="0" relativeHeight="251658251" behindDoc="0" locked="0" layoutInCell="1" allowOverlap="1" wp14:anchorId="69328FDD" wp14:editId="14FCFEF2">
              <wp:simplePos x="0" y="0"/>
              <wp:positionH relativeFrom="page">
                <wp:posOffset>882015</wp:posOffset>
              </wp:positionH>
              <wp:positionV relativeFrom="paragraph">
                <wp:posOffset>11430</wp:posOffset>
              </wp:positionV>
              <wp:extent cx="1440000" cy="144000"/>
              <wp:effectExtent l="0" t="0" r="8255" b="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69328FDD" id="Textfeld 217" o:spid="_x0000_s1030" type="#_x0000_t202" style="position:absolute;margin-left:69.45pt;margin-top:.9pt;width:113.4pt;height:11.3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" filled="f" stroked="f">
              <v:textbox style="mso-fit-shape-to-text:t" inset="0,0,0,0">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6C864906" wp14:editId="48CD33F3">
              <wp:simplePos x="0" y="0"/>
              <wp:positionH relativeFrom="rightMargin">
                <wp:posOffset>-720090</wp:posOffset>
              </wp:positionH>
              <wp:positionV relativeFrom="paragraph">
                <wp:posOffset>0</wp:posOffset>
              </wp:positionV>
              <wp:extent cx="720000" cy="144000"/>
              <wp:effectExtent l="0" t="0" r="4445" b="8890"/>
              <wp:wrapSquare wrapText="bothSides"/>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64906" id="Textfeld 22" o:spid="_x0000_s1031" type="#_x0000_t202" style="position:absolute;margin-left:-56.7pt;margin-top:0;width:56.7pt;height:11.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6" behindDoc="1" locked="0" layoutInCell="1" allowOverlap="1" wp14:anchorId="4F868196" wp14:editId="034EC74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D1171" id="Gerader Verbinder 21" o:spid="_x0000_s1026" style="position:absolute;z-index:-25165823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9" behindDoc="0" locked="1" layoutInCell="1" allowOverlap="1" wp14:anchorId="3416C658" wp14:editId="0040762C">
              <wp:simplePos x="0" y="0"/>
              <wp:positionH relativeFrom="margin">
                <wp:align>center</wp:align>
              </wp:positionH>
              <wp:positionV relativeFrom="paragraph">
                <wp:posOffset>0</wp:posOffset>
              </wp:positionV>
              <wp:extent cx="1079500" cy="143510"/>
              <wp:effectExtent l="0" t="0" r="6350" b="889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6C658" id="Textfeld 8" o:spid="_x0000_s1032" type="#_x0000_t202" style="position:absolute;margin-left:0;margin-top:0;width:85pt;height:11.3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EBmh+jtAQAAxAMAAA4AAAAAAAAAAAAAAAAALgIAAGRycy9lMm9Eb2MueG1s&#10;UEsBAi0AFAAGAAgAAAAhAA6akPbZAAAABAEAAA8AAAAAAAAAAAAAAAAARwQAAGRycy9kb3ducmV2&#10;LnhtbFBLBQYAAAAABAAEAPMAAABNBQAAAAA=&#10;" filled="f" stroked="f">
              <v:textbox inset="0,0,0,0">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58A9" w14:textId="77777777" w:rsidR="00A81818" w:rsidRDefault="00A81818" w:rsidP="00957DBB">
      <w:pPr>
        <w:spacing w:line="240" w:lineRule="auto"/>
      </w:pPr>
      <w:r>
        <w:separator/>
      </w:r>
    </w:p>
  </w:footnote>
  <w:footnote w:type="continuationSeparator" w:id="0">
    <w:p w14:paraId="66F6A205" w14:textId="77777777" w:rsidR="00A81818" w:rsidRDefault="00A81818" w:rsidP="00957DBB">
      <w:pPr>
        <w:spacing w:line="240" w:lineRule="auto"/>
      </w:pPr>
      <w:r>
        <w:continuationSeparator/>
      </w:r>
    </w:p>
  </w:footnote>
  <w:footnote w:type="continuationNotice" w:id="1">
    <w:p w14:paraId="43C02F84" w14:textId="77777777" w:rsidR="00A81818" w:rsidRDefault="00A81818">
      <w:pPr>
        <w:spacing w:after="0" w:line="240" w:lineRule="auto"/>
      </w:pPr>
    </w:p>
  </w:footnote>
  <w:footnote w:id="2">
    <w:p w14:paraId="0279944A" w14:textId="77777777" w:rsidR="008B7F76" w:rsidRDefault="008B7F76" w:rsidP="008B7F76">
      <w:pPr>
        <w:pStyle w:val="Funotentext"/>
        <w:tabs>
          <w:tab w:val="left" w:pos="284"/>
        </w:tabs>
        <w:spacing w:after="120" w:line="240" w:lineRule="auto"/>
        <w:ind w:left="249" w:hanging="249"/>
      </w:pPr>
      <w:r w:rsidRPr="00162BD7">
        <w:rPr>
          <w:rStyle w:val="Funotenzeichen"/>
          <w:sz w:val="18"/>
          <w:szCs w:val="18"/>
        </w:rPr>
        <w:footnoteRef/>
      </w:r>
      <w:r w:rsidRPr="00162BD7">
        <w:rPr>
          <w:sz w:val="18"/>
          <w:szCs w:val="18"/>
        </w:rPr>
        <w:tab/>
      </w:r>
      <w:r w:rsidRPr="006B38D3">
        <w:rPr>
          <w:sz w:val="18"/>
          <w:szCs w:val="18"/>
        </w:rPr>
        <w:t xml:space="preserve">Mit „Übertragungsweg“ </w:t>
      </w:r>
      <w:r w:rsidRPr="00162BD7">
        <w:rPr>
          <w:sz w:val="18"/>
          <w:szCs w:val="18"/>
        </w:rPr>
        <w:t>wird in</w:t>
      </w:r>
      <w:r w:rsidRPr="006B38D3">
        <w:rPr>
          <w:sz w:val="18"/>
          <w:szCs w:val="18"/>
        </w:rPr>
        <w:t xml:space="preserve"> diesem Dokument das bezeichnet, was auch als „Kommunikationskanal“, „Kommunikationsweg“ „Transportprotokoll“ oder „Übertragungsprotokoll“ bezeichnet wird.</w:t>
      </w:r>
    </w:p>
  </w:footnote>
  <w:footnote w:id="3">
    <w:p w14:paraId="0D3A9D1F" w14:textId="77777777" w:rsidR="008B7F76" w:rsidRPr="006B38D3" w:rsidRDefault="008B7F76" w:rsidP="008B7F76">
      <w:pPr>
        <w:pStyle w:val="Funotentext"/>
        <w:tabs>
          <w:tab w:val="left" w:pos="224"/>
        </w:tabs>
        <w:spacing w:after="120" w:line="240" w:lineRule="auto"/>
        <w:ind w:left="238" w:hanging="249"/>
        <w:rPr>
          <w:sz w:val="18"/>
          <w:szCs w:val="18"/>
        </w:rPr>
      </w:pPr>
      <w:r w:rsidRPr="006B38D3">
        <w:rPr>
          <w:rStyle w:val="Funotenzeichen"/>
          <w:sz w:val="18"/>
          <w:szCs w:val="18"/>
        </w:rPr>
        <w:footnoteRef/>
      </w:r>
      <w:r w:rsidRPr="006B38D3">
        <w:rPr>
          <w:sz w:val="18"/>
          <w:szCs w:val="18"/>
        </w:rPr>
        <w:tab/>
        <w:t xml:space="preserve">Vgl. </w:t>
      </w:r>
      <w:r w:rsidRPr="00843915">
        <w:rPr>
          <w:sz w:val="18"/>
          <w:szCs w:val="18"/>
        </w:rPr>
        <w:t>[BK6-21-282]</w:t>
      </w:r>
      <w:r>
        <w:rPr>
          <w:sz w:val="18"/>
          <w:szCs w:val="18"/>
        </w:rPr>
        <w:t xml:space="preserve"> und Fortentwicklung mit </w:t>
      </w:r>
      <w:r w:rsidRPr="00843915">
        <w:rPr>
          <w:sz w:val="18"/>
          <w:szCs w:val="18"/>
        </w:rPr>
        <w:t>[BK6-22-128]</w:t>
      </w:r>
      <w:r>
        <w:rPr>
          <w:sz w:val="18"/>
          <w:szCs w:val="18"/>
        </w:rPr>
        <w:t xml:space="preserve"> und </w:t>
      </w:r>
      <w:r w:rsidRPr="00843915">
        <w:rPr>
          <w:sz w:val="18"/>
          <w:szCs w:val="18"/>
        </w:rPr>
        <w:t>[BK6-22-024]</w:t>
      </w:r>
      <w:r>
        <w:rPr>
          <w:sz w:val="18"/>
          <w:szCs w:val="18"/>
        </w:rPr>
        <w:t>.</w:t>
      </w:r>
    </w:p>
  </w:footnote>
  <w:footnote w:id="4">
    <w:p w14:paraId="700EC26B" w14:textId="77777777" w:rsidR="00933CC2" w:rsidRDefault="00933CC2" w:rsidP="00933CC2">
      <w:pPr>
        <w:pStyle w:val="Funotentext"/>
        <w:tabs>
          <w:tab w:val="left" w:pos="284"/>
        </w:tabs>
        <w:spacing w:after="120" w:line="240" w:lineRule="auto"/>
        <w:ind w:left="249" w:hanging="249"/>
        <w:rPr>
          <w:ins w:id="47" w:author="Hunke, Simon" w:date="2026-06-10T16:53:00Z" w16du:dateUtc="2026-06-10T14:53:00Z"/>
        </w:rPr>
      </w:pPr>
      <w:ins w:id="48" w:author="Hunke, Simon" w:date="2026-06-10T16:53:00Z" w16du:dateUtc="2026-06-10T14:53:00Z">
        <w:r w:rsidRPr="00BC76E2">
          <w:rPr>
            <w:rStyle w:val="Funotenzeichen"/>
            <w:sz w:val="18"/>
            <w:szCs w:val="18"/>
          </w:rPr>
          <w:footnoteRef/>
        </w:r>
        <w:r w:rsidRPr="00BC76E2">
          <w:rPr>
            <w:rStyle w:val="Funotenzeichen"/>
            <w:sz w:val="18"/>
            <w:szCs w:val="18"/>
          </w:rPr>
          <w:t xml:space="preserve"> </w:t>
        </w:r>
        <w:r w:rsidRPr="00DB1E4D">
          <w:rPr>
            <w:rStyle w:val="Funotenzeichen"/>
            <w:sz w:val="18"/>
            <w:szCs w:val="18"/>
            <w:vertAlign w:val="baseline"/>
          </w:rPr>
          <w:tab/>
          <w:t xml:space="preserve">Alle für die fachliche Verarbeitung eines </w:t>
        </w:r>
        <w:r w:rsidRPr="00DB1E4D">
          <w:rPr>
            <w:rStyle w:val="Funotenzeichen"/>
            <w:sz w:val="18"/>
            <w:szCs w:val="18"/>
            <w:vertAlign w:val="baseline"/>
          </w:rPr>
          <w:t>Requests erforderlichen Parameter müssen in der Signatur enthalten sein. Insbesondere bedeutet dies, dass alle weiteren http-Header rein informatorischen Charakter haben und keinen Einfluss auf die fachliche Verarbeitung eines Requests haben dürfen.</w:t>
        </w:r>
      </w:ins>
    </w:p>
  </w:footnote>
  <w:footnote w:id="5">
    <w:p w14:paraId="2EC40EEA" w14:textId="77777777" w:rsidR="000B656E" w:rsidDel="000E0EA4" w:rsidRDefault="000B656E" w:rsidP="000B656E">
      <w:pPr>
        <w:pStyle w:val="Funotentext"/>
        <w:tabs>
          <w:tab w:val="left" w:pos="284"/>
        </w:tabs>
        <w:spacing w:after="120" w:line="240" w:lineRule="auto"/>
        <w:ind w:left="249" w:hanging="249"/>
        <w:rPr>
          <w:del w:id="145" w:author="Hunke, Simon" w:date="2026-06-11T10:36:00Z" w16du:dateUtc="2026-06-11T08:36:00Z"/>
        </w:rPr>
      </w:pPr>
      <w:del w:id="146" w:author="Hunke, Simon" w:date="2026-06-11T10:36:00Z" w16du:dateUtc="2026-06-11T08:36:00Z">
        <w:r w:rsidRPr="00BC76E2" w:rsidDel="000E0EA4">
          <w:rPr>
            <w:rStyle w:val="Funotenzeichen"/>
            <w:sz w:val="18"/>
            <w:szCs w:val="18"/>
          </w:rPr>
          <w:footnoteRef/>
        </w:r>
        <w:r w:rsidRPr="00BC76E2" w:rsidDel="000E0EA4">
          <w:rPr>
            <w:rStyle w:val="Funotenzeichen"/>
            <w:sz w:val="18"/>
            <w:szCs w:val="18"/>
          </w:rPr>
          <w:delText xml:space="preserve"> </w:delText>
        </w:r>
        <w:r w:rsidRPr="00DB1E4D" w:rsidDel="000E0EA4">
          <w:rPr>
            <w:rStyle w:val="Funotenzeichen"/>
            <w:sz w:val="18"/>
            <w:szCs w:val="18"/>
            <w:vertAlign w:val="baseline"/>
          </w:rPr>
          <w:tab/>
          <w:delText>Alle für die fachliche Verarbeitung eines Requests erforderlichen Parameter müssen in der Signatur enthalten sein. Insbesondere bedeutet dies, dass alle weiteren http-Header rein informatorischen Charakter haben und keinen Einfluss auf die fachliche Verarbeitung eines Requests haben dürfen.</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ABE" w14:textId="1A8325DD" w:rsidR="00617123" w:rsidRDefault="00000000" w:rsidP="00C36A6F">
    <w:pPr>
      <w:pStyle w:val="Kopfzeile"/>
      <w:spacing w:line="240" w:lineRule="auto"/>
    </w:pPr>
    <w:sdt>
      <w:sdtPr>
        <w:alias w:val="Dokumenttitel"/>
        <w:tag w:val=""/>
        <w:id w:val="720173153"/>
        <w:placeholder>
          <w:docPart w:val="751941D76F604A85BA90A0DFD2BC81C9"/>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6" behindDoc="1" locked="1" layoutInCell="1" allowOverlap="1" wp14:anchorId="4DFD7D31" wp14:editId="2BB71165">
              <wp:simplePos x="0" y="0"/>
              <wp:positionH relativeFrom="page">
                <wp:posOffset>-3637915</wp:posOffset>
              </wp:positionH>
              <wp:positionV relativeFrom="page">
                <wp:posOffset>737235</wp:posOffset>
              </wp:positionV>
              <wp:extent cx="151200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0B5814" id="Gerader Verbinder 4" o:spid="_x0000_s1026" style="position:absolute;z-index:-2516582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8" behindDoc="0" locked="1" layoutInCell="1" allowOverlap="1" wp14:anchorId="167E66D4" wp14:editId="2923190C">
              <wp:simplePos x="0" y="0"/>
              <wp:positionH relativeFrom="rightMargin">
                <wp:posOffset>-2218055</wp:posOffset>
              </wp:positionH>
              <wp:positionV relativeFrom="page">
                <wp:posOffset>269875</wp:posOffset>
              </wp:positionV>
              <wp:extent cx="2404800" cy="576000"/>
              <wp:effectExtent l="0" t="0" r="0" b="0"/>
              <wp:wrapNone/>
              <wp:docPr id="5" name="Gruppieren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6" name="Rechteck 6"/>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Grafik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C8260F" id="Gruppieren 5" o:spid="_x0000_s1026" style="position:absolute;margin-left:-174.65pt;margin-top:21.25pt;width:189.35pt;height:45.35pt;z-index:25165825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1" behindDoc="1" locked="1" layoutInCell="1" allowOverlap="1" wp14:anchorId="2AA02A8E" wp14:editId="4284B488">
              <wp:simplePos x="0" y="0"/>
              <wp:positionH relativeFrom="margin">
                <wp:align>center</wp:align>
              </wp:positionH>
              <wp:positionV relativeFrom="page">
                <wp:posOffset>1800225</wp:posOffset>
              </wp:positionV>
              <wp:extent cx="2664000" cy="1627200"/>
              <wp:effectExtent l="0" t="0" r="0" b="0"/>
              <wp:wrapNone/>
              <wp:docPr id="9" name="Freihandform: Form 9"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CAAAC" id="Freihandform: Form 9"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87D4" w14:textId="77777777" w:rsidR="00617123" w:rsidRDefault="00617123">
    <w:pPr>
      <w:pStyle w:val="Kopfzeile"/>
    </w:pPr>
    <w:r>
      <w:rPr>
        <w:noProof/>
      </w:rPr>
      <mc:AlternateContent>
        <mc:Choice Requires="wps">
          <w:drawing>
            <wp:anchor distT="0" distB="0" distL="114300" distR="114300" simplePos="0" relativeHeight="251658240" behindDoc="1" locked="1" layoutInCell="1" allowOverlap="1" wp14:anchorId="19791697" wp14:editId="6FD3748B">
              <wp:simplePos x="0" y="0"/>
              <wp:positionH relativeFrom="margin">
                <wp:align>center</wp:align>
              </wp:positionH>
              <wp:positionV relativeFrom="page">
                <wp:posOffset>1800225</wp:posOffset>
              </wp:positionV>
              <wp:extent cx="2664000" cy="1627200"/>
              <wp:effectExtent l="0" t="0" r="0" b="0"/>
              <wp:wrapNone/>
              <wp:docPr id="14" name="Freihandform: Form 1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A2E99" id="Freihandform: Form 14" o:spid="_x0000_s1026" style="position:absolute;margin-left:0;margin-top:141.75pt;width:209.75pt;height:128.15pt;z-index:-2516582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9" behindDoc="0" locked="1" layoutInCell="1" allowOverlap="1" wp14:anchorId="08EA6830" wp14:editId="1E2AF27B">
          <wp:simplePos x="0" y="0"/>
          <wp:positionH relativeFrom="rightMargin">
            <wp:posOffset>-2088515</wp:posOffset>
          </wp:positionH>
          <wp:positionV relativeFrom="topMargin">
            <wp:posOffset>360045</wp:posOffset>
          </wp:positionV>
          <wp:extent cx="2023200" cy="360000"/>
          <wp:effectExtent l="0" t="0" r="0" b="2540"/>
          <wp:wrapNone/>
          <wp:docPr id="1999083318" name="Grafik 199908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4290" w14:textId="0940006F" w:rsidR="00617123" w:rsidRDefault="00000000" w:rsidP="009728D1">
    <w:pPr>
      <w:pStyle w:val="Kopfzeile"/>
      <w:tabs>
        <w:tab w:val="left" w:pos="9561"/>
        <w:tab w:val="left" w:pos="9953"/>
      </w:tabs>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0" behindDoc="1" locked="1" layoutInCell="1" allowOverlap="1" wp14:anchorId="5050C2BB" wp14:editId="4D1AEE6A">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11D13F" id="Gerader Verbinder 65"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3" behindDoc="0" locked="1" layoutInCell="1" allowOverlap="1" wp14:anchorId="78945D85" wp14:editId="1D3949F4">
              <wp:simplePos x="0" y="0"/>
              <wp:positionH relativeFrom="rightMargin">
                <wp:posOffset>-2101215</wp:posOffset>
              </wp:positionH>
              <wp:positionV relativeFrom="page">
                <wp:posOffset>269875</wp:posOffset>
              </wp:positionV>
              <wp:extent cx="2404745" cy="575945"/>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745" cy="575945"/>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A6A0BD" id="Gruppieren 2472" o:spid="_x0000_s1026" style="position:absolute;margin-left:-165.45pt;margin-top:21.25pt;width:189.35pt;height:45.35pt;z-index:251658253;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8" behindDoc="1" locked="1" layoutInCell="1" allowOverlap="1" wp14:anchorId="6E91BD84" wp14:editId="39D6C944">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85EF" id="Freihandform: Form 193" o:spid="_x0000_s1026" style="position:absolute;margin-left:0;margin-top:141.75pt;width:209.75pt;height:128.15pt;z-index:-25165823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tab/>
    </w:r>
    <w:r w:rsidR="0061712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983D" w14:textId="77777777" w:rsidR="00617123" w:rsidRDefault="00617123">
    <w:pPr>
      <w:pStyle w:val="Kopfzeile"/>
    </w:pPr>
    <w:r>
      <w:rPr>
        <w:noProof/>
      </w:rPr>
      <mc:AlternateContent>
        <mc:Choice Requires="wps">
          <w:drawing>
            <wp:anchor distT="0" distB="0" distL="114300" distR="114300" simplePos="0" relativeHeight="251658244" behindDoc="1" locked="1" layoutInCell="1" allowOverlap="1" wp14:anchorId="7BFC0B22" wp14:editId="745D1DA1">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92E25" id="Freihandform: Form 2" o:spid="_x0000_s1026" style="position:absolute;margin-left:0;margin-top:141.75pt;width:209.75pt;height:128.15pt;z-index:-25165823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4" behindDoc="0" locked="1" layoutInCell="1" allowOverlap="1" wp14:anchorId="411AA1FD" wp14:editId="33469C6E">
          <wp:simplePos x="0" y="0"/>
          <wp:positionH relativeFrom="rightMargin">
            <wp:posOffset>-2088515</wp:posOffset>
          </wp:positionH>
          <wp:positionV relativeFrom="topMargin">
            <wp:posOffset>360045</wp:posOffset>
          </wp:positionV>
          <wp:extent cx="2023200" cy="36000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F29622B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3A70EE"/>
    <w:multiLevelType w:val="hybridMultilevel"/>
    <w:tmpl w:val="64C0720A"/>
    <w:lvl w:ilvl="0" w:tplc="6618426E">
      <w:numFmt w:val="bullet"/>
      <w:lvlText w:val=""/>
      <w:lvlJc w:val="left"/>
      <w:pPr>
        <w:ind w:left="138" w:hanging="360"/>
      </w:pPr>
      <w:rPr>
        <w:rFonts w:ascii="Symbol" w:eastAsia="Symbol" w:hAnsi="Symbol" w:cs="Symbol" w:hint="default"/>
        <w:b w:val="0"/>
        <w:bCs w:val="0"/>
        <w:i w:val="0"/>
        <w:iCs w:val="0"/>
        <w:w w:val="99"/>
        <w:sz w:val="24"/>
        <w:szCs w:val="24"/>
        <w:lang w:val="de-DE" w:eastAsia="en-US" w:bidi="ar-SA"/>
      </w:rPr>
    </w:lvl>
    <w:lvl w:ilvl="1" w:tplc="F0326D34">
      <w:numFmt w:val="bullet"/>
      <w:lvlText w:val="•"/>
      <w:lvlJc w:val="left"/>
      <w:pPr>
        <w:ind w:left="1114" w:hanging="360"/>
      </w:pPr>
      <w:rPr>
        <w:rFonts w:hint="default"/>
        <w:lang w:val="de-DE" w:eastAsia="en-US" w:bidi="ar-SA"/>
      </w:rPr>
    </w:lvl>
    <w:lvl w:ilvl="2" w:tplc="D3B0C89A">
      <w:numFmt w:val="bullet"/>
      <w:lvlText w:val="•"/>
      <w:lvlJc w:val="left"/>
      <w:pPr>
        <w:ind w:left="2088" w:hanging="360"/>
      </w:pPr>
      <w:rPr>
        <w:rFonts w:hint="default"/>
        <w:lang w:val="de-DE" w:eastAsia="en-US" w:bidi="ar-SA"/>
      </w:rPr>
    </w:lvl>
    <w:lvl w:ilvl="3" w:tplc="51C6A790">
      <w:numFmt w:val="bullet"/>
      <w:lvlText w:val="•"/>
      <w:lvlJc w:val="left"/>
      <w:pPr>
        <w:ind w:left="3062" w:hanging="360"/>
      </w:pPr>
      <w:rPr>
        <w:rFonts w:hint="default"/>
        <w:lang w:val="de-DE" w:eastAsia="en-US" w:bidi="ar-SA"/>
      </w:rPr>
    </w:lvl>
    <w:lvl w:ilvl="4" w:tplc="C22CBDA0">
      <w:numFmt w:val="bullet"/>
      <w:lvlText w:val="•"/>
      <w:lvlJc w:val="left"/>
      <w:pPr>
        <w:ind w:left="4036" w:hanging="360"/>
      </w:pPr>
      <w:rPr>
        <w:rFonts w:hint="default"/>
        <w:lang w:val="de-DE" w:eastAsia="en-US" w:bidi="ar-SA"/>
      </w:rPr>
    </w:lvl>
    <w:lvl w:ilvl="5" w:tplc="17BABC06">
      <w:numFmt w:val="bullet"/>
      <w:lvlText w:val="•"/>
      <w:lvlJc w:val="left"/>
      <w:pPr>
        <w:ind w:left="5010" w:hanging="360"/>
      </w:pPr>
      <w:rPr>
        <w:rFonts w:hint="default"/>
        <w:lang w:val="de-DE" w:eastAsia="en-US" w:bidi="ar-SA"/>
      </w:rPr>
    </w:lvl>
    <w:lvl w:ilvl="6" w:tplc="D7EAAEF4">
      <w:numFmt w:val="bullet"/>
      <w:lvlText w:val="•"/>
      <w:lvlJc w:val="left"/>
      <w:pPr>
        <w:ind w:left="5984" w:hanging="360"/>
      </w:pPr>
      <w:rPr>
        <w:rFonts w:hint="default"/>
        <w:lang w:val="de-DE" w:eastAsia="en-US" w:bidi="ar-SA"/>
      </w:rPr>
    </w:lvl>
    <w:lvl w:ilvl="7" w:tplc="6726AF48">
      <w:numFmt w:val="bullet"/>
      <w:lvlText w:val="•"/>
      <w:lvlJc w:val="left"/>
      <w:pPr>
        <w:ind w:left="6958" w:hanging="360"/>
      </w:pPr>
      <w:rPr>
        <w:rFonts w:hint="default"/>
        <w:lang w:val="de-DE" w:eastAsia="en-US" w:bidi="ar-SA"/>
      </w:rPr>
    </w:lvl>
    <w:lvl w:ilvl="8" w:tplc="04B031BE">
      <w:numFmt w:val="bullet"/>
      <w:lvlText w:val="•"/>
      <w:lvlJc w:val="left"/>
      <w:pPr>
        <w:ind w:left="7932" w:hanging="360"/>
      </w:pPr>
      <w:rPr>
        <w:rFonts w:hint="default"/>
        <w:lang w:val="de-DE" w:eastAsia="en-US" w:bidi="ar-SA"/>
      </w:rPr>
    </w:lvl>
  </w:abstractNum>
  <w:abstractNum w:abstractNumId="7"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2E3D7D"/>
    <w:multiLevelType w:val="hybridMultilevel"/>
    <w:tmpl w:val="3AD69E9C"/>
    <w:lvl w:ilvl="0" w:tplc="68C6D7DE">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EFB0DFF2">
      <w:numFmt w:val="bullet"/>
      <w:lvlText w:val="•"/>
      <w:lvlJc w:val="left"/>
      <w:pPr>
        <w:ind w:left="1726" w:hanging="322"/>
      </w:pPr>
      <w:rPr>
        <w:rFonts w:hint="default"/>
        <w:lang w:val="de-DE" w:eastAsia="en-US" w:bidi="ar-SA"/>
      </w:rPr>
    </w:lvl>
    <w:lvl w:ilvl="2" w:tplc="05947952">
      <w:numFmt w:val="bullet"/>
      <w:lvlText w:val="•"/>
      <w:lvlJc w:val="left"/>
      <w:pPr>
        <w:ind w:left="2632" w:hanging="322"/>
      </w:pPr>
      <w:rPr>
        <w:rFonts w:hint="default"/>
        <w:lang w:val="de-DE" w:eastAsia="en-US" w:bidi="ar-SA"/>
      </w:rPr>
    </w:lvl>
    <w:lvl w:ilvl="3" w:tplc="CF08087E">
      <w:numFmt w:val="bullet"/>
      <w:lvlText w:val="•"/>
      <w:lvlJc w:val="left"/>
      <w:pPr>
        <w:ind w:left="3538" w:hanging="322"/>
      </w:pPr>
      <w:rPr>
        <w:rFonts w:hint="default"/>
        <w:lang w:val="de-DE" w:eastAsia="en-US" w:bidi="ar-SA"/>
      </w:rPr>
    </w:lvl>
    <w:lvl w:ilvl="4" w:tplc="1AFC7B88">
      <w:numFmt w:val="bullet"/>
      <w:lvlText w:val="•"/>
      <w:lvlJc w:val="left"/>
      <w:pPr>
        <w:ind w:left="4444" w:hanging="322"/>
      </w:pPr>
      <w:rPr>
        <w:rFonts w:hint="default"/>
        <w:lang w:val="de-DE" w:eastAsia="en-US" w:bidi="ar-SA"/>
      </w:rPr>
    </w:lvl>
    <w:lvl w:ilvl="5" w:tplc="70D63810">
      <w:numFmt w:val="bullet"/>
      <w:lvlText w:val="•"/>
      <w:lvlJc w:val="left"/>
      <w:pPr>
        <w:ind w:left="5350" w:hanging="322"/>
      </w:pPr>
      <w:rPr>
        <w:rFonts w:hint="default"/>
        <w:lang w:val="de-DE" w:eastAsia="en-US" w:bidi="ar-SA"/>
      </w:rPr>
    </w:lvl>
    <w:lvl w:ilvl="6" w:tplc="3EC0D7FC">
      <w:numFmt w:val="bullet"/>
      <w:lvlText w:val="•"/>
      <w:lvlJc w:val="left"/>
      <w:pPr>
        <w:ind w:left="6256" w:hanging="322"/>
      </w:pPr>
      <w:rPr>
        <w:rFonts w:hint="default"/>
        <w:lang w:val="de-DE" w:eastAsia="en-US" w:bidi="ar-SA"/>
      </w:rPr>
    </w:lvl>
    <w:lvl w:ilvl="7" w:tplc="7D72F080">
      <w:numFmt w:val="bullet"/>
      <w:lvlText w:val="•"/>
      <w:lvlJc w:val="left"/>
      <w:pPr>
        <w:ind w:left="7162" w:hanging="322"/>
      </w:pPr>
      <w:rPr>
        <w:rFonts w:hint="default"/>
        <w:lang w:val="de-DE" w:eastAsia="en-US" w:bidi="ar-SA"/>
      </w:rPr>
    </w:lvl>
    <w:lvl w:ilvl="8" w:tplc="08A4B650">
      <w:numFmt w:val="bullet"/>
      <w:lvlText w:val="•"/>
      <w:lvlJc w:val="left"/>
      <w:pPr>
        <w:ind w:left="8068" w:hanging="322"/>
      </w:pPr>
      <w:rPr>
        <w:rFonts w:hint="default"/>
        <w:lang w:val="de-DE" w:eastAsia="en-US" w:bidi="ar-SA"/>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C73E2390"/>
    <w:styleLink w:val="BDEWGliederungnumerisch"/>
    <w:lvl w:ilvl="0">
      <w:start w:val="1"/>
      <w:numFmt w:val="decimal"/>
      <w:lvlRestart w:val="0"/>
      <w:pStyle w:val="berschrift1"/>
      <w:lvlText w:val="%1"/>
      <w:lvlJc w:val="left"/>
      <w:pPr>
        <w:ind w:left="425" w:hanging="425"/>
      </w:pPr>
      <w:rPr>
        <w:rFonts w:hint="default"/>
      </w:rPr>
    </w:lvl>
    <w:lvl w:ilvl="1">
      <w:start w:val="1"/>
      <w:numFmt w:val="decimal"/>
      <w:pStyle w:val="berschrift2"/>
      <w:lvlText w:val="%1.%2"/>
      <w:lvlJc w:val="left"/>
      <w:pPr>
        <w:ind w:left="425" w:hanging="425"/>
      </w:pPr>
      <w:rPr>
        <w:rFonts w:hint="default"/>
      </w:rPr>
    </w:lvl>
    <w:lvl w:ilvl="2">
      <w:start w:val="1"/>
      <w:numFmt w:val="decimal"/>
      <w:pStyle w:val="berschrift3"/>
      <w:lvlText w:val="%1.%2.%3"/>
      <w:lvlJc w:val="left"/>
      <w:pPr>
        <w:tabs>
          <w:tab w:val="num" w:pos="850"/>
        </w:tabs>
        <w:ind w:left="850" w:hanging="850"/>
      </w:pPr>
      <w:rPr>
        <w:rFonts w:hint="default"/>
      </w:rPr>
    </w:lvl>
    <w:lvl w:ilvl="3">
      <w:start w:val="1"/>
      <w:numFmt w:val="decimal"/>
      <w:pStyle w:val="berschrift4"/>
      <w:lvlText w:val="%1.%2.%3.%4"/>
      <w:lvlJc w:val="left"/>
      <w:pPr>
        <w:tabs>
          <w:tab w:val="num" w:pos="850"/>
        </w:tabs>
        <w:ind w:left="850" w:hanging="850"/>
      </w:pPr>
      <w:rPr>
        <w:rFonts w:hint="default"/>
      </w:rPr>
    </w:lvl>
    <w:lvl w:ilvl="4">
      <w:start w:val="1"/>
      <w:numFmt w:val="decimal"/>
      <w:pStyle w:val="berschrift5"/>
      <w:lvlText w:val="%1.%2.%3.%4.%5"/>
      <w:lvlJc w:val="left"/>
      <w:pPr>
        <w:tabs>
          <w:tab w:val="num" w:pos="1276"/>
        </w:tabs>
        <w:ind w:left="1276" w:hanging="1276"/>
      </w:pPr>
      <w:rPr>
        <w:rFonts w:hint="default"/>
      </w:rPr>
    </w:lvl>
    <w:lvl w:ilvl="5">
      <w:start w:val="1"/>
      <w:numFmt w:val="decimal"/>
      <w:pStyle w:val="berschrift6"/>
      <w:lvlText w:val="%1.%2.%3.%4.%5.%6"/>
      <w:lvlJc w:val="left"/>
      <w:pPr>
        <w:tabs>
          <w:tab w:val="num" w:pos="1276"/>
        </w:tabs>
        <w:ind w:left="1276" w:hanging="1276"/>
      </w:pPr>
      <w:rPr>
        <w:rFonts w:hint="default"/>
      </w:rPr>
    </w:lvl>
    <w:lvl w:ilvl="6">
      <w:start w:val="1"/>
      <w:numFmt w:val="decimal"/>
      <w:pStyle w:val="berschrift7"/>
      <w:lvlText w:val="%1.%2.%3.%4.%5.%6.%7"/>
      <w:lvlJc w:val="left"/>
      <w:pPr>
        <w:tabs>
          <w:tab w:val="num" w:pos="1701"/>
        </w:tabs>
        <w:ind w:left="1701" w:hanging="1701"/>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2F93D22"/>
    <w:multiLevelType w:val="hybridMultilevel"/>
    <w:tmpl w:val="0930F024"/>
    <w:lvl w:ilvl="0" w:tplc="27566AE0">
      <w:start w:val="1"/>
      <w:numFmt w:val="decimal"/>
      <w:lvlText w:val="[%1]"/>
      <w:lvlJc w:val="left"/>
      <w:pPr>
        <w:ind w:left="7797" w:hanging="567"/>
      </w:pPr>
      <w:rPr>
        <w:rFonts w:ascii="Calibri" w:eastAsia="Calibri" w:hAnsi="Calibri" w:cs="Calibri" w:hint="default"/>
        <w:b w:val="0"/>
        <w:bCs w:val="0"/>
        <w:i w:val="0"/>
        <w:iCs w:val="0"/>
        <w:w w:val="99"/>
        <w:sz w:val="24"/>
        <w:szCs w:val="24"/>
        <w:lang w:val="de-DE" w:eastAsia="en-US" w:bidi="ar-SA"/>
      </w:rPr>
    </w:lvl>
    <w:lvl w:ilvl="1" w:tplc="72349814">
      <w:numFmt w:val="bullet"/>
      <w:lvlText w:val="•"/>
      <w:lvlJc w:val="left"/>
      <w:pPr>
        <w:ind w:left="1618" w:hanging="567"/>
      </w:pPr>
      <w:rPr>
        <w:rFonts w:hint="default"/>
        <w:lang w:val="de-DE" w:eastAsia="en-US" w:bidi="ar-SA"/>
      </w:rPr>
    </w:lvl>
    <w:lvl w:ilvl="2" w:tplc="C284D648">
      <w:numFmt w:val="bullet"/>
      <w:lvlText w:val="•"/>
      <w:lvlJc w:val="left"/>
      <w:pPr>
        <w:ind w:left="2536" w:hanging="567"/>
      </w:pPr>
      <w:rPr>
        <w:rFonts w:hint="default"/>
        <w:lang w:val="de-DE" w:eastAsia="en-US" w:bidi="ar-SA"/>
      </w:rPr>
    </w:lvl>
    <w:lvl w:ilvl="3" w:tplc="44246BAE">
      <w:numFmt w:val="bullet"/>
      <w:lvlText w:val="•"/>
      <w:lvlJc w:val="left"/>
      <w:pPr>
        <w:ind w:left="3454" w:hanging="567"/>
      </w:pPr>
      <w:rPr>
        <w:rFonts w:hint="default"/>
        <w:lang w:val="de-DE" w:eastAsia="en-US" w:bidi="ar-SA"/>
      </w:rPr>
    </w:lvl>
    <w:lvl w:ilvl="4" w:tplc="8590483A">
      <w:numFmt w:val="bullet"/>
      <w:lvlText w:val="•"/>
      <w:lvlJc w:val="left"/>
      <w:pPr>
        <w:ind w:left="4372" w:hanging="567"/>
      </w:pPr>
      <w:rPr>
        <w:rFonts w:hint="default"/>
        <w:lang w:val="de-DE" w:eastAsia="en-US" w:bidi="ar-SA"/>
      </w:rPr>
    </w:lvl>
    <w:lvl w:ilvl="5" w:tplc="6F082732">
      <w:numFmt w:val="bullet"/>
      <w:lvlText w:val="•"/>
      <w:lvlJc w:val="left"/>
      <w:pPr>
        <w:ind w:left="5290" w:hanging="567"/>
      </w:pPr>
      <w:rPr>
        <w:rFonts w:hint="default"/>
        <w:lang w:val="de-DE" w:eastAsia="en-US" w:bidi="ar-SA"/>
      </w:rPr>
    </w:lvl>
    <w:lvl w:ilvl="6" w:tplc="34BA490A">
      <w:numFmt w:val="bullet"/>
      <w:lvlText w:val="•"/>
      <w:lvlJc w:val="left"/>
      <w:pPr>
        <w:ind w:left="6208" w:hanging="567"/>
      </w:pPr>
      <w:rPr>
        <w:rFonts w:hint="default"/>
        <w:lang w:val="de-DE" w:eastAsia="en-US" w:bidi="ar-SA"/>
      </w:rPr>
    </w:lvl>
    <w:lvl w:ilvl="7" w:tplc="77509D3C">
      <w:numFmt w:val="bullet"/>
      <w:lvlText w:val="•"/>
      <w:lvlJc w:val="left"/>
      <w:pPr>
        <w:ind w:left="7126" w:hanging="567"/>
      </w:pPr>
      <w:rPr>
        <w:rFonts w:hint="default"/>
        <w:lang w:val="de-DE" w:eastAsia="en-US" w:bidi="ar-SA"/>
      </w:rPr>
    </w:lvl>
    <w:lvl w:ilvl="8" w:tplc="B4AA7758">
      <w:numFmt w:val="bullet"/>
      <w:lvlText w:val="•"/>
      <w:lvlJc w:val="left"/>
      <w:pPr>
        <w:ind w:left="8044" w:hanging="567"/>
      </w:pPr>
      <w:rPr>
        <w:rFonts w:hint="default"/>
        <w:lang w:val="de-DE" w:eastAsia="en-US" w:bidi="ar-SA"/>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C8745A3"/>
    <w:multiLevelType w:val="hybridMultilevel"/>
    <w:tmpl w:val="A73C2A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ED307E"/>
    <w:multiLevelType w:val="multilevel"/>
    <w:tmpl w:val="3ED86ED6"/>
    <w:lvl w:ilvl="0">
      <w:start w:val="1"/>
      <w:numFmt w:val="decimal"/>
      <w:lvlText w:val="%1"/>
      <w:lvlJc w:val="left"/>
      <w:pPr>
        <w:ind w:left="570" w:hanging="432"/>
      </w:pPr>
      <w:rPr>
        <w:rFonts w:ascii="Calibri" w:eastAsia="Calibri" w:hAnsi="Calibri" w:cs="Calibri" w:hint="default"/>
        <w:b/>
        <w:bCs/>
        <w:i w:val="0"/>
        <w:iCs w:val="0"/>
        <w:w w:val="99"/>
        <w:sz w:val="24"/>
        <w:szCs w:val="24"/>
        <w:lang w:val="de-DE" w:eastAsia="en-US" w:bidi="ar-SA"/>
      </w:rPr>
    </w:lvl>
    <w:lvl w:ilvl="1">
      <w:start w:val="1"/>
      <w:numFmt w:val="decimal"/>
      <w:lvlText w:val="%1.%2"/>
      <w:lvlJc w:val="left"/>
      <w:pPr>
        <w:ind w:left="570" w:hanging="433"/>
      </w:pPr>
      <w:rPr>
        <w:rFonts w:ascii="Calibri" w:eastAsia="Calibri" w:hAnsi="Calibri" w:cs="Calibri" w:hint="default"/>
        <w:b/>
        <w:bCs/>
        <w:i w:val="0"/>
        <w:iCs w:val="0"/>
        <w:w w:val="99"/>
        <w:sz w:val="24"/>
        <w:szCs w:val="24"/>
        <w:lang w:val="de-DE" w:eastAsia="en-US" w:bidi="ar-SA"/>
      </w:rPr>
    </w:lvl>
    <w:lvl w:ilvl="2">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3">
      <w:numFmt w:val="bullet"/>
      <w:lvlText w:val="•"/>
      <w:lvlJc w:val="left"/>
      <w:pPr>
        <w:ind w:left="2833" w:hanging="322"/>
      </w:pPr>
      <w:rPr>
        <w:rFonts w:hint="default"/>
        <w:lang w:val="de-DE" w:eastAsia="en-US" w:bidi="ar-SA"/>
      </w:rPr>
    </w:lvl>
    <w:lvl w:ilvl="4">
      <w:numFmt w:val="bullet"/>
      <w:lvlText w:val="•"/>
      <w:lvlJc w:val="left"/>
      <w:pPr>
        <w:ind w:left="3840" w:hanging="322"/>
      </w:pPr>
      <w:rPr>
        <w:rFonts w:hint="default"/>
        <w:lang w:val="de-DE" w:eastAsia="en-US" w:bidi="ar-SA"/>
      </w:rPr>
    </w:lvl>
    <w:lvl w:ilvl="5">
      <w:numFmt w:val="bullet"/>
      <w:lvlText w:val="•"/>
      <w:lvlJc w:val="left"/>
      <w:pPr>
        <w:ind w:left="4846" w:hanging="322"/>
      </w:pPr>
      <w:rPr>
        <w:rFonts w:hint="default"/>
        <w:lang w:val="de-DE" w:eastAsia="en-US" w:bidi="ar-SA"/>
      </w:rPr>
    </w:lvl>
    <w:lvl w:ilvl="6">
      <w:numFmt w:val="bullet"/>
      <w:lvlText w:val="•"/>
      <w:lvlJc w:val="left"/>
      <w:pPr>
        <w:ind w:left="5853" w:hanging="322"/>
      </w:pPr>
      <w:rPr>
        <w:rFonts w:hint="default"/>
        <w:lang w:val="de-DE" w:eastAsia="en-US" w:bidi="ar-SA"/>
      </w:rPr>
    </w:lvl>
    <w:lvl w:ilvl="7">
      <w:numFmt w:val="bullet"/>
      <w:lvlText w:val="•"/>
      <w:lvlJc w:val="left"/>
      <w:pPr>
        <w:ind w:left="6860" w:hanging="322"/>
      </w:pPr>
      <w:rPr>
        <w:rFonts w:hint="default"/>
        <w:lang w:val="de-DE" w:eastAsia="en-US" w:bidi="ar-SA"/>
      </w:rPr>
    </w:lvl>
    <w:lvl w:ilvl="8">
      <w:numFmt w:val="bullet"/>
      <w:lvlText w:val="•"/>
      <w:lvlJc w:val="left"/>
      <w:pPr>
        <w:ind w:left="7866" w:hanging="322"/>
      </w:pPr>
      <w:rPr>
        <w:rFonts w:hint="default"/>
        <w:lang w:val="de-DE" w:eastAsia="en-US" w:bidi="ar-SA"/>
      </w:rPr>
    </w:lvl>
  </w:abstractNum>
  <w:abstractNum w:abstractNumId="22" w15:restartNumberingAfterBreak="0">
    <w:nsid w:val="76781A76"/>
    <w:multiLevelType w:val="hybridMultilevel"/>
    <w:tmpl w:val="227EA5EE"/>
    <w:lvl w:ilvl="0" w:tplc="04070001">
      <w:start w:val="1"/>
      <w:numFmt w:val="bullet"/>
      <w:lvlText w:val=""/>
      <w:lvlJc w:val="left"/>
      <w:pPr>
        <w:ind w:left="36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6920D00"/>
    <w:multiLevelType w:val="hybridMultilevel"/>
    <w:tmpl w:val="B5FAD9A0"/>
    <w:lvl w:ilvl="0" w:tplc="6AAA75B6">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4AFAA954">
      <w:numFmt w:val="bullet"/>
      <w:lvlText w:val="•"/>
      <w:lvlJc w:val="left"/>
      <w:pPr>
        <w:ind w:left="1726" w:hanging="322"/>
      </w:pPr>
      <w:rPr>
        <w:rFonts w:hint="default"/>
        <w:lang w:val="de-DE" w:eastAsia="en-US" w:bidi="ar-SA"/>
      </w:rPr>
    </w:lvl>
    <w:lvl w:ilvl="2" w:tplc="A9780DCC">
      <w:numFmt w:val="bullet"/>
      <w:lvlText w:val="•"/>
      <w:lvlJc w:val="left"/>
      <w:pPr>
        <w:ind w:left="2632" w:hanging="322"/>
      </w:pPr>
      <w:rPr>
        <w:rFonts w:hint="default"/>
        <w:lang w:val="de-DE" w:eastAsia="en-US" w:bidi="ar-SA"/>
      </w:rPr>
    </w:lvl>
    <w:lvl w:ilvl="3" w:tplc="AC8280F6">
      <w:numFmt w:val="bullet"/>
      <w:lvlText w:val="•"/>
      <w:lvlJc w:val="left"/>
      <w:pPr>
        <w:ind w:left="3538" w:hanging="322"/>
      </w:pPr>
      <w:rPr>
        <w:rFonts w:hint="default"/>
        <w:lang w:val="de-DE" w:eastAsia="en-US" w:bidi="ar-SA"/>
      </w:rPr>
    </w:lvl>
    <w:lvl w:ilvl="4" w:tplc="EAF20B1A">
      <w:numFmt w:val="bullet"/>
      <w:lvlText w:val="•"/>
      <w:lvlJc w:val="left"/>
      <w:pPr>
        <w:ind w:left="4444" w:hanging="322"/>
      </w:pPr>
      <w:rPr>
        <w:rFonts w:hint="default"/>
        <w:lang w:val="de-DE" w:eastAsia="en-US" w:bidi="ar-SA"/>
      </w:rPr>
    </w:lvl>
    <w:lvl w:ilvl="5" w:tplc="1E587FBC">
      <w:numFmt w:val="bullet"/>
      <w:lvlText w:val="•"/>
      <w:lvlJc w:val="left"/>
      <w:pPr>
        <w:ind w:left="5350" w:hanging="322"/>
      </w:pPr>
      <w:rPr>
        <w:rFonts w:hint="default"/>
        <w:lang w:val="de-DE" w:eastAsia="en-US" w:bidi="ar-SA"/>
      </w:rPr>
    </w:lvl>
    <w:lvl w:ilvl="6" w:tplc="C7E64434">
      <w:numFmt w:val="bullet"/>
      <w:lvlText w:val="•"/>
      <w:lvlJc w:val="left"/>
      <w:pPr>
        <w:ind w:left="6256" w:hanging="322"/>
      </w:pPr>
      <w:rPr>
        <w:rFonts w:hint="default"/>
        <w:lang w:val="de-DE" w:eastAsia="en-US" w:bidi="ar-SA"/>
      </w:rPr>
    </w:lvl>
    <w:lvl w:ilvl="7" w:tplc="1436C908">
      <w:numFmt w:val="bullet"/>
      <w:lvlText w:val="•"/>
      <w:lvlJc w:val="left"/>
      <w:pPr>
        <w:ind w:left="7162" w:hanging="322"/>
      </w:pPr>
      <w:rPr>
        <w:rFonts w:hint="default"/>
        <w:lang w:val="de-DE" w:eastAsia="en-US" w:bidi="ar-SA"/>
      </w:rPr>
    </w:lvl>
    <w:lvl w:ilvl="8" w:tplc="EF78539C">
      <w:numFmt w:val="bullet"/>
      <w:lvlText w:val="•"/>
      <w:lvlJc w:val="left"/>
      <w:pPr>
        <w:ind w:left="8068" w:hanging="322"/>
      </w:pPr>
      <w:rPr>
        <w:rFonts w:hint="default"/>
        <w:lang w:val="de-DE" w:eastAsia="en-US" w:bidi="ar-SA"/>
      </w:rPr>
    </w:lvl>
  </w:abstractNum>
  <w:num w:numId="1" w16cid:durableId="1386950572">
    <w:abstractNumId w:val="15"/>
  </w:num>
  <w:num w:numId="2" w16cid:durableId="618487343">
    <w:abstractNumId w:val="18"/>
  </w:num>
  <w:num w:numId="3" w16cid:durableId="602954070">
    <w:abstractNumId w:val="10"/>
  </w:num>
  <w:num w:numId="4" w16cid:durableId="1523394037">
    <w:abstractNumId w:val="8"/>
  </w:num>
  <w:num w:numId="5" w16cid:durableId="700588163">
    <w:abstractNumId w:val="9"/>
  </w:num>
  <w:num w:numId="6" w16cid:durableId="677538010">
    <w:abstractNumId w:val="20"/>
  </w:num>
  <w:num w:numId="7" w16cid:durableId="265693081">
    <w:abstractNumId w:val="11"/>
  </w:num>
  <w:num w:numId="8" w16cid:durableId="1284384982">
    <w:abstractNumId w:val="7"/>
  </w:num>
  <w:num w:numId="9" w16cid:durableId="1763139652">
    <w:abstractNumId w:val="4"/>
  </w:num>
  <w:num w:numId="10" w16cid:durableId="1771583108">
    <w:abstractNumId w:val="3"/>
  </w:num>
  <w:num w:numId="11" w16cid:durableId="389038171">
    <w:abstractNumId w:val="2"/>
  </w:num>
  <w:num w:numId="12" w16cid:durableId="1849827039">
    <w:abstractNumId w:val="1"/>
  </w:num>
  <w:num w:numId="13" w16cid:durableId="1492672981">
    <w:abstractNumId w:val="0"/>
  </w:num>
  <w:num w:numId="14" w16cid:durableId="715352654">
    <w:abstractNumId w:val="13"/>
  </w:num>
  <w:num w:numId="15" w16cid:durableId="70545821">
    <w:abstractNumId w:val="14"/>
  </w:num>
  <w:num w:numId="16" w16cid:durableId="1843351176">
    <w:abstractNumId w:val="17"/>
  </w:num>
  <w:num w:numId="17" w16cid:durableId="1327589835">
    <w:abstractNumId w:val="14"/>
  </w:num>
  <w:num w:numId="18" w16cid:durableId="1771899486">
    <w:abstractNumId w:val="12"/>
  </w:num>
  <w:num w:numId="19" w16cid:durableId="651451311">
    <w:abstractNumId w:val="21"/>
  </w:num>
  <w:num w:numId="20" w16cid:durableId="1786266118">
    <w:abstractNumId w:val="6"/>
  </w:num>
  <w:num w:numId="21" w16cid:durableId="1341470700">
    <w:abstractNumId w:val="8"/>
  </w:num>
  <w:num w:numId="22" w16cid:durableId="582179947">
    <w:abstractNumId w:val="9"/>
  </w:num>
  <w:num w:numId="23" w16cid:durableId="247008471">
    <w:abstractNumId w:val="9"/>
  </w:num>
  <w:num w:numId="24" w16cid:durableId="2114276070">
    <w:abstractNumId w:val="8"/>
  </w:num>
  <w:num w:numId="25" w16cid:durableId="1742950327">
    <w:abstractNumId w:val="23"/>
  </w:num>
  <w:num w:numId="26" w16cid:durableId="1753382359">
    <w:abstractNumId w:val="8"/>
  </w:num>
  <w:num w:numId="27" w16cid:durableId="1905987389">
    <w:abstractNumId w:val="8"/>
  </w:num>
  <w:num w:numId="28" w16cid:durableId="90854329">
    <w:abstractNumId w:val="8"/>
  </w:num>
  <w:num w:numId="29" w16cid:durableId="1634216118">
    <w:abstractNumId w:val="8"/>
  </w:num>
  <w:num w:numId="30" w16cid:durableId="433282361">
    <w:abstractNumId w:val="16"/>
  </w:num>
  <w:num w:numId="31" w16cid:durableId="2135515523">
    <w:abstractNumId w:val="22"/>
  </w:num>
  <w:num w:numId="32" w16cid:durableId="457408358">
    <w:abstractNumId w:val="5"/>
  </w:num>
  <w:num w:numId="33" w16cid:durableId="1456295121">
    <w:abstractNumId w:val="14"/>
  </w:num>
  <w:num w:numId="34" w16cid:durableId="320545249">
    <w:abstractNumId w:val="19"/>
  </w:num>
  <w:num w:numId="35" w16cid:durableId="656542772">
    <w:abstractNumId w:val="8"/>
  </w:num>
  <w:num w:numId="36" w16cid:durableId="198981687">
    <w:abstractNumId w:val="8"/>
  </w:num>
  <w:num w:numId="37" w16cid:durableId="1365208520">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nke, Simon">
    <w15:presenceInfo w15:providerId="AD" w15:userId="S::simon.hunke@schleupen-ag.de::88266879-0ccb-4d5a-8e30-a5c91deebf00"/>
  </w15:person>
  <w15:person w15:author="Scholtyschik, Gregor">
    <w15:presenceInfo w15:providerId="AD" w15:userId="S::gregor.scholtyschik@schleupen-ag.de::6ee37fc2-9658-488c-83f4-ae9e97bb01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D8"/>
    <w:rsid w:val="00000E5E"/>
    <w:rsid w:val="0000181C"/>
    <w:rsid w:val="00001C9B"/>
    <w:rsid w:val="00001CAE"/>
    <w:rsid w:val="00001D62"/>
    <w:rsid w:val="00001DF6"/>
    <w:rsid w:val="00002036"/>
    <w:rsid w:val="0000375C"/>
    <w:rsid w:val="00003BC2"/>
    <w:rsid w:val="0000402F"/>
    <w:rsid w:val="00004AD2"/>
    <w:rsid w:val="000061A4"/>
    <w:rsid w:val="00006C1E"/>
    <w:rsid w:val="000101DD"/>
    <w:rsid w:val="000103E4"/>
    <w:rsid w:val="0001138A"/>
    <w:rsid w:val="000120EE"/>
    <w:rsid w:val="000129FC"/>
    <w:rsid w:val="00012F55"/>
    <w:rsid w:val="0002193E"/>
    <w:rsid w:val="00021B8E"/>
    <w:rsid w:val="00022BD5"/>
    <w:rsid w:val="00023E6D"/>
    <w:rsid w:val="00024DD6"/>
    <w:rsid w:val="00025B0A"/>
    <w:rsid w:val="00027D97"/>
    <w:rsid w:val="00030009"/>
    <w:rsid w:val="00031DE9"/>
    <w:rsid w:val="00034501"/>
    <w:rsid w:val="000350E0"/>
    <w:rsid w:val="0003624A"/>
    <w:rsid w:val="00037A22"/>
    <w:rsid w:val="00040B69"/>
    <w:rsid w:val="00041494"/>
    <w:rsid w:val="00042C1A"/>
    <w:rsid w:val="000434A0"/>
    <w:rsid w:val="0004380B"/>
    <w:rsid w:val="000438A7"/>
    <w:rsid w:val="00050911"/>
    <w:rsid w:val="00051847"/>
    <w:rsid w:val="0005206A"/>
    <w:rsid w:val="00052ACA"/>
    <w:rsid w:val="00053138"/>
    <w:rsid w:val="00056634"/>
    <w:rsid w:val="00056D85"/>
    <w:rsid w:val="00056D9B"/>
    <w:rsid w:val="00057D04"/>
    <w:rsid w:val="0006115D"/>
    <w:rsid w:val="0006172A"/>
    <w:rsid w:val="000622CF"/>
    <w:rsid w:val="00062930"/>
    <w:rsid w:val="000633B1"/>
    <w:rsid w:val="00067334"/>
    <w:rsid w:val="00067EBE"/>
    <w:rsid w:val="00070C3E"/>
    <w:rsid w:val="0007221A"/>
    <w:rsid w:val="000724A8"/>
    <w:rsid w:val="000737D5"/>
    <w:rsid w:val="00075534"/>
    <w:rsid w:val="00075B4F"/>
    <w:rsid w:val="00076047"/>
    <w:rsid w:val="0007685B"/>
    <w:rsid w:val="00077584"/>
    <w:rsid w:val="00081470"/>
    <w:rsid w:val="00084B63"/>
    <w:rsid w:val="00084DE5"/>
    <w:rsid w:val="00084E02"/>
    <w:rsid w:val="000854DC"/>
    <w:rsid w:val="00085D53"/>
    <w:rsid w:val="0008627B"/>
    <w:rsid w:val="00087B44"/>
    <w:rsid w:val="00087E55"/>
    <w:rsid w:val="00092463"/>
    <w:rsid w:val="00092787"/>
    <w:rsid w:val="00094A15"/>
    <w:rsid w:val="00095406"/>
    <w:rsid w:val="00095FAA"/>
    <w:rsid w:val="000960F8"/>
    <w:rsid w:val="00097C87"/>
    <w:rsid w:val="00097E73"/>
    <w:rsid w:val="000A32DA"/>
    <w:rsid w:val="000A370D"/>
    <w:rsid w:val="000A7894"/>
    <w:rsid w:val="000B01E4"/>
    <w:rsid w:val="000B6187"/>
    <w:rsid w:val="000B656E"/>
    <w:rsid w:val="000C1525"/>
    <w:rsid w:val="000C45CE"/>
    <w:rsid w:val="000C526A"/>
    <w:rsid w:val="000C6174"/>
    <w:rsid w:val="000C6F55"/>
    <w:rsid w:val="000D07D1"/>
    <w:rsid w:val="000D08AE"/>
    <w:rsid w:val="000D1B02"/>
    <w:rsid w:val="000D33BE"/>
    <w:rsid w:val="000D55C8"/>
    <w:rsid w:val="000D5937"/>
    <w:rsid w:val="000D7A05"/>
    <w:rsid w:val="000D7C16"/>
    <w:rsid w:val="000E0D90"/>
    <w:rsid w:val="000E0EA4"/>
    <w:rsid w:val="000E1EB0"/>
    <w:rsid w:val="000E2070"/>
    <w:rsid w:val="000E3C16"/>
    <w:rsid w:val="000E472D"/>
    <w:rsid w:val="000E5706"/>
    <w:rsid w:val="000E5BE5"/>
    <w:rsid w:val="000E5DCA"/>
    <w:rsid w:val="000E6909"/>
    <w:rsid w:val="000E79BA"/>
    <w:rsid w:val="000F0AC2"/>
    <w:rsid w:val="000F2B9A"/>
    <w:rsid w:val="000F4C53"/>
    <w:rsid w:val="000F6119"/>
    <w:rsid w:val="000F638E"/>
    <w:rsid w:val="000F76ED"/>
    <w:rsid w:val="0010135B"/>
    <w:rsid w:val="001013D4"/>
    <w:rsid w:val="00101813"/>
    <w:rsid w:val="00102051"/>
    <w:rsid w:val="00102745"/>
    <w:rsid w:val="001028CF"/>
    <w:rsid w:val="00104648"/>
    <w:rsid w:val="001053A5"/>
    <w:rsid w:val="00107459"/>
    <w:rsid w:val="00107B9D"/>
    <w:rsid w:val="00110BAA"/>
    <w:rsid w:val="00110C47"/>
    <w:rsid w:val="00113C1B"/>
    <w:rsid w:val="00113C45"/>
    <w:rsid w:val="00114411"/>
    <w:rsid w:val="001158D2"/>
    <w:rsid w:val="00121D46"/>
    <w:rsid w:val="00123298"/>
    <w:rsid w:val="00123B67"/>
    <w:rsid w:val="001248F1"/>
    <w:rsid w:val="001262F9"/>
    <w:rsid w:val="0013552D"/>
    <w:rsid w:val="00141029"/>
    <w:rsid w:val="00142DC2"/>
    <w:rsid w:val="001434DE"/>
    <w:rsid w:val="00143548"/>
    <w:rsid w:val="00145F10"/>
    <w:rsid w:val="001461DA"/>
    <w:rsid w:val="001467BC"/>
    <w:rsid w:val="00147260"/>
    <w:rsid w:val="00154693"/>
    <w:rsid w:val="00154850"/>
    <w:rsid w:val="0015493F"/>
    <w:rsid w:val="001550E5"/>
    <w:rsid w:val="00155320"/>
    <w:rsid w:val="001563F5"/>
    <w:rsid w:val="00156A27"/>
    <w:rsid w:val="001576EF"/>
    <w:rsid w:val="00157A5C"/>
    <w:rsid w:val="001602E4"/>
    <w:rsid w:val="001612BD"/>
    <w:rsid w:val="001620E9"/>
    <w:rsid w:val="00162257"/>
    <w:rsid w:val="00167886"/>
    <w:rsid w:val="00167D9A"/>
    <w:rsid w:val="00170204"/>
    <w:rsid w:val="0017047A"/>
    <w:rsid w:val="00173479"/>
    <w:rsid w:val="00173D36"/>
    <w:rsid w:val="00174894"/>
    <w:rsid w:val="00180C65"/>
    <w:rsid w:val="00183695"/>
    <w:rsid w:val="00184650"/>
    <w:rsid w:val="00185216"/>
    <w:rsid w:val="001868A0"/>
    <w:rsid w:val="001909DF"/>
    <w:rsid w:val="0019172A"/>
    <w:rsid w:val="00191891"/>
    <w:rsid w:val="00191950"/>
    <w:rsid w:val="001934C5"/>
    <w:rsid w:val="0019638E"/>
    <w:rsid w:val="001A0F15"/>
    <w:rsid w:val="001A194F"/>
    <w:rsid w:val="001A3360"/>
    <w:rsid w:val="001A401D"/>
    <w:rsid w:val="001A4655"/>
    <w:rsid w:val="001A6806"/>
    <w:rsid w:val="001A6F55"/>
    <w:rsid w:val="001B3401"/>
    <w:rsid w:val="001B3C7A"/>
    <w:rsid w:val="001B717E"/>
    <w:rsid w:val="001B790D"/>
    <w:rsid w:val="001C1240"/>
    <w:rsid w:val="001C3E26"/>
    <w:rsid w:val="001C4ACB"/>
    <w:rsid w:val="001C5122"/>
    <w:rsid w:val="001D197A"/>
    <w:rsid w:val="001D2EE9"/>
    <w:rsid w:val="001D330E"/>
    <w:rsid w:val="001D3BAA"/>
    <w:rsid w:val="001E1446"/>
    <w:rsid w:val="001E2C07"/>
    <w:rsid w:val="001E3177"/>
    <w:rsid w:val="001E4CBA"/>
    <w:rsid w:val="001E5195"/>
    <w:rsid w:val="001E5A52"/>
    <w:rsid w:val="001E645B"/>
    <w:rsid w:val="001E66A4"/>
    <w:rsid w:val="001E7688"/>
    <w:rsid w:val="001E793C"/>
    <w:rsid w:val="001F0350"/>
    <w:rsid w:val="001F058B"/>
    <w:rsid w:val="001F05D9"/>
    <w:rsid w:val="001F0649"/>
    <w:rsid w:val="001F291F"/>
    <w:rsid w:val="001F43AE"/>
    <w:rsid w:val="001F59D6"/>
    <w:rsid w:val="001F7111"/>
    <w:rsid w:val="002031A9"/>
    <w:rsid w:val="00203367"/>
    <w:rsid w:val="0020566B"/>
    <w:rsid w:val="00206683"/>
    <w:rsid w:val="0021164B"/>
    <w:rsid w:val="002127C0"/>
    <w:rsid w:val="00216967"/>
    <w:rsid w:val="002175CA"/>
    <w:rsid w:val="00217841"/>
    <w:rsid w:val="00217E2D"/>
    <w:rsid w:val="002222C3"/>
    <w:rsid w:val="002231B0"/>
    <w:rsid w:val="0022464F"/>
    <w:rsid w:val="00224B2D"/>
    <w:rsid w:val="002258A9"/>
    <w:rsid w:val="00226243"/>
    <w:rsid w:val="0023025B"/>
    <w:rsid w:val="0023305E"/>
    <w:rsid w:val="0023380F"/>
    <w:rsid w:val="002344FC"/>
    <w:rsid w:val="00235251"/>
    <w:rsid w:val="00235A63"/>
    <w:rsid w:val="00235EF0"/>
    <w:rsid w:val="00236E44"/>
    <w:rsid w:val="00237017"/>
    <w:rsid w:val="00243241"/>
    <w:rsid w:val="00244B70"/>
    <w:rsid w:val="00246474"/>
    <w:rsid w:val="00246E43"/>
    <w:rsid w:val="00250437"/>
    <w:rsid w:val="0025056C"/>
    <w:rsid w:val="00251610"/>
    <w:rsid w:val="00254466"/>
    <w:rsid w:val="0025482A"/>
    <w:rsid w:val="002554B9"/>
    <w:rsid w:val="0025585C"/>
    <w:rsid w:val="00255B24"/>
    <w:rsid w:val="00256A32"/>
    <w:rsid w:val="00257C35"/>
    <w:rsid w:val="0026082A"/>
    <w:rsid w:val="002612A3"/>
    <w:rsid w:val="00263067"/>
    <w:rsid w:val="00264D95"/>
    <w:rsid w:val="00265E56"/>
    <w:rsid w:val="0026699D"/>
    <w:rsid w:val="0026709A"/>
    <w:rsid w:val="0027163C"/>
    <w:rsid w:val="00275658"/>
    <w:rsid w:val="00276129"/>
    <w:rsid w:val="002763D3"/>
    <w:rsid w:val="0028347F"/>
    <w:rsid w:val="0028354D"/>
    <w:rsid w:val="00283579"/>
    <w:rsid w:val="00283E7B"/>
    <w:rsid w:val="00285267"/>
    <w:rsid w:val="002858CE"/>
    <w:rsid w:val="002861A4"/>
    <w:rsid w:val="00287CB3"/>
    <w:rsid w:val="00290203"/>
    <w:rsid w:val="00290BE3"/>
    <w:rsid w:val="00290D0D"/>
    <w:rsid w:val="00291293"/>
    <w:rsid w:val="00292331"/>
    <w:rsid w:val="002928D9"/>
    <w:rsid w:val="002934E4"/>
    <w:rsid w:val="00293500"/>
    <w:rsid w:val="00293773"/>
    <w:rsid w:val="0029462C"/>
    <w:rsid w:val="00294BC0"/>
    <w:rsid w:val="00295960"/>
    <w:rsid w:val="00295F13"/>
    <w:rsid w:val="002A2433"/>
    <w:rsid w:val="002A2B04"/>
    <w:rsid w:val="002A410C"/>
    <w:rsid w:val="002A47D9"/>
    <w:rsid w:val="002A70E7"/>
    <w:rsid w:val="002A7854"/>
    <w:rsid w:val="002B1AF4"/>
    <w:rsid w:val="002B3F98"/>
    <w:rsid w:val="002B46A7"/>
    <w:rsid w:val="002C02E5"/>
    <w:rsid w:val="002C12A2"/>
    <w:rsid w:val="002C323F"/>
    <w:rsid w:val="002C3845"/>
    <w:rsid w:val="002C3A54"/>
    <w:rsid w:val="002C3CF7"/>
    <w:rsid w:val="002C4822"/>
    <w:rsid w:val="002C573D"/>
    <w:rsid w:val="002C5B7A"/>
    <w:rsid w:val="002C75C7"/>
    <w:rsid w:val="002C7854"/>
    <w:rsid w:val="002D0557"/>
    <w:rsid w:val="002D0EB0"/>
    <w:rsid w:val="002D4555"/>
    <w:rsid w:val="002D5275"/>
    <w:rsid w:val="002D5AF3"/>
    <w:rsid w:val="002D726F"/>
    <w:rsid w:val="002D778E"/>
    <w:rsid w:val="002E191B"/>
    <w:rsid w:val="002E3759"/>
    <w:rsid w:val="002E4684"/>
    <w:rsid w:val="002E52A8"/>
    <w:rsid w:val="002E60B4"/>
    <w:rsid w:val="002F0A77"/>
    <w:rsid w:val="002F0F24"/>
    <w:rsid w:val="002F1EFA"/>
    <w:rsid w:val="002F3461"/>
    <w:rsid w:val="002F37C8"/>
    <w:rsid w:val="002F49D9"/>
    <w:rsid w:val="002F4EA0"/>
    <w:rsid w:val="002F609D"/>
    <w:rsid w:val="002F6546"/>
    <w:rsid w:val="002F65F0"/>
    <w:rsid w:val="002F6926"/>
    <w:rsid w:val="002F6A5A"/>
    <w:rsid w:val="002F7152"/>
    <w:rsid w:val="002F7300"/>
    <w:rsid w:val="002F79F6"/>
    <w:rsid w:val="00302982"/>
    <w:rsid w:val="0030327E"/>
    <w:rsid w:val="003037D3"/>
    <w:rsid w:val="00303E61"/>
    <w:rsid w:val="00304171"/>
    <w:rsid w:val="00304277"/>
    <w:rsid w:val="00313D38"/>
    <w:rsid w:val="00315D0E"/>
    <w:rsid w:val="0031608B"/>
    <w:rsid w:val="0031644C"/>
    <w:rsid w:val="003172D9"/>
    <w:rsid w:val="00317427"/>
    <w:rsid w:val="003215AA"/>
    <w:rsid w:val="003224A2"/>
    <w:rsid w:val="0032526F"/>
    <w:rsid w:val="00325CBE"/>
    <w:rsid w:val="00325DB5"/>
    <w:rsid w:val="00326771"/>
    <w:rsid w:val="0033180C"/>
    <w:rsid w:val="00332E2B"/>
    <w:rsid w:val="00335EE6"/>
    <w:rsid w:val="0034091D"/>
    <w:rsid w:val="0034171F"/>
    <w:rsid w:val="00342DA6"/>
    <w:rsid w:val="0034345A"/>
    <w:rsid w:val="00343A9C"/>
    <w:rsid w:val="003445B5"/>
    <w:rsid w:val="003457DA"/>
    <w:rsid w:val="00346377"/>
    <w:rsid w:val="00346DC7"/>
    <w:rsid w:val="00347712"/>
    <w:rsid w:val="00347C34"/>
    <w:rsid w:val="003519A4"/>
    <w:rsid w:val="0035446B"/>
    <w:rsid w:val="0035614E"/>
    <w:rsid w:val="00356815"/>
    <w:rsid w:val="00357A18"/>
    <w:rsid w:val="00360776"/>
    <w:rsid w:val="00363B34"/>
    <w:rsid w:val="00363BA7"/>
    <w:rsid w:val="0036690B"/>
    <w:rsid w:val="00370936"/>
    <w:rsid w:val="003725A4"/>
    <w:rsid w:val="00372E73"/>
    <w:rsid w:val="00373095"/>
    <w:rsid w:val="00374AA8"/>
    <w:rsid w:val="00374F8E"/>
    <w:rsid w:val="003777D5"/>
    <w:rsid w:val="00381483"/>
    <w:rsid w:val="00381ADE"/>
    <w:rsid w:val="00382C34"/>
    <w:rsid w:val="00383693"/>
    <w:rsid w:val="00384139"/>
    <w:rsid w:val="0038482B"/>
    <w:rsid w:val="00385744"/>
    <w:rsid w:val="00386F7D"/>
    <w:rsid w:val="00387E5E"/>
    <w:rsid w:val="00387FE1"/>
    <w:rsid w:val="00390FF0"/>
    <w:rsid w:val="00391054"/>
    <w:rsid w:val="003917E5"/>
    <w:rsid w:val="00393514"/>
    <w:rsid w:val="00393EA7"/>
    <w:rsid w:val="00394ACD"/>
    <w:rsid w:val="00395283"/>
    <w:rsid w:val="00395FAF"/>
    <w:rsid w:val="003979AF"/>
    <w:rsid w:val="00397D00"/>
    <w:rsid w:val="003A03D8"/>
    <w:rsid w:val="003A2D7E"/>
    <w:rsid w:val="003A4145"/>
    <w:rsid w:val="003A47E0"/>
    <w:rsid w:val="003A5425"/>
    <w:rsid w:val="003A57E1"/>
    <w:rsid w:val="003A5F88"/>
    <w:rsid w:val="003A648F"/>
    <w:rsid w:val="003B0A13"/>
    <w:rsid w:val="003B10E3"/>
    <w:rsid w:val="003B2039"/>
    <w:rsid w:val="003B2CBE"/>
    <w:rsid w:val="003B489B"/>
    <w:rsid w:val="003B4C29"/>
    <w:rsid w:val="003B5000"/>
    <w:rsid w:val="003C11D0"/>
    <w:rsid w:val="003C16C9"/>
    <w:rsid w:val="003C4B0E"/>
    <w:rsid w:val="003C5081"/>
    <w:rsid w:val="003C51EF"/>
    <w:rsid w:val="003C70C3"/>
    <w:rsid w:val="003C73C0"/>
    <w:rsid w:val="003D0B90"/>
    <w:rsid w:val="003D3F39"/>
    <w:rsid w:val="003D58CD"/>
    <w:rsid w:val="003D7ED3"/>
    <w:rsid w:val="003D7FBB"/>
    <w:rsid w:val="003E1205"/>
    <w:rsid w:val="003E1361"/>
    <w:rsid w:val="003E1ECC"/>
    <w:rsid w:val="003E2417"/>
    <w:rsid w:val="003E378F"/>
    <w:rsid w:val="003E43E7"/>
    <w:rsid w:val="003E4C85"/>
    <w:rsid w:val="003E5AA6"/>
    <w:rsid w:val="003E5ADF"/>
    <w:rsid w:val="003E6915"/>
    <w:rsid w:val="003E7509"/>
    <w:rsid w:val="003E7EDE"/>
    <w:rsid w:val="003F03D9"/>
    <w:rsid w:val="003F0A2F"/>
    <w:rsid w:val="003F3A0C"/>
    <w:rsid w:val="003F3DBD"/>
    <w:rsid w:val="003F417A"/>
    <w:rsid w:val="003F6BED"/>
    <w:rsid w:val="003F6E26"/>
    <w:rsid w:val="0040247F"/>
    <w:rsid w:val="00403AF5"/>
    <w:rsid w:val="0040517C"/>
    <w:rsid w:val="0041092A"/>
    <w:rsid w:val="00412686"/>
    <w:rsid w:val="00415DD1"/>
    <w:rsid w:val="00416623"/>
    <w:rsid w:val="00417B37"/>
    <w:rsid w:val="00417DCF"/>
    <w:rsid w:val="004208CA"/>
    <w:rsid w:val="0042282B"/>
    <w:rsid w:val="00422AA8"/>
    <w:rsid w:val="00422CDF"/>
    <w:rsid w:val="0042606F"/>
    <w:rsid w:val="00426277"/>
    <w:rsid w:val="004266A3"/>
    <w:rsid w:val="00426C8F"/>
    <w:rsid w:val="00426E53"/>
    <w:rsid w:val="00427335"/>
    <w:rsid w:val="00433401"/>
    <w:rsid w:val="004340B5"/>
    <w:rsid w:val="00434AE7"/>
    <w:rsid w:val="004403E1"/>
    <w:rsid w:val="00441492"/>
    <w:rsid w:val="00441A3A"/>
    <w:rsid w:val="004424B2"/>
    <w:rsid w:val="0044267E"/>
    <w:rsid w:val="00442C4E"/>
    <w:rsid w:val="004431A5"/>
    <w:rsid w:val="00444F1C"/>
    <w:rsid w:val="004452AC"/>
    <w:rsid w:val="004456C8"/>
    <w:rsid w:val="00445BC6"/>
    <w:rsid w:val="004467D9"/>
    <w:rsid w:val="00447AAC"/>
    <w:rsid w:val="00450C8E"/>
    <w:rsid w:val="00451102"/>
    <w:rsid w:val="004522EE"/>
    <w:rsid w:val="004533AC"/>
    <w:rsid w:val="004533D5"/>
    <w:rsid w:val="00453C3A"/>
    <w:rsid w:val="00456226"/>
    <w:rsid w:val="00456CD7"/>
    <w:rsid w:val="00460AE6"/>
    <w:rsid w:val="004610E2"/>
    <w:rsid w:val="00461EAE"/>
    <w:rsid w:val="00462117"/>
    <w:rsid w:val="00462B4B"/>
    <w:rsid w:val="00466765"/>
    <w:rsid w:val="00470098"/>
    <w:rsid w:val="0047124E"/>
    <w:rsid w:val="00472879"/>
    <w:rsid w:val="004752F5"/>
    <w:rsid w:val="00481563"/>
    <w:rsid w:val="00481F1F"/>
    <w:rsid w:val="00483A89"/>
    <w:rsid w:val="00484808"/>
    <w:rsid w:val="0048496B"/>
    <w:rsid w:val="00486703"/>
    <w:rsid w:val="00486969"/>
    <w:rsid w:val="00487FE8"/>
    <w:rsid w:val="004903D3"/>
    <w:rsid w:val="00490752"/>
    <w:rsid w:val="00490B37"/>
    <w:rsid w:val="00492952"/>
    <w:rsid w:val="00497ACE"/>
    <w:rsid w:val="004A1614"/>
    <w:rsid w:val="004A1975"/>
    <w:rsid w:val="004A257E"/>
    <w:rsid w:val="004A2772"/>
    <w:rsid w:val="004A439E"/>
    <w:rsid w:val="004A710B"/>
    <w:rsid w:val="004B0968"/>
    <w:rsid w:val="004B229C"/>
    <w:rsid w:val="004B2883"/>
    <w:rsid w:val="004B32D3"/>
    <w:rsid w:val="004B3463"/>
    <w:rsid w:val="004B51D8"/>
    <w:rsid w:val="004B6275"/>
    <w:rsid w:val="004B6F52"/>
    <w:rsid w:val="004B6F80"/>
    <w:rsid w:val="004B7020"/>
    <w:rsid w:val="004B7A51"/>
    <w:rsid w:val="004C0062"/>
    <w:rsid w:val="004C03CB"/>
    <w:rsid w:val="004C1162"/>
    <w:rsid w:val="004C4A28"/>
    <w:rsid w:val="004C541D"/>
    <w:rsid w:val="004C5A59"/>
    <w:rsid w:val="004C5DEC"/>
    <w:rsid w:val="004D2944"/>
    <w:rsid w:val="004D4BF7"/>
    <w:rsid w:val="004D5BB3"/>
    <w:rsid w:val="004D6495"/>
    <w:rsid w:val="004D6F51"/>
    <w:rsid w:val="004D7185"/>
    <w:rsid w:val="004E1161"/>
    <w:rsid w:val="004E1FCE"/>
    <w:rsid w:val="004E2A14"/>
    <w:rsid w:val="004E2E91"/>
    <w:rsid w:val="004E2FA6"/>
    <w:rsid w:val="004E3942"/>
    <w:rsid w:val="004E4492"/>
    <w:rsid w:val="004E49F3"/>
    <w:rsid w:val="004E5075"/>
    <w:rsid w:val="004E6679"/>
    <w:rsid w:val="004E69AE"/>
    <w:rsid w:val="004E6A7C"/>
    <w:rsid w:val="004F0B42"/>
    <w:rsid w:val="004F0F0C"/>
    <w:rsid w:val="004F1B96"/>
    <w:rsid w:val="004F25ED"/>
    <w:rsid w:val="004F5714"/>
    <w:rsid w:val="004F7303"/>
    <w:rsid w:val="00501E1F"/>
    <w:rsid w:val="00503520"/>
    <w:rsid w:val="00503728"/>
    <w:rsid w:val="00503A55"/>
    <w:rsid w:val="00504FB1"/>
    <w:rsid w:val="0050695A"/>
    <w:rsid w:val="00510123"/>
    <w:rsid w:val="005104C5"/>
    <w:rsid w:val="005104D5"/>
    <w:rsid w:val="005128C9"/>
    <w:rsid w:val="0051298B"/>
    <w:rsid w:val="00515374"/>
    <w:rsid w:val="005206A7"/>
    <w:rsid w:val="005235B9"/>
    <w:rsid w:val="005272AE"/>
    <w:rsid w:val="0052747B"/>
    <w:rsid w:val="0052783A"/>
    <w:rsid w:val="00530095"/>
    <w:rsid w:val="00531998"/>
    <w:rsid w:val="005320DC"/>
    <w:rsid w:val="00534816"/>
    <w:rsid w:val="00535BFD"/>
    <w:rsid w:val="0053638B"/>
    <w:rsid w:val="0054115F"/>
    <w:rsid w:val="0054156D"/>
    <w:rsid w:val="005415E3"/>
    <w:rsid w:val="00541B26"/>
    <w:rsid w:val="00541B3C"/>
    <w:rsid w:val="00541CE2"/>
    <w:rsid w:val="00542704"/>
    <w:rsid w:val="00542C93"/>
    <w:rsid w:val="0054637E"/>
    <w:rsid w:val="0055153E"/>
    <w:rsid w:val="00551E1F"/>
    <w:rsid w:val="00553B48"/>
    <w:rsid w:val="00554C88"/>
    <w:rsid w:val="00555845"/>
    <w:rsid w:val="00555F10"/>
    <w:rsid w:val="00556223"/>
    <w:rsid w:val="00556B60"/>
    <w:rsid w:val="00557300"/>
    <w:rsid w:val="00557F53"/>
    <w:rsid w:val="0056302E"/>
    <w:rsid w:val="00563D75"/>
    <w:rsid w:val="00563E5D"/>
    <w:rsid w:val="005645EF"/>
    <w:rsid w:val="00565D7B"/>
    <w:rsid w:val="00566072"/>
    <w:rsid w:val="0056689B"/>
    <w:rsid w:val="00567C1F"/>
    <w:rsid w:val="005711A3"/>
    <w:rsid w:val="005715E7"/>
    <w:rsid w:val="0057406F"/>
    <w:rsid w:val="00575F25"/>
    <w:rsid w:val="00575FBA"/>
    <w:rsid w:val="005763A8"/>
    <w:rsid w:val="0057659C"/>
    <w:rsid w:val="0057756F"/>
    <w:rsid w:val="0058012A"/>
    <w:rsid w:val="00581CD4"/>
    <w:rsid w:val="005828CD"/>
    <w:rsid w:val="00582968"/>
    <w:rsid w:val="005832CF"/>
    <w:rsid w:val="00583319"/>
    <w:rsid w:val="00583420"/>
    <w:rsid w:val="0058468D"/>
    <w:rsid w:val="00584E4D"/>
    <w:rsid w:val="00586081"/>
    <w:rsid w:val="005876FF"/>
    <w:rsid w:val="00590309"/>
    <w:rsid w:val="0059246B"/>
    <w:rsid w:val="00592839"/>
    <w:rsid w:val="005965DC"/>
    <w:rsid w:val="005A05EB"/>
    <w:rsid w:val="005A1A5C"/>
    <w:rsid w:val="005A213F"/>
    <w:rsid w:val="005B070E"/>
    <w:rsid w:val="005B11A4"/>
    <w:rsid w:val="005B2184"/>
    <w:rsid w:val="005B2241"/>
    <w:rsid w:val="005B3C1C"/>
    <w:rsid w:val="005B58B2"/>
    <w:rsid w:val="005B5ED0"/>
    <w:rsid w:val="005B6107"/>
    <w:rsid w:val="005C1965"/>
    <w:rsid w:val="005C22CF"/>
    <w:rsid w:val="005C23EE"/>
    <w:rsid w:val="005C3527"/>
    <w:rsid w:val="005C361D"/>
    <w:rsid w:val="005C51F1"/>
    <w:rsid w:val="005C7349"/>
    <w:rsid w:val="005D0255"/>
    <w:rsid w:val="005D03C5"/>
    <w:rsid w:val="005D0593"/>
    <w:rsid w:val="005D2339"/>
    <w:rsid w:val="005D2982"/>
    <w:rsid w:val="005D3AF5"/>
    <w:rsid w:val="005D402E"/>
    <w:rsid w:val="005D466B"/>
    <w:rsid w:val="005D4967"/>
    <w:rsid w:val="005D7B53"/>
    <w:rsid w:val="005D7E4A"/>
    <w:rsid w:val="005E051F"/>
    <w:rsid w:val="005E3764"/>
    <w:rsid w:val="005E403C"/>
    <w:rsid w:val="005E4CD9"/>
    <w:rsid w:val="005E5068"/>
    <w:rsid w:val="005E78DA"/>
    <w:rsid w:val="005E7A79"/>
    <w:rsid w:val="005F1B5B"/>
    <w:rsid w:val="005F1D0C"/>
    <w:rsid w:val="005F30FC"/>
    <w:rsid w:val="005F3190"/>
    <w:rsid w:val="005F3733"/>
    <w:rsid w:val="005F392E"/>
    <w:rsid w:val="005F4662"/>
    <w:rsid w:val="005F5136"/>
    <w:rsid w:val="005F5380"/>
    <w:rsid w:val="005F5C46"/>
    <w:rsid w:val="006020A1"/>
    <w:rsid w:val="006033FE"/>
    <w:rsid w:val="006036A0"/>
    <w:rsid w:val="00603FBE"/>
    <w:rsid w:val="006040D9"/>
    <w:rsid w:val="00606A70"/>
    <w:rsid w:val="006077A3"/>
    <w:rsid w:val="00607E67"/>
    <w:rsid w:val="00610B4C"/>
    <w:rsid w:val="006115E3"/>
    <w:rsid w:val="006118A8"/>
    <w:rsid w:val="00612007"/>
    <w:rsid w:val="00612443"/>
    <w:rsid w:val="0061247A"/>
    <w:rsid w:val="006124C1"/>
    <w:rsid w:val="00617123"/>
    <w:rsid w:val="006171F8"/>
    <w:rsid w:val="00621225"/>
    <w:rsid w:val="00623BE4"/>
    <w:rsid w:val="006241D4"/>
    <w:rsid w:val="0062420B"/>
    <w:rsid w:val="00625E33"/>
    <w:rsid w:val="0062643B"/>
    <w:rsid w:val="00626469"/>
    <w:rsid w:val="006272A3"/>
    <w:rsid w:val="00632129"/>
    <w:rsid w:val="00633658"/>
    <w:rsid w:val="00633A22"/>
    <w:rsid w:val="00635A93"/>
    <w:rsid w:val="00637AF5"/>
    <w:rsid w:val="00640819"/>
    <w:rsid w:val="006412FF"/>
    <w:rsid w:val="00641310"/>
    <w:rsid w:val="00642592"/>
    <w:rsid w:val="00643750"/>
    <w:rsid w:val="006446BE"/>
    <w:rsid w:val="006459CA"/>
    <w:rsid w:val="00646B4B"/>
    <w:rsid w:val="00647097"/>
    <w:rsid w:val="0065172F"/>
    <w:rsid w:val="0065293D"/>
    <w:rsid w:val="00653B6D"/>
    <w:rsid w:val="006579B9"/>
    <w:rsid w:val="00657BCF"/>
    <w:rsid w:val="00661095"/>
    <w:rsid w:val="00661C93"/>
    <w:rsid w:val="00663563"/>
    <w:rsid w:val="00665EF2"/>
    <w:rsid w:val="00666318"/>
    <w:rsid w:val="0066650C"/>
    <w:rsid w:val="006666A3"/>
    <w:rsid w:val="00667B56"/>
    <w:rsid w:val="0067138D"/>
    <w:rsid w:val="00671B30"/>
    <w:rsid w:val="006734B1"/>
    <w:rsid w:val="00674518"/>
    <w:rsid w:val="00675EA0"/>
    <w:rsid w:val="00676E87"/>
    <w:rsid w:val="006804E0"/>
    <w:rsid w:val="0068061B"/>
    <w:rsid w:val="00682031"/>
    <w:rsid w:val="006831EE"/>
    <w:rsid w:val="006854EC"/>
    <w:rsid w:val="0068588B"/>
    <w:rsid w:val="00687641"/>
    <w:rsid w:val="00693CEA"/>
    <w:rsid w:val="006952EC"/>
    <w:rsid w:val="0069643C"/>
    <w:rsid w:val="006A0AB8"/>
    <w:rsid w:val="006A1246"/>
    <w:rsid w:val="006A319B"/>
    <w:rsid w:val="006A3B2A"/>
    <w:rsid w:val="006A4B27"/>
    <w:rsid w:val="006A59B1"/>
    <w:rsid w:val="006B06E9"/>
    <w:rsid w:val="006B2CC2"/>
    <w:rsid w:val="006B34CE"/>
    <w:rsid w:val="006B38D3"/>
    <w:rsid w:val="006B3BBB"/>
    <w:rsid w:val="006B3F3D"/>
    <w:rsid w:val="006B7459"/>
    <w:rsid w:val="006C0993"/>
    <w:rsid w:val="006C1E0B"/>
    <w:rsid w:val="006C2919"/>
    <w:rsid w:val="006C336F"/>
    <w:rsid w:val="006C36A4"/>
    <w:rsid w:val="006C42E4"/>
    <w:rsid w:val="006C50DE"/>
    <w:rsid w:val="006D03B5"/>
    <w:rsid w:val="006D0F30"/>
    <w:rsid w:val="006D280E"/>
    <w:rsid w:val="006D3321"/>
    <w:rsid w:val="006D3DC3"/>
    <w:rsid w:val="006D4E2E"/>
    <w:rsid w:val="006D6418"/>
    <w:rsid w:val="006D7379"/>
    <w:rsid w:val="006E023F"/>
    <w:rsid w:val="006E0789"/>
    <w:rsid w:val="006E0B6D"/>
    <w:rsid w:val="006E186A"/>
    <w:rsid w:val="006E1ECC"/>
    <w:rsid w:val="006E5F27"/>
    <w:rsid w:val="006F1708"/>
    <w:rsid w:val="006F3404"/>
    <w:rsid w:val="00700514"/>
    <w:rsid w:val="00700B6C"/>
    <w:rsid w:val="00703B99"/>
    <w:rsid w:val="007043A2"/>
    <w:rsid w:val="00704CA2"/>
    <w:rsid w:val="00705AB7"/>
    <w:rsid w:val="00707467"/>
    <w:rsid w:val="00707B80"/>
    <w:rsid w:val="00711E1B"/>
    <w:rsid w:val="00711F63"/>
    <w:rsid w:val="0071212F"/>
    <w:rsid w:val="0071215D"/>
    <w:rsid w:val="0071363B"/>
    <w:rsid w:val="007171B9"/>
    <w:rsid w:val="00720AB7"/>
    <w:rsid w:val="00720ECC"/>
    <w:rsid w:val="00721486"/>
    <w:rsid w:val="00722424"/>
    <w:rsid w:val="00722840"/>
    <w:rsid w:val="00723EAA"/>
    <w:rsid w:val="0072460B"/>
    <w:rsid w:val="00724904"/>
    <w:rsid w:val="0072531A"/>
    <w:rsid w:val="0073122D"/>
    <w:rsid w:val="00731F32"/>
    <w:rsid w:val="00732CCB"/>
    <w:rsid w:val="007339C3"/>
    <w:rsid w:val="00733EE5"/>
    <w:rsid w:val="00733FB1"/>
    <w:rsid w:val="00734B3A"/>
    <w:rsid w:val="00735B23"/>
    <w:rsid w:val="00735CD8"/>
    <w:rsid w:val="00740D47"/>
    <w:rsid w:val="007416FE"/>
    <w:rsid w:val="00742ABA"/>
    <w:rsid w:val="007430BC"/>
    <w:rsid w:val="00743118"/>
    <w:rsid w:val="00743C8E"/>
    <w:rsid w:val="007447D6"/>
    <w:rsid w:val="00745EF5"/>
    <w:rsid w:val="00746E59"/>
    <w:rsid w:val="007503D2"/>
    <w:rsid w:val="00750B09"/>
    <w:rsid w:val="00750F55"/>
    <w:rsid w:val="0075233C"/>
    <w:rsid w:val="0075550C"/>
    <w:rsid w:val="0076012D"/>
    <w:rsid w:val="00763D0D"/>
    <w:rsid w:val="00764B9A"/>
    <w:rsid w:val="0076558F"/>
    <w:rsid w:val="00765732"/>
    <w:rsid w:val="00766B12"/>
    <w:rsid w:val="00767A27"/>
    <w:rsid w:val="007717BB"/>
    <w:rsid w:val="00771A75"/>
    <w:rsid w:val="007721DD"/>
    <w:rsid w:val="00772694"/>
    <w:rsid w:val="00772B9B"/>
    <w:rsid w:val="007740E0"/>
    <w:rsid w:val="00774DA0"/>
    <w:rsid w:val="00776CE5"/>
    <w:rsid w:val="0077767C"/>
    <w:rsid w:val="00777D2E"/>
    <w:rsid w:val="007804A4"/>
    <w:rsid w:val="0078105F"/>
    <w:rsid w:val="00781148"/>
    <w:rsid w:val="0078348D"/>
    <w:rsid w:val="0078362F"/>
    <w:rsid w:val="0078470A"/>
    <w:rsid w:val="00785CB8"/>
    <w:rsid w:val="00790836"/>
    <w:rsid w:val="007918C5"/>
    <w:rsid w:val="00792438"/>
    <w:rsid w:val="00792633"/>
    <w:rsid w:val="00792864"/>
    <w:rsid w:val="00792B08"/>
    <w:rsid w:val="00793796"/>
    <w:rsid w:val="00793B37"/>
    <w:rsid w:val="007953EA"/>
    <w:rsid w:val="00795A58"/>
    <w:rsid w:val="007964C1"/>
    <w:rsid w:val="00796D3F"/>
    <w:rsid w:val="007A0774"/>
    <w:rsid w:val="007A0CBF"/>
    <w:rsid w:val="007A0EFF"/>
    <w:rsid w:val="007A0FFF"/>
    <w:rsid w:val="007A23C3"/>
    <w:rsid w:val="007A323F"/>
    <w:rsid w:val="007A44B8"/>
    <w:rsid w:val="007A50CF"/>
    <w:rsid w:val="007A5F69"/>
    <w:rsid w:val="007A681D"/>
    <w:rsid w:val="007A7DAF"/>
    <w:rsid w:val="007B077F"/>
    <w:rsid w:val="007B636A"/>
    <w:rsid w:val="007B7528"/>
    <w:rsid w:val="007B75BD"/>
    <w:rsid w:val="007B7A98"/>
    <w:rsid w:val="007C1DC5"/>
    <w:rsid w:val="007C2644"/>
    <w:rsid w:val="007C6F00"/>
    <w:rsid w:val="007C78E3"/>
    <w:rsid w:val="007D1113"/>
    <w:rsid w:val="007D2E5F"/>
    <w:rsid w:val="007D5777"/>
    <w:rsid w:val="007D57AA"/>
    <w:rsid w:val="007E0065"/>
    <w:rsid w:val="007E0D54"/>
    <w:rsid w:val="007E0FCA"/>
    <w:rsid w:val="007E1F92"/>
    <w:rsid w:val="007E5AD5"/>
    <w:rsid w:val="007E6015"/>
    <w:rsid w:val="007E63C4"/>
    <w:rsid w:val="007F05EF"/>
    <w:rsid w:val="007F1065"/>
    <w:rsid w:val="007F10AB"/>
    <w:rsid w:val="007F22E3"/>
    <w:rsid w:val="007F2948"/>
    <w:rsid w:val="007F4DC3"/>
    <w:rsid w:val="007F523B"/>
    <w:rsid w:val="007F528A"/>
    <w:rsid w:val="007F5471"/>
    <w:rsid w:val="007F7102"/>
    <w:rsid w:val="007F74F8"/>
    <w:rsid w:val="007F7533"/>
    <w:rsid w:val="007F7B0C"/>
    <w:rsid w:val="0080049D"/>
    <w:rsid w:val="00801238"/>
    <w:rsid w:val="008020F9"/>
    <w:rsid w:val="00803D5B"/>
    <w:rsid w:val="0080526D"/>
    <w:rsid w:val="00805F80"/>
    <w:rsid w:val="00810A04"/>
    <w:rsid w:val="00810DA5"/>
    <w:rsid w:val="00811D20"/>
    <w:rsid w:val="0081292A"/>
    <w:rsid w:val="00813475"/>
    <w:rsid w:val="00814040"/>
    <w:rsid w:val="00814C95"/>
    <w:rsid w:val="00815A26"/>
    <w:rsid w:val="008166EF"/>
    <w:rsid w:val="00820154"/>
    <w:rsid w:val="008203D0"/>
    <w:rsid w:val="008207D3"/>
    <w:rsid w:val="008244AC"/>
    <w:rsid w:val="00825F04"/>
    <w:rsid w:val="008263AC"/>
    <w:rsid w:val="0082717E"/>
    <w:rsid w:val="00830CB6"/>
    <w:rsid w:val="00832E63"/>
    <w:rsid w:val="0083337C"/>
    <w:rsid w:val="008343ED"/>
    <w:rsid w:val="0083507D"/>
    <w:rsid w:val="00836111"/>
    <w:rsid w:val="00837A33"/>
    <w:rsid w:val="00840E5B"/>
    <w:rsid w:val="00844D2C"/>
    <w:rsid w:val="00844F7C"/>
    <w:rsid w:val="0084537B"/>
    <w:rsid w:val="00845990"/>
    <w:rsid w:val="00847DC5"/>
    <w:rsid w:val="008502A8"/>
    <w:rsid w:val="008506C2"/>
    <w:rsid w:val="0085162D"/>
    <w:rsid w:val="00851CFF"/>
    <w:rsid w:val="00854124"/>
    <w:rsid w:val="0085561C"/>
    <w:rsid w:val="00856F33"/>
    <w:rsid w:val="0086114E"/>
    <w:rsid w:val="00861F8F"/>
    <w:rsid w:val="00864E6E"/>
    <w:rsid w:val="00865531"/>
    <w:rsid w:val="00865D88"/>
    <w:rsid w:val="00866E1E"/>
    <w:rsid w:val="0087125D"/>
    <w:rsid w:val="00871486"/>
    <w:rsid w:val="00872353"/>
    <w:rsid w:val="0087276B"/>
    <w:rsid w:val="00872AFD"/>
    <w:rsid w:val="00873D38"/>
    <w:rsid w:val="008745EA"/>
    <w:rsid w:val="00876D8A"/>
    <w:rsid w:val="00877E89"/>
    <w:rsid w:val="008812B3"/>
    <w:rsid w:val="00881C2F"/>
    <w:rsid w:val="008838F2"/>
    <w:rsid w:val="0088450B"/>
    <w:rsid w:val="00884A77"/>
    <w:rsid w:val="00884ABE"/>
    <w:rsid w:val="0088505F"/>
    <w:rsid w:val="008855EC"/>
    <w:rsid w:val="00885606"/>
    <w:rsid w:val="008859DD"/>
    <w:rsid w:val="00887383"/>
    <w:rsid w:val="008873EF"/>
    <w:rsid w:val="00887BD5"/>
    <w:rsid w:val="00890042"/>
    <w:rsid w:val="00890B2A"/>
    <w:rsid w:val="00891815"/>
    <w:rsid w:val="00891DB3"/>
    <w:rsid w:val="0089332C"/>
    <w:rsid w:val="00894080"/>
    <w:rsid w:val="008941AD"/>
    <w:rsid w:val="00894785"/>
    <w:rsid w:val="0089535B"/>
    <w:rsid w:val="00895E8F"/>
    <w:rsid w:val="008968EF"/>
    <w:rsid w:val="00896C45"/>
    <w:rsid w:val="008A01BA"/>
    <w:rsid w:val="008A02FC"/>
    <w:rsid w:val="008A1667"/>
    <w:rsid w:val="008A75D3"/>
    <w:rsid w:val="008A7E30"/>
    <w:rsid w:val="008B3354"/>
    <w:rsid w:val="008B5DCE"/>
    <w:rsid w:val="008B5EA9"/>
    <w:rsid w:val="008B6771"/>
    <w:rsid w:val="008B7364"/>
    <w:rsid w:val="008B7D65"/>
    <w:rsid w:val="008B7F76"/>
    <w:rsid w:val="008C16BB"/>
    <w:rsid w:val="008C19D3"/>
    <w:rsid w:val="008C1DE6"/>
    <w:rsid w:val="008C30D6"/>
    <w:rsid w:val="008C367F"/>
    <w:rsid w:val="008C56EA"/>
    <w:rsid w:val="008C6D16"/>
    <w:rsid w:val="008C72C7"/>
    <w:rsid w:val="008C7C00"/>
    <w:rsid w:val="008D1548"/>
    <w:rsid w:val="008D2E36"/>
    <w:rsid w:val="008D3627"/>
    <w:rsid w:val="008D3A41"/>
    <w:rsid w:val="008D4336"/>
    <w:rsid w:val="008D62D3"/>
    <w:rsid w:val="008D6362"/>
    <w:rsid w:val="008D63FB"/>
    <w:rsid w:val="008E0358"/>
    <w:rsid w:val="008E19A3"/>
    <w:rsid w:val="008E20A1"/>
    <w:rsid w:val="008E255A"/>
    <w:rsid w:val="008E454D"/>
    <w:rsid w:val="008E7CC9"/>
    <w:rsid w:val="008F0250"/>
    <w:rsid w:val="008F2040"/>
    <w:rsid w:val="008F2662"/>
    <w:rsid w:val="008F4461"/>
    <w:rsid w:val="008F703C"/>
    <w:rsid w:val="00900AE5"/>
    <w:rsid w:val="00902EDE"/>
    <w:rsid w:val="00903E29"/>
    <w:rsid w:val="009044D0"/>
    <w:rsid w:val="00904B4A"/>
    <w:rsid w:val="009052BC"/>
    <w:rsid w:val="00905BD1"/>
    <w:rsid w:val="00906865"/>
    <w:rsid w:val="009103D0"/>
    <w:rsid w:val="00911935"/>
    <w:rsid w:val="00912579"/>
    <w:rsid w:val="0091385E"/>
    <w:rsid w:val="00915FDB"/>
    <w:rsid w:val="00916063"/>
    <w:rsid w:val="0091640F"/>
    <w:rsid w:val="00917691"/>
    <w:rsid w:val="00920B14"/>
    <w:rsid w:val="0092182C"/>
    <w:rsid w:val="00923075"/>
    <w:rsid w:val="00923F0C"/>
    <w:rsid w:val="00923F68"/>
    <w:rsid w:val="0092503C"/>
    <w:rsid w:val="009255B6"/>
    <w:rsid w:val="00925F22"/>
    <w:rsid w:val="009273BD"/>
    <w:rsid w:val="0092755D"/>
    <w:rsid w:val="00931C62"/>
    <w:rsid w:val="00931EEB"/>
    <w:rsid w:val="009328F7"/>
    <w:rsid w:val="00933A88"/>
    <w:rsid w:val="00933CC2"/>
    <w:rsid w:val="0093473F"/>
    <w:rsid w:val="00935AA8"/>
    <w:rsid w:val="00935F86"/>
    <w:rsid w:val="0093665D"/>
    <w:rsid w:val="0093746A"/>
    <w:rsid w:val="00937E0D"/>
    <w:rsid w:val="00937FB3"/>
    <w:rsid w:val="00941372"/>
    <w:rsid w:val="00941D07"/>
    <w:rsid w:val="009426C7"/>
    <w:rsid w:val="00943635"/>
    <w:rsid w:val="00943B8F"/>
    <w:rsid w:val="00943CB6"/>
    <w:rsid w:val="00944218"/>
    <w:rsid w:val="009453F3"/>
    <w:rsid w:val="00945F56"/>
    <w:rsid w:val="00947C29"/>
    <w:rsid w:val="009500E1"/>
    <w:rsid w:val="009521AC"/>
    <w:rsid w:val="009529C1"/>
    <w:rsid w:val="00952F94"/>
    <w:rsid w:val="0095321D"/>
    <w:rsid w:val="00953EDF"/>
    <w:rsid w:val="009541EB"/>
    <w:rsid w:val="00954C14"/>
    <w:rsid w:val="00954D7A"/>
    <w:rsid w:val="00955524"/>
    <w:rsid w:val="009568F6"/>
    <w:rsid w:val="00957C17"/>
    <w:rsid w:val="00957DBB"/>
    <w:rsid w:val="00957E2A"/>
    <w:rsid w:val="0096002B"/>
    <w:rsid w:val="009611EA"/>
    <w:rsid w:val="009631AD"/>
    <w:rsid w:val="009638B4"/>
    <w:rsid w:val="0096435E"/>
    <w:rsid w:val="00964A85"/>
    <w:rsid w:val="00965EB3"/>
    <w:rsid w:val="00966F13"/>
    <w:rsid w:val="009728D1"/>
    <w:rsid w:val="00972DFB"/>
    <w:rsid w:val="00974372"/>
    <w:rsid w:val="00975F94"/>
    <w:rsid w:val="009811B9"/>
    <w:rsid w:val="00981C4E"/>
    <w:rsid w:val="00981CBA"/>
    <w:rsid w:val="009826CD"/>
    <w:rsid w:val="00983335"/>
    <w:rsid w:val="00983478"/>
    <w:rsid w:val="009835A8"/>
    <w:rsid w:val="00983E57"/>
    <w:rsid w:val="00983EC1"/>
    <w:rsid w:val="00984FD8"/>
    <w:rsid w:val="00986F8A"/>
    <w:rsid w:val="00987E68"/>
    <w:rsid w:val="00990E20"/>
    <w:rsid w:val="00991C47"/>
    <w:rsid w:val="00991C4B"/>
    <w:rsid w:val="00992441"/>
    <w:rsid w:val="0099299A"/>
    <w:rsid w:val="0099344D"/>
    <w:rsid w:val="009934A0"/>
    <w:rsid w:val="00995025"/>
    <w:rsid w:val="00995FA3"/>
    <w:rsid w:val="009A00B6"/>
    <w:rsid w:val="009A0B86"/>
    <w:rsid w:val="009A1150"/>
    <w:rsid w:val="009A18C5"/>
    <w:rsid w:val="009A1C87"/>
    <w:rsid w:val="009A55E4"/>
    <w:rsid w:val="009A626A"/>
    <w:rsid w:val="009A7F1C"/>
    <w:rsid w:val="009B0C5C"/>
    <w:rsid w:val="009B10D1"/>
    <w:rsid w:val="009B28E3"/>
    <w:rsid w:val="009B29A2"/>
    <w:rsid w:val="009B53CC"/>
    <w:rsid w:val="009B5B74"/>
    <w:rsid w:val="009B69F2"/>
    <w:rsid w:val="009B7850"/>
    <w:rsid w:val="009B7D35"/>
    <w:rsid w:val="009C1607"/>
    <w:rsid w:val="009C1A73"/>
    <w:rsid w:val="009C246B"/>
    <w:rsid w:val="009C4AC5"/>
    <w:rsid w:val="009C4BBD"/>
    <w:rsid w:val="009C5177"/>
    <w:rsid w:val="009C5408"/>
    <w:rsid w:val="009C567E"/>
    <w:rsid w:val="009C7B59"/>
    <w:rsid w:val="009D0E8B"/>
    <w:rsid w:val="009D25BE"/>
    <w:rsid w:val="009D6A15"/>
    <w:rsid w:val="009D7EE4"/>
    <w:rsid w:val="009E2C26"/>
    <w:rsid w:val="009E45B0"/>
    <w:rsid w:val="009E62EA"/>
    <w:rsid w:val="009E6CF7"/>
    <w:rsid w:val="009E6D6C"/>
    <w:rsid w:val="009F0FEA"/>
    <w:rsid w:val="009F25A4"/>
    <w:rsid w:val="009F4771"/>
    <w:rsid w:val="009F4E17"/>
    <w:rsid w:val="009F4EED"/>
    <w:rsid w:val="009F55AD"/>
    <w:rsid w:val="009F6D97"/>
    <w:rsid w:val="009F75E6"/>
    <w:rsid w:val="00A01134"/>
    <w:rsid w:val="00A01483"/>
    <w:rsid w:val="00A024D3"/>
    <w:rsid w:val="00A02FEF"/>
    <w:rsid w:val="00A031B8"/>
    <w:rsid w:val="00A042A0"/>
    <w:rsid w:val="00A043A9"/>
    <w:rsid w:val="00A059CE"/>
    <w:rsid w:val="00A06FD8"/>
    <w:rsid w:val="00A07698"/>
    <w:rsid w:val="00A10DA8"/>
    <w:rsid w:val="00A11CD4"/>
    <w:rsid w:val="00A14BD9"/>
    <w:rsid w:val="00A20F5B"/>
    <w:rsid w:val="00A21501"/>
    <w:rsid w:val="00A229EC"/>
    <w:rsid w:val="00A2405F"/>
    <w:rsid w:val="00A247B9"/>
    <w:rsid w:val="00A247C2"/>
    <w:rsid w:val="00A25396"/>
    <w:rsid w:val="00A26217"/>
    <w:rsid w:val="00A26316"/>
    <w:rsid w:val="00A268BA"/>
    <w:rsid w:val="00A30A23"/>
    <w:rsid w:val="00A331A3"/>
    <w:rsid w:val="00A342CA"/>
    <w:rsid w:val="00A361D1"/>
    <w:rsid w:val="00A40153"/>
    <w:rsid w:val="00A418DA"/>
    <w:rsid w:val="00A4291F"/>
    <w:rsid w:val="00A431FA"/>
    <w:rsid w:val="00A434C0"/>
    <w:rsid w:val="00A43B0A"/>
    <w:rsid w:val="00A43ED5"/>
    <w:rsid w:val="00A442DF"/>
    <w:rsid w:val="00A45B4B"/>
    <w:rsid w:val="00A50815"/>
    <w:rsid w:val="00A51812"/>
    <w:rsid w:val="00A55489"/>
    <w:rsid w:val="00A55575"/>
    <w:rsid w:val="00A555D7"/>
    <w:rsid w:val="00A563BC"/>
    <w:rsid w:val="00A57876"/>
    <w:rsid w:val="00A60BD4"/>
    <w:rsid w:val="00A60C2F"/>
    <w:rsid w:val="00A61579"/>
    <w:rsid w:val="00A62C12"/>
    <w:rsid w:val="00A62E38"/>
    <w:rsid w:val="00A630F6"/>
    <w:rsid w:val="00A65124"/>
    <w:rsid w:val="00A67033"/>
    <w:rsid w:val="00A70902"/>
    <w:rsid w:val="00A71BFE"/>
    <w:rsid w:val="00A737E1"/>
    <w:rsid w:val="00A74616"/>
    <w:rsid w:val="00A74A91"/>
    <w:rsid w:val="00A76E6B"/>
    <w:rsid w:val="00A774BF"/>
    <w:rsid w:val="00A811AE"/>
    <w:rsid w:val="00A8155C"/>
    <w:rsid w:val="00A81818"/>
    <w:rsid w:val="00A82651"/>
    <w:rsid w:val="00A82F0D"/>
    <w:rsid w:val="00A8371D"/>
    <w:rsid w:val="00A83FA9"/>
    <w:rsid w:val="00A858F4"/>
    <w:rsid w:val="00A86653"/>
    <w:rsid w:val="00A87FDC"/>
    <w:rsid w:val="00A9035A"/>
    <w:rsid w:val="00A92203"/>
    <w:rsid w:val="00A94439"/>
    <w:rsid w:val="00AA139D"/>
    <w:rsid w:val="00AA2855"/>
    <w:rsid w:val="00AA2ABD"/>
    <w:rsid w:val="00AA366E"/>
    <w:rsid w:val="00AA74F3"/>
    <w:rsid w:val="00AA75C9"/>
    <w:rsid w:val="00AB1A66"/>
    <w:rsid w:val="00AB206A"/>
    <w:rsid w:val="00AB20F5"/>
    <w:rsid w:val="00AB3280"/>
    <w:rsid w:val="00AB3A72"/>
    <w:rsid w:val="00AB4CBC"/>
    <w:rsid w:val="00AB7396"/>
    <w:rsid w:val="00AB7CC6"/>
    <w:rsid w:val="00AC03AA"/>
    <w:rsid w:val="00AC1302"/>
    <w:rsid w:val="00AC5157"/>
    <w:rsid w:val="00AC5B99"/>
    <w:rsid w:val="00AC63ED"/>
    <w:rsid w:val="00AC6772"/>
    <w:rsid w:val="00AC6C20"/>
    <w:rsid w:val="00AD01E4"/>
    <w:rsid w:val="00AD0481"/>
    <w:rsid w:val="00AD052E"/>
    <w:rsid w:val="00AD350E"/>
    <w:rsid w:val="00AD3EB9"/>
    <w:rsid w:val="00AD531A"/>
    <w:rsid w:val="00AD6604"/>
    <w:rsid w:val="00AD6E4E"/>
    <w:rsid w:val="00AD721D"/>
    <w:rsid w:val="00AE1EA9"/>
    <w:rsid w:val="00AE2F98"/>
    <w:rsid w:val="00AE4C20"/>
    <w:rsid w:val="00AE5025"/>
    <w:rsid w:val="00AE6278"/>
    <w:rsid w:val="00AE6ABE"/>
    <w:rsid w:val="00AE7760"/>
    <w:rsid w:val="00AE79E3"/>
    <w:rsid w:val="00AF006F"/>
    <w:rsid w:val="00AF3212"/>
    <w:rsid w:val="00AF35C5"/>
    <w:rsid w:val="00AF40E1"/>
    <w:rsid w:val="00AF50EF"/>
    <w:rsid w:val="00AF7E03"/>
    <w:rsid w:val="00B00C66"/>
    <w:rsid w:val="00B01B49"/>
    <w:rsid w:val="00B04A54"/>
    <w:rsid w:val="00B05B9C"/>
    <w:rsid w:val="00B06C35"/>
    <w:rsid w:val="00B0763E"/>
    <w:rsid w:val="00B076D3"/>
    <w:rsid w:val="00B07F04"/>
    <w:rsid w:val="00B10ACA"/>
    <w:rsid w:val="00B1503E"/>
    <w:rsid w:val="00B15121"/>
    <w:rsid w:val="00B15948"/>
    <w:rsid w:val="00B15EC2"/>
    <w:rsid w:val="00B20475"/>
    <w:rsid w:val="00B204D9"/>
    <w:rsid w:val="00B20FF7"/>
    <w:rsid w:val="00B225E6"/>
    <w:rsid w:val="00B22B5B"/>
    <w:rsid w:val="00B25999"/>
    <w:rsid w:val="00B26A14"/>
    <w:rsid w:val="00B3084A"/>
    <w:rsid w:val="00B3199E"/>
    <w:rsid w:val="00B31FBC"/>
    <w:rsid w:val="00B34AD1"/>
    <w:rsid w:val="00B368CD"/>
    <w:rsid w:val="00B36E49"/>
    <w:rsid w:val="00B3702C"/>
    <w:rsid w:val="00B41728"/>
    <w:rsid w:val="00B41F3D"/>
    <w:rsid w:val="00B4253D"/>
    <w:rsid w:val="00B433A2"/>
    <w:rsid w:val="00B43D20"/>
    <w:rsid w:val="00B44958"/>
    <w:rsid w:val="00B44FBF"/>
    <w:rsid w:val="00B507CB"/>
    <w:rsid w:val="00B509AD"/>
    <w:rsid w:val="00B51649"/>
    <w:rsid w:val="00B5224A"/>
    <w:rsid w:val="00B53199"/>
    <w:rsid w:val="00B53894"/>
    <w:rsid w:val="00B5516D"/>
    <w:rsid w:val="00B5529E"/>
    <w:rsid w:val="00B562CC"/>
    <w:rsid w:val="00B575A0"/>
    <w:rsid w:val="00B57AB2"/>
    <w:rsid w:val="00B60E53"/>
    <w:rsid w:val="00B628F3"/>
    <w:rsid w:val="00B62CD8"/>
    <w:rsid w:val="00B62D09"/>
    <w:rsid w:val="00B6380B"/>
    <w:rsid w:val="00B63DC4"/>
    <w:rsid w:val="00B669C7"/>
    <w:rsid w:val="00B66DD8"/>
    <w:rsid w:val="00B67F6E"/>
    <w:rsid w:val="00B7102E"/>
    <w:rsid w:val="00B71073"/>
    <w:rsid w:val="00B71874"/>
    <w:rsid w:val="00B7208C"/>
    <w:rsid w:val="00B75EBE"/>
    <w:rsid w:val="00B7711D"/>
    <w:rsid w:val="00B809A2"/>
    <w:rsid w:val="00B80A56"/>
    <w:rsid w:val="00B80B87"/>
    <w:rsid w:val="00B80F3F"/>
    <w:rsid w:val="00B8117D"/>
    <w:rsid w:val="00B91B2B"/>
    <w:rsid w:val="00B92B54"/>
    <w:rsid w:val="00B9370F"/>
    <w:rsid w:val="00B94A98"/>
    <w:rsid w:val="00B95782"/>
    <w:rsid w:val="00B95E55"/>
    <w:rsid w:val="00B96E23"/>
    <w:rsid w:val="00BA02F0"/>
    <w:rsid w:val="00BA1FA1"/>
    <w:rsid w:val="00BA4F9D"/>
    <w:rsid w:val="00BA50FB"/>
    <w:rsid w:val="00BA5E6A"/>
    <w:rsid w:val="00BA68D4"/>
    <w:rsid w:val="00BB3191"/>
    <w:rsid w:val="00BB3CFD"/>
    <w:rsid w:val="00BB4035"/>
    <w:rsid w:val="00BB484F"/>
    <w:rsid w:val="00BB4D4D"/>
    <w:rsid w:val="00BB65E6"/>
    <w:rsid w:val="00BC0F81"/>
    <w:rsid w:val="00BC1DFF"/>
    <w:rsid w:val="00BC24EA"/>
    <w:rsid w:val="00BC55B9"/>
    <w:rsid w:val="00BC6456"/>
    <w:rsid w:val="00BC7B34"/>
    <w:rsid w:val="00BC7E0B"/>
    <w:rsid w:val="00BD07EB"/>
    <w:rsid w:val="00BD0824"/>
    <w:rsid w:val="00BD0854"/>
    <w:rsid w:val="00BD141A"/>
    <w:rsid w:val="00BD1C3F"/>
    <w:rsid w:val="00BD3155"/>
    <w:rsid w:val="00BD38A0"/>
    <w:rsid w:val="00BD3FB2"/>
    <w:rsid w:val="00BD6DEF"/>
    <w:rsid w:val="00BE0093"/>
    <w:rsid w:val="00BE07BB"/>
    <w:rsid w:val="00BE07FA"/>
    <w:rsid w:val="00BE1009"/>
    <w:rsid w:val="00BE246D"/>
    <w:rsid w:val="00BE26B2"/>
    <w:rsid w:val="00BE2D36"/>
    <w:rsid w:val="00BE32C8"/>
    <w:rsid w:val="00BE363E"/>
    <w:rsid w:val="00BE3D2D"/>
    <w:rsid w:val="00BE6437"/>
    <w:rsid w:val="00BE6F5B"/>
    <w:rsid w:val="00BF020F"/>
    <w:rsid w:val="00BF04D3"/>
    <w:rsid w:val="00BF38A3"/>
    <w:rsid w:val="00BF441C"/>
    <w:rsid w:val="00BF4BD9"/>
    <w:rsid w:val="00BF52F2"/>
    <w:rsid w:val="00BF5F8D"/>
    <w:rsid w:val="00BF6AEF"/>
    <w:rsid w:val="00C02240"/>
    <w:rsid w:val="00C03EB1"/>
    <w:rsid w:val="00C04BE9"/>
    <w:rsid w:val="00C057E3"/>
    <w:rsid w:val="00C065E0"/>
    <w:rsid w:val="00C075EC"/>
    <w:rsid w:val="00C10ADC"/>
    <w:rsid w:val="00C10C0F"/>
    <w:rsid w:val="00C11A92"/>
    <w:rsid w:val="00C12E62"/>
    <w:rsid w:val="00C14399"/>
    <w:rsid w:val="00C1458E"/>
    <w:rsid w:val="00C179B3"/>
    <w:rsid w:val="00C20520"/>
    <w:rsid w:val="00C21C2F"/>
    <w:rsid w:val="00C21D8A"/>
    <w:rsid w:val="00C21DF6"/>
    <w:rsid w:val="00C23B5F"/>
    <w:rsid w:val="00C23E20"/>
    <w:rsid w:val="00C23E51"/>
    <w:rsid w:val="00C25106"/>
    <w:rsid w:val="00C2594A"/>
    <w:rsid w:val="00C25C81"/>
    <w:rsid w:val="00C26A43"/>
    <w:rsid w:val="00C26FA5"/>
    <w:rsid w:val="00C27B98"/>
    <w:rsid w:val="00C304F8"/>
    <w:rsid w:val="00C307B1"/>
    <w:rsid w:val="00C31E00"/>
    <w:rsid w:val="00C32511"/>
    <w:rsid w:val="00C34FA6"/>
    <w:rsid w:val="00C35CD9"/>
    <w:rsid w:val="00C35D29"/>
    <w:rsid w:val="00C360F8"/>
    <w:rsid w:val="00C3625B"/>
    <w:rsid w:val="00C36877"/>
    <w:rsid w:val="00C36A6F"/>
    <w:rsid w:val="00C372BC"/>
    <w:rsid w:val="00C374E2"/>
    <w:rsid w:val="00C408B6"/>
    <w:rsid w:val="00C40DE8"/>
    <w:rsid w:val="00C41307"/>
    <w:rsid w:val="00C42AC2"/>
    <w:rsid w:val="00C42EFB"/>
    <w:rsid w:val="00C43167"/>
    <w:rsid w:val="00C43C55"/>
    <w:rsid w:val="00C45098"/>
    <w:rsid w:val="00C45CFA"/>
    <w:rsid w:val="00C46B74"/>
    <w:rsid w:val="00C51296"/>
    <w:rsid w:val="00C52411"/>
    <w:rsid w:val="00C56CEF"/>
    <w:rsid w:val="00C579ED"/>
    <w:rsid w:val="00C6099E"/>
    <w:rsid w:val="00C61926"/>
    <w:rsid w:val="00C63895"/>
    <w:rsid w:val="00C63F04"/>
    <w:rsid w:val="00C648FB"/>
    <w:rsid w:val="00C64DD4"/>
    <w:rsid w:val="00C6515B"/>
    <w:rsid w:val="00C6529E"/>
    <w:rsid w:val="00C665B4"/>
    <w:rsid w:val="00C66E6F"/>
    <w:rsid w:val="00C7002E"/>
    <w:rsid w:val="00C726B9"/>
    <w:rsid w:val="00C73084"/>
    <w:rsid w:val="00C745CC"/>
    <w:rsid w:val="00C74E90"/>
    <w:rsid w:val="00C75F10"/>
    <w:rsid w:val="00C76DAA"/>
    <w:rsid w:val="00C831A5"/>
    <w:rsid w:val="00C83D95"/>
    <w:rsid w:val="00C90D49"/>
    <w:rsid w:val="00C91003"/>
    <w:rsid w:val="00C91168"/>
    <w:rsid w:val="00C94856"/>
    <w:rsid w:val="00C96DFC"/>
    <w:rsid w:val="00C96FD4"/>
    <w:rsid w:val="00C970F4"/>
    <w:rsid w:val="00CA0850"/>
    <w:rsid w:val="00CA1A05"/>
    <w:rsid w:val="00CA273D"/>
    <w:rsid w:val="00CA27C3"/>
    <w:rsid w:val="00CA466A"/>
    <w:rsid w:val="00CA68A4"/>
    <w:rsid w:val="00CA6C11"/>
    <w:rsid w:val="00CB0F6E"/>
    <w:rsid w:val="00CB161F"/>
    <w:rsid w:val="00CB34FF"/>
    <w:rsid w:val="00CB4F9A"/>
    <w:rsid w:val="00CB6322"/>
    <w:rsid w:val="00CB7B68"/>
    <w:rsid w:val="00CC1452"/>
    <w:rsid w:val="00CC5CA3"/>
    <w:rsid w:val="00CC63C9"/>
    <w:rsid w:val="00CC65B2"/>
    <w:rsid w:val="00CC71B8"/>
    <w:rsid w:val="00CD082E"/>
    <w:rsid w:val="00CD29D4"/>
    <w:rsid w:val="00CD3A20"/>
    <w:rsid w:val="00CD40AE"/>
    <w:rsid w:val="00CD5D9B"/>
    <w:rsid w:val="00CD77EA"/>
    <w:rsid w:val="00CE0824"/>
    <w:rsid w:val="00CE2E13"/>
    <w:rsid w:val="00CE3489"/>
    <w:rsid w:val="00CE3B3B"/>
    <w:rsid w:val="00CE4FD4"/>
    <w:rsid w:val="00CE55EF"/>
    <w:rsid w:val="00CE5658"/>
    <w:rsid w:val="00CE57AC"/>
    <w:rsid w:val="00CE6E86"/>
    <w:rsid w:val="00CF0351"/>
    <w:rsid w:val="00CF0BDE"/>
    <w:rsid w:val="00CF1419"/>
    <w:rsid w:val="00CF26C1"/>
    <w:rsid w:val="00CF2919"/>
    <w:rsid w:val="00CF3AA8"/>
    <w:rsid w:val="00CF3CD8"/>
    <w:rsid w:val="00CF49ED"/>
    <w:rsid w:val="00CF614D"/>
    <w:rsid w:val="00CF6C7F"/>
    <w:rsid w:val="00CF793E"/>
    <w:rsid w:val="00D01B9A"/>
    <w:rsid w:val="00D039BC"/>
    <w:rsid w:val="00D04740"/>
    <w:rsid w:val="00D07C24"/>
    <w:rsid w:val="00D07CAC"/>
    <w:rsid w:val="00D10020"/>
    <w:rsid w:val="00D11AC9"/>
    <w:rsid w:val="00D12E2F"/>
    <w:rsid w:val="00D137A5"/>
    <w:rsid w:val="00D1533A"/>
    <w:rsid w:val="00D155C2"/>
    <w:rsid w:val="00D1588C"/>
    <w:rsid w:val="00D17C82"/>
    <w:rsid w:val="00D200FC"/>
    <w:rsid w:val="00D21F41"/>
    <w:rsid w:val="00D22F15"/>
    <w:rsid w:val="00D24543"/>
    <w:rsid w:val="00D24710"/>
    <w:rsid w:val="00D24C66"/>
    <w:rsid w:val="00D251DB"/>
    <w:rsid w:val="00D274A8"/>
    <w:rsid w:val="00D27510"/>
    <w:rsid w:val="00D3023B"/>
    <w:rsid w:val="00D3216D"/>
    <w:rsid w:val="00D33BF1"/>
    <w:rsid w:val="00D33EEC"/>
    <w:rsid w:val="00D373E5"/>
    <w:rsid w:val="00D37BE4"/>
    <w:rsid w:val="00D401F6"/>
    <w:rsid w:val="00D425E1"/>
    <w:rsid w:val="00D42817"/>
    <w:rsid w:val="00D42D31"/>
    <w:rsid w:val="00D43492"/>
    <w:rsid w:val="00D434F0"/>
    <w:rsid w:val="00D44109"/>
    <w:rsid w:val="00D467AA"/>
    <w:rsid w:val="00D46DFB"/>
    <w:rsid w:val="00D514F9"/>
    <w:rsid w:val="00D5182B"/>
    <w:rsid w:val="00D51971"/>
    <w:rsid w:val="00D52CDF"/>
    <w:rsid w:val="00D52E20"/>
    <w:rsid w:val="00D53324"/>
    <w:rsid w:val="00D55B59"/>
    <w:rsid w:val="00D604D5"/>
    <w:rsid w:val="00D61181"/>
    <w:rsid w:val="00D6124A"/>
    <w:rsid w:val="00D62BEE"/>
    <w:rsid w:val="00D64947"/>
    <w:rsid w:val="00D64BAB"/>
    <w:rsid w:val="00D65C18"/>
    <w:rsid w:val="00D710A4"/>
    <w:rsid w:val="00D72A1C"/>
    <w:rsid w:val="00D7320D"/>
    <w:rsid w:val="00D732AD"/>
    <w:rsid w:val="00D745F2"/>
    <w:rsid w:val="00D749B5"/>
    <w:rsid w:val="00D750B7"/>
    <w:rsid w:val="00D756BE"/>
    <w:rsid w:val="00D7571C"/>
    <w:rsid w:val="00D765A1"/>
    <w:rsid w:val="00D80C92"/>
    <w:rsid w:val="00D81572"/>
    <w:rsid w:val="00D867F8"/>
    <w:rsid w:val="00D87270"/>
    <w:rsid w:val="00D87BAE"/>
    <w:rsid w:val="00D87DA3"/>
    <w:rsid w:val="00D90310"/>
    <w:rsid w:val="00D92282"/>
    <w:rsid w:val="00D942D1"/>
    <w:rsid w:val="00D96289"/>
    <w:rsid w:val="00D962A6"/>
    <w:rsid w:val="00D97489"/>
    <w:rsid w:val="00DA0405"/>
    <w:rsid w:val="00DA2F45"/>
    <w:rsid w:val="00DA3293"/>
    <w:rsid w:val="00DA4EEA"/>
    <w:rsid w:val="00DA6852"/>
    <w:rsid w:val="00DA7A1E"/>
    <w:rsid w:val="00DA7D51"/>
    <w:rsid w:val="00DB0075"/>
    <w:rsid w:val="00DB0103"/>
    <w:rsid w:val="00DB0B2F"/>
    <w:rsid w:val="00DB1935"/>
    <w:rsid w:val="00DB1CEE"/>
    <w:rsid w:val="00DB2DC4"/>
    <w:rsid w:val="00DB38BF"/>
    <w:rsid w:val="00DB57DC"/>
    <w:rsid w:val="00DB5D81"/>
    <w:rsid w:val="00DB6AA3"/>
    <w:rsid w:val="00DC0440"/>
    <w:rsid w:val="00DC0F28"/>
    <w:rsid w:val="00DC202E"/>
    <w:rsid w:val="00DC26F0"/>
    <w:rsid w:val="00DC3077"/>
    <w:rsid w:val="00DC34CC"/>
    <w:rsid w:val="00DC3E74"/>
    <w:rsid w:val="00DC46C0"/>
    <w:rsid w:val="00DC668A"/>
    <w:rsid w:val="00DC6699"/>
    <w:rsid w:val="00DC6CC2"/>
    <w:rsid w:val="00DC72E8"/>
    <w:rsid w:val="00DD071C"/>
    <w:rsid w:val="00DD089B"/>
    <w:rsid w:val="00DD0A06"/>
    <w:rsid w:val="00DD2198"/>
    <w:rsid w:val="00DD23EB"/>
    <w:rsid w:val="00DD304B"/>
    <w:rsid w:val="00DD56DA"/>
    <w:rsid w:val="00DD5714"/>
    <w:rsid w:val="00DD6541"/>
    <w:rsid w:val="00DD6F07"/>
    <w:rsid w:val="00DD79B3"/>
    <w:rsid w:val="00DE0836"/>
    <w:rsid w:val="00DE2112"/>
    <w:rsid w:val="00DE2736"/>
    <w:rsid w:val="00DE2CB8"/>
    <w:rsid w:val="00DE3B51"/>
    <w:rsid w:val="00DE3F48"/>
    <w:rsid w:val="00DE61C0"/>
    <w:rsid w:val="00DE6D89"/>
    <w:rsid w:val="00DE7762"/>
    <w:rsid w:val="00DF08E4"/>
    <w:rsid w:val="00DF1151"/>
    <w:rsid w:val="00E005F5"/>
    <w:rsid w:val="00E00BE9"/>
    <w:rsid w:val="00E010AD"/>
    <w:rsid w:val="00E01D79"/>
    <w:rsid w:val="00E01FF0"/>
    <w:rsid w:val="00E03437"/>
    <w:rsid w:val="00E06065"/>
    <w:rsid w:val="00E06D66"/>
    <w:rsid w:val="00E103DE"/>
    <w:rsid w:val="00E116F2"/>
    <w:rsid w:val="00E11A07"/>
    <w:rsid w:val="00E11A25"/>
    <w:rsid w:val="00E1377B"/>
    <w:rsid w:val="00E1390A"/>
    <w:rsid w:val="00E1432E"/>
    <w:rsid w:val="00E143CB"/>
    <w:rsid w:val="00E1593C"/>
    <w:rsid w:val="00E15ABF"/>
    <w:rsid w:val="00E15E86"/>
    <w:rsid w:val="00E177B5"/>
    <w:rsid w:val="00E17B74"/>
    <w:rsid w:val="00E17D76"/>
    <w:rsid w:val="00E211A5"/>
    <w:rsid w:val="00E2141A"/>
    <w:rsid w:val="00E21B66"/>
    <w:rsid w:val="00E21BCD"/>
    <w:rsid w:val="00E2258A"/>
    <w:rsid w:val="00E22ECD"/>
    <w:rsid w:val="00E22EE9"/>
    <w:rsid w:val="00E2491C"/>
    <w:rsid w:val="00E25499"/>
    <w:rsid w:val="00E268F3"/>
    <w:rsid w:val="00E26B9E"/>
    <w:rsid w:val="00E26ECA"/>
    <w:rsid w:val="00E2758E"/>
    <w:rsid w:val="00E35539"/>
    <w:rsid w:val="00E37AD7"/>
    <w:rsid w:val="00E405A2"/>
    <w:rsid w:val="00E4210D"/>
    <w:rsid w:val="00E42D71"/>
    <w:rsid w:val="00E448E1"/>
    <w:rsid w:val="00E46C54"/>
    <w:rsid w:val="00E51E10"/>
    <w:rsid w:val="00E52C78"/>
    <w:rsid w:val="00E5372F"/>
    <w:rsid w:val="00E53E73"/>
    <w:rsid w:val="00E54417"/>
    <w:rsid w:val="00E55FEF"/>
    <w:rsid w:val="00E570AB"/>
    <w:rsid w:val="00E60067"/>
    <w:rsid w:val="00E601D5"/>
    <w:rsid w:val="00E6206F"/>
    <w:rsid w:val="00E64510"/>
    <w:rsid w:val="00E64697"/>
    <w:rsid w:val="00E65D2D"/>
    <w:rsid w:val="00E676A0"/>
    <w:rsid w:val="00E70F2A"/>
    <w:rsid w:val="00E7231D"/>
    <w:rsid w:val="00E7254A"/>
    <w:rsid w:val="00E72750"/>
    <w:rsid w:val="00E72E63"/>
    <w:rsid w:val="00E7337F"/>
    <w:rsid w:val="00E73A32"/>
    <w:rsid w:val="00E73D31"/>
    <w:rsid w:val="00E756F8"/>
    <w:rsid w:val="00E7594F"/>
    <w:rsid w:val="00E8169A"/>
    <w:rsid w:val="00E81755"/>
    <w:rsid w:val="00E82C5C"/>
    <w:rsid w:val="00E836DF"/>
    <w:rsid w:val="00E86B6A"/>
    <w:rsid w:val="00E873EB"/>
    <w:rsid w:val="00E8745C"/>
    <w:rsid w:val="00E90206"/>
    <w:rsid w:val="00E93ACB"/>
    <w:rsid w:val="00E95563"/>
    <w:rsid w:val="00E95BAC"/>
    <w:rsid w:val="00EA06B7"/>
    <w:rsid w:val="00EA0D28"/>
    <w:rsid w:val="00EA256A"/>
    <w:rsid w:val="00EA488E"/>
    <w:rsid w:val="00EA50B2"/>
    <w:rsid w:val="00EA6934"/>
    <w:rsid w:val="00EA70F0"/>
    <w:rsid w:val="00EB092C"/>
    <w:rsid w:val="00EB0AFD"/>
    <w:rsid w:val="00EB1B20"/>
    <w:rsid w:val="00EB1E86"/>
    <w:rsid w:val="00EB2496"/>
    <w:rsid w:val="00EB2997"/>
    <w:rsid w:val="00EB2BA2"/>
    <w:rsid w:val="00EB3454"/>
    <w:rsid w:val="00EB3F86"/>
    <w:rsid w:val="00EB6018"/>
    <w:rsid w:val="00EB6351"/>
    <w:rsid w:val="00EB7581"/>
    <w:rsid w:val="00EC04ED"/>
    <w:rsid w:val="00EC2F97"/>
    <w:rsid w:val="00EC3261"/>
    <w:rsid w:val="00EC32CE"/>
    <w:rsid w:val="00EC517E"/>
    <w:rsid w:val="00EC66BE"/>
    <w:rsid w:val="00EC70C7"/>
    <w:rsid w:val="00EC7ED6"/>
    <w:rsid w:val="00ED2B36"/>
    <w:rsid w:val="00ED4C19"/>
    <w:rsid w:val="00ED6B70"/>
    <w:rsid w:val="00ED6BAF"/>
    <w:rsid w:val="00ED7E00"/>
    <w:rsid w:val="00EE1866"/>
    <w:rsid w:val="00EE208A"/>
    <w:rsid w:val="00EE326C"/>
    <w:rsid w:val="00EE3F9F"/>
    <w:rsid w:val="00EE46C8"/>
    <w:rsid w:val="00EE5384"/>
    <w:rsid w:val="00EE67E5"/>
    <w:rsid w:val="00EE7D4C"/>
    <w:rsid w:val="00EF032A"/>
    <w:rsid w:val="00EF6097"/>
    <w:rsid w:val="00EF692F"/>
    <w:rsid w:val="00EF77CB"/>
    <w:rsid w:val="00F00326"/>
    <w:rsid w:val="00F032D1"/>
    <w:rsid w:val="00F03FA4"/>
    <w:rsid w:val="00F041B9"/>
    <w:rsid w:val="00F04FB6"/>
    <w:rsid w:val="00F0734D"/>
    <w:rsid w:val="00F12821"/>
    <w:rsid w:val="00F13F1A"/>
    <w:rsid w:val="00F15625"/>
    <w:rsid w:val="00F16BF9"/>
    <w:rsid w:val="00F20522"/>
    <w:rsid w:val="00F209B5"/>
    <w:rsid w:val="00F20A54"/>
    <w:rsid w:val="00F21E01"/>
    <w:rsid w:val="00F25089"/>
    <w:rsid w:val="00F25508"/>
    <w:rsid w:val="00F2560F"/>
    <w:rsid w:val="00F25D79"/>
    <w:rsid w:val="00F278C3"/>
    <w:rsid w:val="00F27A5C"/>
    <w:rsid w:val="00F30067"/>
    <w:rsid w:val="00F30800"/>
    <w:rsid w:val="00F3186A"/>
    <w:rsid w:val="00F322E2"/>
    <w:rsid w:val="00F328CD"/>
    <w:rsid w:val="00F345E6"/>
    <w:rsid w:val="00F35198"/>
    <w:rsid w:val="00F37315"/>
    <w:rsid w:val="00F37880"/>
    <w:rsid w:val="00F40AD5"/>
    <w:rsid w:val="00F4105A"/>
    <w:rsid w:val="00F42215"/>
    <w:rsid w:val="00F427B5"/>
    <w:rsid w:val="00F43581"/>
    <w:rsid w:val="00F52BAB"/>
    <w:rsid w:val="00F53CEE"/>
    <w:rsid w:val="00F613FE"/>
    <w:rsid w:val="00F619F3"/>
    <w:rsid w:val="00F62F20"/>
    <w:rsid w:val="00F6305E"/>
    <w:rsid w:val="00F638B5"/>
    <w:rsid w:val="00F67CF9"/>
    <w:rsid w:val="00F71784"/>
    <w:rsid w:val="00F72378"/>
    <w:rsid w:val="00F723BB"/>
    <w:rsid w:val="00F7303A"/>
    <w:rsid w:val="00F74079"/>
    <w:rsid w:val="00F82EA5"/>
    <w:rsid w:val="00F8390A"/>
    <w:rsid w:val="00F8496B"/>
    <w:rsid w:val="00F86AF5"/>
    <w:rsid w:val="00F878EA"/>
    <w:rsid w:val="00F907C7"/>
    <w:rsid w:val="00F90B64"/>
    <w:rsid w:val="00F90C00"/>
    <w:rsid w:val="00F90F54"/>
    <w:rsid w:val="00F92D34"/>
    <w:rsid w:val="00F94021"/>
    <w:rsid w:val="00F94728"/>
    <w:rsid w:val="00F964E9"/>
    <w:rsid w:val="00FA0092"/>
    <w:rsid w:val="00FA179D"/>
    <w:rsid w:val="00FA19F6"/>
    <w:rsid w:val="00FA1D79"/>
    <w:rsid w:val="00FA21AA"/>
    <w:rsid w:val="00FA351B"/>
    <w:rsid w:val="00FA428A"/>
    <w:rsid w:val="00FA6A3A"/>
    <w:rsid w:val="00FB26F3"/>
    <w:rsid w:val="00FB383D"/>
    <w:rsid w:val="00FB4AB9"/>
    <w:rsid w:val="00FB5B3B"/>
    <w:rsid w:val="00FB5C5E"/>
    <w:rsid w:val="00FB60EB"/>
    <w:rsid w:val="00FB7290"/>
    <w:rsid w:val="00FB761F"/>
    <w:rsid w:val="00FC1381"/>
    <w:rsid w:val="00FC1724"/>
    <w:rsid w:val="00FC1EF9"/>
    <w:rsid w:val="00FC26A1"/>
    <w:rsid w:val="00FC3243"/>
    <w:rsid w:val="00FC4200"/>
    <w:rsid w:val="00FC4B7B"/>
    <w:rsid w:val="00FC546F"/>
    <w:rsid w:val="00FD0D41"/>
    <w:rsid w:val="00FD0E21"/>
    <w:rsid w:val="00FD1DB4"/>
    <w:rsid w:val="00FD5FFE"/>
    <w:rsid w:val="00FE0041"/>
    <w:rsid w:val="00FE23B0"/>
    <w:rsid w:val="00FE4F0B"/>
    <w:rsid w:val="00FE53D4"/>
    <w:rsid w:val="00FE5C82"/>
    <w:rsid w:val="00FE6F86"/>
    <w:rsid w:val="00FF0026"/>
    <w:rsid w:val="00FF1D97"/>
    <w:rsid w:val="00FF3D1A"/>
    <w:rsid w:val="00FF4F43"/>
    <w:rsid w:val="00FF5731"/>
    <w:rsid w:val="00FF5998"/>
    <w:rsid w:val="00FF7F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DB052"/>
  <w15:docId w15:val="{8FA6F938-BBA1-4BCC-A00A-3F11C997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C6F00"/>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5A05EB"/>
    <w:pPr>
      <w:numPr>
        <w:ilvl w:val="4"/>
        <w:numId w:val="17"/>
      </w:numPr>
      <w:spacing w:before="240" w:after="120"/>
      <w:outlineLvl w:val="4"/>
    </w:pPr>
    <w:rPr>
      <w:rFonts w:eastAsiaTheme="majorEastAsia" w:cstheme="majorBidi"/>
      <w:b/>
      <w:bCs/>
      <w:iCs/>
      <w:szCs w:val="26"/>
    </w:rPr>
  </w:style>
  <w:style w:type="paragraph" w:styleId="berschrift6">
    <w:name w:val="heading 6"/>
    <w:basedOn w:val="Standard"/>
    <w:next w:val="Standard"/>
    <w:link w:val="berschrift6Zchn"/>
    <w:rsid w:val="005A05EB"/>
    <w:pPr>
      <w:numPr>
        <w:ilvl w:val="5"/>
        <w:numId w:val="17"/>
      </w:numPr>
      <w:spacing w:before="240" w:after="120"/>
      <w:outlineLvl w:val="5"/>
    </w:pPr>
    <w:rPr>
      <w:rFonts w:eastAsiaTheme="majorEastAsia" w:cstheme="majorBidi"/>
      <w:b/>
      <w:bCs/>
      <w:szCs w:val="22"/>
    </w:rPr>
  </w:style>
  <w:style w:type="paragraph" w:styleId="berschrift7">
    <w:name w:val="heading 7"/>
    <w:basedOn w:val="Standard"/>
    <w:next w:val="Standard"/>
    <w:link w:val="berschrift7Zchn"/>
    <w:semiHidden/>
    <w:rsid w:val="005A05EB"/>
    <w:pPr>
      <w:numPr>
        <w:ilvl w:val="6"/>
        <w:numId w:val="17"/>
      </w:numPr>
      <w:spacing w:before="240" w:after="120"/>
      <w:outlineLvl w:val="6"/>
    </w:pPr>
    <w:rPr>
      <w:rFonts w:eastAsiaTheme="majorEastAsia" w:cstheme="majorBidi"/>
    </w:rPr>
  </w:style>
  <w:style w:type="paragraph" w:styleId="berschrift8">
    <w:name w:val="heading 8"/>
    <w:basedOn w:val="Standard"/>
    <w:next w:val="Standard"/>
    <w:link w:val="berschrift8Zchn"/>
    <w:semiHidden/>
    <w:rsid w:val="005A05EB"/>
    <w:pPr>
      <w:numPr>
        <w:ilvl w:val="7"/>
        <w:numId w:val="17"/>
      </w:numPr>
      <w:spacing w:before="240" w:after="120"/>
      <w:outlineLvl w:val="7"/>
    </w:pPr>
    <w:rPr>
      <w:rFonts w:eastAsiaTheme="majorEastAsia" w:cstheme="majorBidi"/>
      <w:iCs/>
    </w:rPr>
  </w:style>
  <w:style w:type="paragraph" w:styleId="berschrift9">
    <w:name w:val="heading 9"/>
    <w:basedOn w:val="Standard"/>
    <w:next w:val="Standard"/>
    <w:link w:val="berschrift9Zchn"/>
    <w:semiHidden/>
    <w:rsid w:val="005A05EB"/>
    <w:pPr>
      <w:numPr>
        <w:ilvl w:val="8"/>
        <w:numId w:val="17"/>
      </w:numPr>
      <w:spacing w:before="240" w:after="12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415DD1"/>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5A05EB"/>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5A05EB"/>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487FE8"/>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5A05EB"/>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5A05EB"/>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5A05EB"/>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5A05EB"/>
    <w:pPr>
      <w:numPr>
        <w:numId w:val="14"/>
      </w:numPr>
    </w:pPr>
  </w:style>
  <w:style w:type="numbering" w:customStyle="1" w:styleId="BDEWGliederungnumerisch">
    <w:name w:val="BDEW Gliederung numerisch"/>
    <w:basedOn w:val="KeineListe"/>
    <w:rsid w:val="005A05EB"/>
    <w:pPr>
      <w:numPr>
        <w:numId w:val="15"/>
      </w:numPr>
    </w:pPr>
  </w:style>
  <w:style w:type="paragraph" w:customStyle="1" w:styleId="BDEW-Pfeil">
    <w:name w:val="BDEW-Pfeil"/>
    <w:basedOn w:val="Aufzhlungszeichen2"/>
    <w:semiHidden/>
    <w:rsid w:val="005A05EB"/>
    <w:pPr>
      <w:numPr>
        <w:numId w:val="16"/>
      </w:numPr>
      <w:tabs>
        <w:tab w:val="clear" w:pos="431"/>
        <w:tab w:val="num" w:pos="360"/>
      </w:tabs>
    </w:pPr>
  </w:style>
  <w:style w:type="paragraph" w:styleId="Beschriftung">
    <w:name w:val="caption"/>
    <w:aliases w:val="BDEW-Beschriftung"/>
    <w:basedOn w:val="Standard"/>
    <w:next w:val="Standard"/>
    <w:qFormat/>
    <w:rsid w:val="005A05EB"/>
    <w:pPr>
      <w:spacing w:after="120"/>
    </w:pPr>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9"/>
      </w:numPr>
    </w:pPr>
  </w:style>
  <w:style w:type="paragraph" w:styleId="Listennummer2">
    <w:name w:val="List Number 2"/>
    <w:basedOn w:val="Standard"/>
    <w:semiHidden/>
    <w:rsid w:val="00C40DE8"/>
    <w:pPr>
      <w:numPr>
        <w:numId w:val="10"/>
      </w:numPr>
      <w:tabs>
        <w:tab w:val="left" w:pos="862"/>
      </w:tabs>
    </w:pPr>
  </w:style>
  <w:style w:type="paragraph" w:styleId="Listennummer3">
    <w:name w:val="List Number 3"/>
    <w:basedOn w:val="Standard"/>
    <w:semiHidden/>
    <w:rsid w:val="00C40DE8"/>
    <w:pPr>
      <w:numPr>
        <w:numId w:val="11"/>
      </w:numPr>
    </w:pPr>
  </w:style>
  <w:style w:type="paragraph" w:styleId="Listennummer4">
    <w:name w:val="List Number 4"/>
    <w:basedOn w:val="Standard"/>
    <w:semiHidden/>
    <w:rsid w:val="00C40DE8"/>
    <w:pPr>
      <w:numPr>
        <w:numId w:val="12"/>
      </w:numPr>
    </w:pPr>
  </w:style>
  <w:style w:type="paragraph" w:styleId="Listennummer5">
    <w:name w:val="List Number 5"/>
    <w:basedOn w:val="Standard"/>
    <w:semiHidden/>
    <w:rsid w:val="00C40DE8"/>
    <w:pPr>
      <w:numPr>
        <w:numId w:val="13"/>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BDEW-Abbinder">
    <w:name w:val="BDEW-Abbinder"/>
    <w:basedOn w:val="Standard"/>
    <w:rsid w:val="005A05EB"/>
    <w:pPr>
      <w:spacing w:after="120" w:line="210" w:lineRule="atLeast"/>
    </w:pPr>
    <w:rPr>
      <w:sz w:val="14"/>
    </w:rPr>
  </w:style>
  <w:style w:type="paragraph" w:customStyle="1" w:styleId="BDEW-Auskunftsblock">
    <w:name w:val="BDEW-Auskunftsblock"/>
    <w:basedOn w:val="Standard"/>
    <w:link w:val="BDEW-AuskunftsblockZchn"/>
    <w:rsid w:val="005A05EB"/>
    <w:pPr>
      <w:tabs>
        <w:tab w:val="left" w:pos="510"/>
      </w:tabs>
      <w:spacing w:after="120" w:line="210" w:lineRule="atLeast"/>
    </w:pPr>
    <w:rPr>
      <w:noProof/>
      <w:sz w:val="14"/>
      <w:szCs w:val="16"/>
      <w:lang w:val="x-none" w:eastAsia="x-none"/>
    </w:rPr>
  </w:style>
  <w:style w:type="character" w:customStyle="1" w:styleId="BDEW-AuskunftsblockZchn">
    <w:name w:val="BDEW-Auskunftsblock Zchn"/>
    <w:link w:val="BDEW-Auskunftsblock"/>
    <w:rsid w:val="005A05EB"/>
    <w:rPr>
      <w:rFonts w:eastAsia="Times New Roman"/>
      <w:noProof/>
      <w:color w:val="auto"/>
      <w:spacing w:val="0"/>
      <w:kern w:val="0"/>
      <w:sz w:val="14"/>
      <w:szCs w:val="16"/>
      <w:lang w:val="x-none" w:eastAsia="x-none"/>
    </w:rPr>
  </w:style>
  <w:style w:type="paragraph" w:customStyle="1" w:styleId="BDEW-Dokumentart">
    <w:name w:val="BDEW-Dokumentart"/>
    <w:basedOn w:val="Beschriftung"/>
    <w:qFormat/>
    <w:rsid w:val="005A05EB"/>
    <w:rPr>
      <w:b/>
      <w:i w:val="0"/>
      <w:sz w:val="40"/>
    </w:rPr>
  </w:style>
  <w:style w:type="paragraph" w:customStyle="1" w:styleId="BDEW-Dokumentbeschreibung">
    <w:name w:val="BDEW-Dokumentbeschreibung"/>
    <w:basedOn w:val="Untertitel"/>
    <w:rsid w:val="005A05EB"/>
    <w:pPr>
      <w:spacing w:after="120"/>
    </w:pPr>
  </w:style>
  <w:style w:type="paragraph" w:customStyle="1" w:styleId="BDEW-Dokumenttitel">
    <w:name w:val="BDEW-Dokumenttitel"/>
    <w:basedOn w:val="Standard"/>
    <w:rsid w:val="005A05EB"/>
    <w:pPr>
      <w:framePr w:w="7246" w:h="1281" w:wrap="around" w:vAnchor="page" w:hAnchor="text" w:y="4480"/>
      <w:spacing w:after="640" w:line="640" w:lineRule="atLeast"/>
    </w:pPr>
    <w:rPr>
      <w:b/>
      <w:color w:val="C20000" w:themeColor="background2"/>
      <w:sz w:val="60"/>
    </w:rPr>
  </w:style>
  <w:style w:type="paragraph" w:customStyle="1" w:styleId="BDEW-Dokumentuntertitel">
    <w:name w:val="BDEW-Dokumentuntertitel"/>
    <w:basedOn w:val="Standard"/>
    <w:rsid w:val="005A05EB"/>
    <w:pPr>
      <w:framePr w:w="7246" w:h="879" w:wrap="around" w:vAnchor="page" w:hAnchor="margin" w:y="6295"/>
      <w:spacing w:after="120"/>
    </w:pPr>
    <w:rPr>
      <w:sz w:val="32"/>
    </w:rPr>
  </w:style>
  <w:style w:type="paragraph" w:customStyle="1" w:styleId="BDEW-Kontaktdaten">
    <w:name w:val="BDEW-Kontaktdaten"/>
    <w:basedOn w:val="Standard"/>
    <w:qFormat/>
    <w:rsid w:val="005A05EB"/>
    <w:pPr>
      <w:spacing w:after="0"/>
    </w:pPr>
  </w:style>
  <w:style w:type="paragraph" w:customStyle="1" w:styleId="BDEW-berschriftohneGliederung">
    <w:name w:val="BDEW-Überschrift ohne Gliederung"/>
    <w:basedOn w:val="Standard"/>
    <w:rsid w:val="005A05EB"/>
    <w:pPr>
      <w:spacing w:before="240" w:after="120"/>
      <w:outlineLvl w:val="0"/>
    </w:pPr>
    <w:rPr>
      <w:b/>
      <w:lang w:val="en-GB"/>
    </w:rPr>
  </w:style>
  <w:style w:type="paragraph" w:customStyle="1" w:styleId="BDEW-Zwischenberschrift">
    <w:name w:val="BDEW-Zwischenüberschrift"/>
    <w:basedOn w:val="Standard"/>
    <w:next w:val="Standard"/>
    <w:qFormat/>
    <w:rsid w:val="005A05EB"/>
    <w:pPr>
      <w:spacing w:before="240" w:after="240"/>
      <w:jc w:val="both"/>
    </w:pPr>
    <w:rPr>
      <w:b/>
      <w:color w:val="C20000" w:themeColor="background2"/>
    </w:rPr>
  </w:style>
  <w:style w:type="paragraph" w:styleId="Listenabsatz">
    <w:name w:val="List Paragraph"/>
    <w:basedOn w:val="Standard"/>
    <w:uiPriority w:val="34"/>
    <w:qFormat/>
    <w:rsid w:val="00456CD7"/>
    <w:pPr>
      <w:widowControl w:val="0"/>
      <w:autoSpaceDE w:val="0"/>
      <w:autoSpaceDN w:val="0"/>
      <w:spacing w:after="0" w:line="240" w:lineRule="auto"/>
      <w:ind w:left="570" w:hanging="433"/>
    </w:pPr>
    <w:rPr>
      <w:rFonts w:ascii="Calibri" w:eastAsia="Calibri" w:hAnsi="Calibri" w:cs="Calibri"/>
      <w:sz w:val="22"/>
      <w:szCs w:val="22"/>
      <w:lang w:eastAsia="en-US"/>
    </w:rPr>
  </w:style>
  <w:style w:type="paragraph" w:styleId="berarbeitung">
    <w:name w:val="Revision"/>
    <w:hidden/>
    <w:uiPriority w:val="99"/>
    <w:semiHidden/>
    <w:rsid w:val="00F21E01"/>
    <w:pPr>
      <w:spacing w:after="0" w:line="240" w:lineRule="auto"/>
    </w:pPr>
    <w:rPr>
      <w:rFonts w:eastAsia="Times New Roman"/>
      <w:color w:val="auto"/>
      <w:spacing w:val="0"/>
      <w:kern w:val="0"/>
      <w:lang w:eastAsia="de-DE"/>
    </w:rPr>
  </w:style>
  <w:style w:type="character" w:customStyle="1" w:styleId="ui-provider">
    <w:name w:val="ui-provider"/>
    <w:basedOn w:val="Absatz-Standardschriftart"/>
    <w:rsid w:val="00557300"/>
  </w:style>
  <w:style w:type="character" w:customStyle="1" w:styleId="cf01">
    <w:name w:val="cf01"/>
    <w:basedOn w:val="Absatz-Standardschriftart"/>
    <w:rsid w:val="00087B44"/>
    <w:rPr>
      <w:rFonts w:ascii="Segoe UI" w:hAnsi="Segoe UI" w:cs="Segoe UI" w:hint="default"/>
      <w:sz w:val="18"/>
      <w:szCs w:val="18"/>
    </w:rPr>
  </w:style>
  <w:style w:type="paragraph" w:styleId="StandardWeb">
    <w:name w:val="Normal (Web)"/>
    <w:basedOn w:val="Standard"/>
    <w:uiPriority w:val="99"/>
    <w:semiHidden/>
    <w:unhideWhenUsed/>
    <w:rsid w:val="006C42E4"/>
    <w:pPr>
      <w:spacing w:before="100" w:beforeAutospacing="1" w:after="100" w:afterAutospacing="1" w:line="240" w:lineRule="auto"/>
    </w:pPr>
    <w:rPr>
      <w:rFonts w:ascii="Times New Roman" w:hAnsi="Times New Roman" w:cs="Times New Roman"/>
    </w:rPr>
  </w:style>
  <w:style w:type="paragraph" w:customStyle="1" w:styleId="Default">
    <w:name w:val="Default"/>
    <w:rsid w:val="004403E1"/>
    <w:pPr>
      <w:autoSpaceDE w:val="0"/>
      <w:autoSpaceDN w:val="0"/>
      <w:adjustRightInd w:val="0"/>
      <w:spacing w:after="0" w:line="240" w:lineRule="auto"/>
    </w:pPr>
    <w:rPr>
      <w:rFonts w:ascii="Arial" w:hAnsi="Arial" w:cs="Arial"/>
      <w:color w:val="000000"/>
      <w:spacing w:val="0"/>
      <w:kern w:val="0"/>
    </w:rPr>
  </w:style>
  <w:style w:type="character" w:styleId="NichtaufgelsteErwhnung">
    <w:name w:val="Unresolved Mention"/>
    <w:basedOn w:val="Absatz-Standardschriftart"/>
    <w:uiPriority w:val="99"/>
    <w:semiHidden/>
    <w:unhideWhenUsed/>
    <w:rsid w:val="007A323F"/>
    <w:rPr>
      <w:color w:val="605E5C"/>
      <w:shd w:val="clear" w:color="auto" w:fill="E1DFDD"/>
    </w:rPr>
  </w:style>
  <w:style w:type="character" w:styleId="BesuchterLink">
    <w:name w:val="FollowedHyperlink"/>
    <w:basedOn w:val="Absatz-Standardschriftart"/>
    <w:uiPriority w:val="99"/>
    <w:semiHidden/>
    <w:unhideWhenUsed/>
    <w:rsid w:val="00E52C78"/>
    <w:rPr>
      <w:color w:val="8E072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735">
      <w:bodyDiv w:val="1"/>
      <w:marLeft w:val="0"/>
      <w:marRight w:val="0"/>
      <w:marTop w:val="0"/>
      <w:marBottom w:val="0"/>
      <w:divBdr>
        <w:top w:val="none" w:sz="0" w:space="0" w:color="auto"/>
        <w:left w:val="none" w:sz="0" w:space="0" w:color="auto"/>
        <w:bottom w:val="none" w:sz="0" w:space="0" w:color="auto"/>
        <w:right w:val="none" w:sz="0" w:space="0" w:color="auto"/>
      </w:divBdr>
    </w:div>
    <w:div w:id="507671789">
      <w:bodyDiv w:val="1"/>
      <w:marLeft w:val="0"/>
      <w:marRight w:val="0"/>
      <w:marTop w:val="0"/>
      <w:marBottom w:val="0"/>
      <w:divBdr>
        <w:top w:val="none" w:sz="0" w:space="0" w:color="auto"/>
        <w:left w:val="none" w:sz="0" w:space="0" w:color="auto"/>
        <w:bottom w:val="none" w:sz="0" w:space="0" w:color="auto"/>
        <w:right w:val="none" w:sz="0" w:space="0" w:color="auto"/>
      </w:divBdr>
    </w:div>
    <w:div w:id="760370636">
      <w:bodyDiv w:val="1"/>
      <w:marLeft w:val="0"/>
      <w:marRight w:val="0"/>
      <w:marTop w:val="0"/>
      <w:marBottom w:val="0"/>
      <w:divBdr>
        <w:top w:val="none" w:sz="0" w:space="0" w:color="auto"/>
        <w:left w:val="none" w:sz="0" w:space="0" w:color="auto"/>
        <w:bottom w:val="none" w:sz="0" w:space="0" w:color="auto"/>
        <w:right w:val="none" w:sz="0" w:space="0" w:color="auto"/>
      </w:divBdr>
    </w:div>
    <w:div w:id="1380477590">
      <w:bodyDiv w:val="1"/>
      <w:marLeft w:val="0"/>
      <w:marRight w:val="0"/>
      <w:marTop w:val="0"/>
      <w:marBottom w:val="0"/>
      <w:divBdr>
        <w:top w:val="none" w:sz="0" w:space="0" w:color="auto"/>
        <w:left w:val="none" w:sz="0" w:space="0" w:color="auto"/>
        <w:bottom w:val="none" w:sz="0" w:space="0" w:color="auto"/>
        <w:right w:val="none" w:sz="0" w:space="0" w:color="auto"/>
      </w:divBdr>
    </w:div>
    <w:div w:id="1512833426">
      <w:bodyDiv w:val="1"/>
      <w:marLeft w:val="0"/>
      <w:marRight w:val="0"/>
      <w:marTop w:val="0"/>
      <w:marBottom w:val="0"/>
      <w:divBdr>
        <w:top w:val="none" w:sz="0" w:space="0" w:color="auto"/>
        <w:left w:val="none" w:sz="0" w:space="0" w:color="auto"/>
        <w:bottom w:val="none" w:sz="0" w:space="0" w:color="auto"/>
        <w:right w:val="none" w:sz="0" w:space="0" w:color="auto"/>
      </w:divBdr>
    </w:div>
    <w:div w:id="1928420947">
      <w:bodyDiv w:val="1"/>
      <w:marLeft w:val="0"/>
      <w:marRight w:val="0"/>
      <w:marTop w:val="0"/>
      <w:marBottom w:val="0"/>
      <w:divBdr>
        <w:top w:val="none" w:sz="0" w:space="0" w:color="auto"/>
        <w:left w:val="none" w:sz="0" w:space="0" w:color="auto"/>
        <w:bottom w:val="none" w:sz="0" w:space="0" w:color="auto"/>
        <w:right w:val="none" w:sz="0" w:space="0" w:color="auto"/>
      </w:divBdr>
    </w:div>
    <w:div w:id="2002271317">
      <w:bodyDiv w:val="1"/>
      <w:marLeft w:val="0"/>
      <w:marRight w:val="0"/>
      <w:marTop w:val="0"/>
      <w:marBottom w:val="0"/>
      <w:divBdr>
        <w:top w:val="none" w:sz="0" w:space="0" w:color="auto"/>
        <w:left w:val="none" w:sz="0" w:space="0" w:color="auto"/>
        <w:bottom w:val="none" w:sz="0" w:space="0" w:color="auto"/>
        <w:right w:val="none" w:sz="0" w:space="0" w:color="auto"/>
      </w:divBdr>
    </w:div>
    <w:div w:id="20866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1941D76F604A85BA90A0DFD2BC81C9"/>
        <w:category>
          <w:name w:val="Allgemein"/>
          <w:gallery w:val="placeholder"/>
        </w:category>
        <w:types>
          <w:type w:val="bbPlcHdr"/>
        </w:types>
        <w:behaviors>
          <w:behavior w:val="content"/>
        </w:behaviors>
        <w:guid w:val="{4799350F-B49E-473D-85DA-AA17A05F8F54}"/>
      </w:docPartPr>
      <w:docPartBody>
        <w:p w:rsidR="00261201" w:rsidRDefault="004E492D" w:rsidP="004E492D">
          <w:pPr>
            <w:pStyle w:val="751941D76F604A85BA90A0DFD2BC81C93"/>
            <w:framePr w:wrap="around"/>
          </w:pPr>
          <w:r w:rsidRPr="00810A04">
            <w:rPr>
              <w:rStyle w:val="Platzhaltertext"/>
              <w:rFonts w:eastAsiaTheme="minorHAnsi"/>
              <w:sz w:val="40"/>
              <w:szCs w:val="40"/>
            </w:rPr>
            <w:t>Datum</w:t>
          </w:r>
        </w:p>
      </w:docPartBody>
    </w:docPart>
    <w:docPart>
      <w:docPartPr>
        <w:name w:val="1AEC0D40F235404A85E3153530C17992"/>
        <w:category>
          <w:name w:val="Allgemein"/>
          <w:gallery w:val="placeholder"/>
        </w:category>
        <w:types>
          <w:type w:val="bbPlcHdr"/>
        </w:types>
        <w:behaviors>
          <w:behavior w:val="content"/>
        </w:behaviors>
        <w:guid w:val="{6659CDE7-4E09-45C6-8354-BA3CC013D0EE}"/>
      </w:docPartPr>
      <w:docPartBody>
        <w:p w:rsidR="00261201" w:rsidRDefault="00DF6778">
          <w:pPr>
            <w:pStyle w:val="1AEC0D40F235404A85E3153530C17992"/>
          </w:pPr>
          <w:r w:rsidRPr="00991C4B">
            <w:rPr>
              <w:rStyle w:val="Platzhaltertext"/>
              <w:rFonts w:eastAsiaTheme="minorHAnsi"/>
            </w:rPr>
            <w:t>Klicken Sie hier, um einen Dokumenttitel einzugeben</w:t>
          </w:r>
        </w:p>
      </w:docPartBody>
    </w:docPart>
    <w:docPart>
      <w:docPartPr>
        <w:name w:val="26222D8FA7714D4DA344F30905FB59CE"/>
        <w:category>
          <w:name w:val="Allgemein"/>
          <w:gallery w:val="placeholder"/>
        </w:category>
        <w:types>
          <w:type w:val="bbPlcHdr"/>
        </w:types>
        <w:behaviors>
          <w:behavior w:val="content"/>
        </w:behaviors>
        <w:guid w:val="{CA6E9CDE-D966-4958-850A-F7DC7F5ED9C6}"/>
      </w:docPartPr>
      <w:docPartBody>
        <w:p w:rsidR="00261201" w:rsidRDefault="00DF6778">
          <w:pPr>
            <w:pStyle w:val="26222D8FA7714D4DA344F30905FB59CE"/>
          </w:pPr>
          <w:r>
            <w:rPr>
              <w:rStyle w:val="Platzhaltertext"/>
              <w:rFonts w:eastAsiaTheme="minorHAnsi"/>
            </w:rPr>
            <w:t>Versionsnummer</w:t>
          </w:r>
        </w:p>
      </w:docPartBody>
    </w:docPart>
    <w:docPart>
      <w:docPartPr>
        <w:name w:val="247A44AA541A4B859B5A1AAFB7DD6E1E"/>
        <w:category>
          <w:name w:val="Allgemein"/>
          <w:gallery w:val="placeholder"/>
        </w:category>
        <w:types>
          <w:type w:val="bbPlcHdr"/>
        </w:types>
        <w:behaviors>
          <w:behavior w:val="content"/>
        </w:behaviors>
        <w:guid w:val="{CE3EC614-84B1-4EDF-91FA-24152CC403EA}"/>
      </w:docPartPr>
      <w:docPartBody>
        <w:p w:rsidR="00261201" w:rsidRDefault="00DF6778">
          <w:pPr>
            <w:pStyle w:val="247A44AA541A4B859B5A1AAFB7DD6E1E"/>
          </w:pPr>
          <w:r>
            <w:t>Publikationsdatum:</w:t>
          </w:r>
        </w:p>
      </w:docPartBody>
    </w:docPart>
    <w:docPart>
      <w:docPartPr>
        <w:name w:val="05F1F899142046F799868BC126AE9A20"/>
        <w:category>
          <w:name w:val="Allgemein"/>
          <w:gallery w:val="placeholder"/>
        </w:category>
        <w:types>
          <w:type w:val="bbPlcHdr"/>
        </w:types>
        <w:behaviors>
          <w:behavior w:val="content"/>
        </w:behaviors>
        <w:guid w:val="{84702B24-E09C-4B23-901E-F69EE50779FB}"/>
      </w:docPartPr>
      <w:docPartBody>
        <w:p w:rsidR="00261201" w:rsidRDefault="00DF6778">
          <w:pPr>
            <w:pStyle w:val="05F1F899142046F799868BC126AE9A20"/>
          </w:pPr>
          <w:r w:rsidRPr="00B20A22">
            <w:rPr>
              <w:rStyle w:val="Platzhaltertext"/>
              <w:rFonts w:eastAsiaTheme="minorHAnsi"/>
            </w:rPr>
            <w:t>[</w:t>
          </w:r>
          <w:r>
            <w:rPr>
              <w:rStyle w:val="Platzhaltertext"/>
              <w:rFonts w:eastAsiaTheme="minorHAnsi"/>
            </w:rPr>
            <w:t>Publikationsdatum</w:t>
          </w:r>
          <w:r w:rsidRPr="00B20A22">
            <w:rPr>
              <w:rStyle w:val="Platzhaltertext"/>
              <w:rFonts w:eastAsiaTheme="minorHAnsi"/>
            </w:rPr>
            <w:t>]</w:t>
          </w:r>
        </w:p>
      </w:docPartBody>
    </w:docPart>
    <w:docPart>
      <w:docPartPr>
        <w:name w:val="EF3C320E4A32482A92E8CD33B530742A"/>
        <w:category>
          <w:name w:val="Allgemein"/>
          <w:gallery w:val="placeholder"/>
        </w:category>
        <w:types>
          <w:type w:val="bbPlcHdr"/>
        </w:types>
        <w:behaviors>
          <w:behavior w:val="content"/>
        </w:behaviors>
        <w:guid w:val="{4F8D43B4-B14A-41B1-A403-5993FCD636D5}"/>
      </w:docPartPr>
      <w:docPartBody>
        <w:p w:rsidR="00261201" w:rsidRDefault="00DF6778">
          <w:pPr>
            <w:pStyle w:val="EF3C320E4A32482A92E8CD33B530742A"/>
          </w:pPr>
          <w:r>
            <w:rPr>
              <w:rStyle w:val="Platzhaltertext"/>
              <w:rFonts w:eastAsiaTheme="minorHAnsi"/>
            </w:rPr>
            <w:t>Autor</w:t>
          </w:r>
        </w:p>
      </w:docPartBody>
    </w:docPart>
    <w:docPart>
      <w:docPartPr>
        <w:name w:val="DefaultPlaceholder_-1854013437"/>
        <w:category>
          <w:name w:val="Allgemein"/>
          <w:gallery w:val="placeholder"/>
        </w:category>
        <w:types>
          <w:type w:val="bbPlcHdr"/>
        </w:types>
        <w:behaviors>
          <w:behavior w:val="content"/>
        </w:behaviors>
        <w:guid w:val="{4230E925-3FAC-4352-B1C0-67E158999F9E}"/>
      </w:docPartPr>
      <w:docPartBody>
        <w:p w:rsidR="009128C7" w:rsidRDefault="00261201">
          <w:r w:rsidRPr="005A54EA">
            <w:rPr>
              <w:rStyle w:val="Platzhaltertext"/>
            </w:rPr>
            <w:t>Klicken oder tippen Sie, um ein Datum einzugeben.</w:t>
          </w:r>
        </w:p>
      </w:docPartBody>
    </w:docPart>
    <w:docPart>
      <w:docPartPr>
        <w:name w:val="286B99BA14364297805517E079327175"/>
        <w:category>
          <w:name w:val="Allgemein"/>
          <w:gallery w:val="placeholder"/>
        </w:category>
        <w:types>
          <w:type w:val="bbPlcHdr"/>
        </w:types>
        <w:behaviors>
          <w:behavior w:val="content"/>
        </w:behaviors>
        <w:guid w:val="{3B4E74DA-85D9-4D14-A66F-16B2D1113564}"/>
      </w:docPartPr>
      <w:docPartBody>
        <w:p w:rsidR="001A1DAB" w:rsidRDefault="007A5DF4" w:rsidP="007A5DF4">
          <w:pPr>
            <w:pStyle w:val="286B99BA14364297805517E079327175"/>
          </w:pPr>
          <w:r w:rsidRPr="00CD77EA">
            <w:rPr>
              <w:rStyle w:val="Platzhaltertext"/>
            </w:rPr>
            <w:t>Wählen Sie eine Dokumentart aus</w:t>
          </w:r>
        </w:p>
      </w:docPartBody>
    </w:docPart>
    <w:docPart>
      <w:docPartPr>
        <w:name w:val="26392398143B4B84A1454AA9CF1A9EF1"/>
        <w:category>
          <w:name w:val="Allgemein"/>
          <w:gallery w:val="placeholder"/>
        </w:category>
        <w:types>
          <w:type w:val="bbPlcHdr"/>
        </w:types>
        <w:behaviors>
          <w:behavior w:val="content"/>
        </w:behaviors>
        <w:guid w:val="{08120209-C4A2-47AA-A734-BC9D4B25B8FC}"/>
      </w:docPartPr>
      <w:docPartBody>
        <w:p w:rsidR="00F17337" w:rsidRDefault="00F17337" w:rsidP="00F17337">
          <w:pPr>
            <w:pStyle w:val="26392398143B4B84A1454AA9CF1A9EF1"/>
          </w:pPr>
          <w:r w:rsidRPr="00021B8E">
            <w:rPr>
              <w:rStyle w:val="Platzhaltertext"/>
              <w:rFonts w:eastAsiaTheme="minorHAnsi"/>
              <w:sz w:val="40"/>
              <w:szCs w:val="40"/>
            </w:rPr>
            <w:t xml:space="preserve">Stand: </w:t>
          </w:r>
        </w:p>
      </w:docPartBody>
    </w:docPart>
    <w:docPart>
      <w:docPartPr>
        <w:name w:val="0E87BF020D334B70995E8146293B2B90"/>
        <w:category>
          <w:name w:val="Allgemein"/>
          <w:gallery w:val="placeholder"/>
        </w:category>
        <w:types>
          <w:type w:val="bbPlcHdr"/>
        </w:types>
        <w:behaviors>
          <w:behavior w:val="content"/>
        </w:behaviors>
        <w:guid w:val="{BF0CE5AC-3208-4BE6-9A6D-3B05E1CC4BC4}"/>
      </w:docPartPr>
      <w:docPartBody>
        <w:p w:rsidR="00F17337" w:rsidRDefault="00F17337" w:rsidP="00F17337">
          <w:pPr>
            <w:pStyle w:val="0E87BF020D334B70995E8146293B2B90"/>
          </w:pPr>
          <w:r w:rsidRPr="00021B8E">
            <w:rPr>
              <w:rStyle w:val="Platzhaltertext"/>
              <w:rFonts w:eastAsiaTheme="minorHAnsi"/>
              <w:sz w:val="40"/>
              <w:szCs w:val="40"/>
            </w:rPr>
            <w:t>Datum</w:t>
          </w:r>
        </w:p>
      </w:docPartBody>
    </w:docPart>
    <w:docPart>
      <w:docPartPr>
        <w:name w:val="B5966A49F6EE4CA1AB410B7455C3E24F"/>
        <w:category>
          <w:name w:val="Allgemein"/>
          <w:gallery w:val="placeholder"/>
        </w:category>
        <w:types>
          <w:type w:val="bbPlcHdr"/>
        </w:types>
        <w:behaviors>
          <w:behavior w:val="content"/>
        </w:behaviors>
        <w:guid w:val="{7D894D26-A99B-46CB-ACCD-D82F861815E0}"/>
      </w:docPartPr>
      <w:docPartBody>
        <w:p w:rsidR="00A5380D" w:rsidRDefault="00A5380D" w:rsidP="00A5380D">
          <w:pPr>
            <w:pStyle w:val="B5966A49F6EE4CA1AB410B7455C3E24F"/>
          </w:pPr>
          <w:r w:rsidRPr="005A54EA">
            <w:rPr>
              <w:rStyle w:val="Platzhaltertext"/>
            </w:rPr>
            <w:t>Klicken oder tippen Sie, um ein Datum einzugeben.</w:t>
          </w:r>
        </w:p>
      </w:docPartBody>
    </w:docPart>
    <w:docPart>
      <w:docPartPr>
        <w:name w:val="EA208E1C73084D2D9B20A4B27B16A704"/>
        <w:category>
          <w:name w:val="Allgemein"/>
          <w:gallery w:val="placeholder"/>
        </w:category>
        <w:types>
          <w:type w:val="bbPlcHdr"/>
        </w:types>
        <w:behaviors>
          <w:behavior w:val="content"/>
        </w:behaviors>
        <w:guid w:val="{972D95A8-1A5D-42DA-8898-05A80B4B371A}"/>
      </w:docPartPr>
      <w:docPartBody>
        <w:p w:rsidR="004B61AE" w:rsidRDefault="00A761D5" w:rsidP="00A761D5">
          <w:pPr>
            <w:pStyle w:val="EA208E1C73084D2D9B20A4B27B16A704"/>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D9"/>
    <w:rsid w:val="000114EC"/>
    <w:rsid w:val="00015ED6"/>
    <w:rsid w:val="00047476"/>
    <w:rsid w:val="00061EDA"/>
    <w:rsid w:val="0007042A"/>
    <w:rsid w:val="00081470"/>
    <w:rsid w:val="0009290B"/>
    <w:rsid w:val="000A0F11"/>
    <w:rsid w:val="000C45CE"/>
    <w:rsid w:val="000E2FCF"/>
    <w:rsid w:val="000E3C16"/>
    <w:rsid w:val="000F48C2"/>
    <w:rsid w:val="00105B72"/>
    <w:rsid w:val="001158D2"/>
    <w:rsid w:val="00125A81"/>
    <w:rsid w:val="001563F5"/>
    <w:rsid w:val="00167A21"/>
    <w:rsid w:val="00185291"/>
    <w:rsid w:val="001909DF"/>
    <w:rsid w:val="001A1DAB"/>
    <w:rsid w:val="001E33AA"/>
    <w:rsid w:val="001E7396"/>
    <w:rsid w:val="0021164B"/>
    <w:rsid w:val="002127C0"/>
    <w:rsid w:val="00213E59"/>
    <w:rsid w:val="00215F48"/>
    <w:rsid w:val="00253525"/>
    <w:rsid w:val="00254150"/>
    <w:rsid w:val="002558A4"/>
    <w:rsid w:val="00261201"/>
    <w:rsid w:val="002668DD"/>
    <w:rsid w:val="002749B8"/>
    <w:rsid w:val="00274EE6"/>
    <w:rsid w:val="00283579"/>
    <w:rsid w:val="00293773"/>
    <w:rsid w:val="00294BC0"/>
    <w:rsid w:val="002C120D"/>
    <w:rsid w:val="002D4406"/>
    <w:rsid w:val="002E31C8"/>
    <w:rsid w:val="002F79F6"/>
    <w:rsid w:val="0033566A"/>
    <w:rsid w:val="00341DA3"/>
    <w:rsid w:val="00355841"/>
    <w:rsid w:val="00361DE3"/>
    <w:rsid w:val="0037177C"/>
    <w:rsid w:val="00381ADE"/>
    <w:rsid w:val="0038282D"/>
    <w:rsid w:val="00391342"/>
    <w:rsid w:val="003941B1"/>
    <w:rsid w:val="003A2B79"/>
    <w:rsid w:val="003D5DC4"/>
    <w:rsid w:val="003E550F"/>
    <w:rsid w:val="003E7509"/>
    <w:rsid w:val="0041227B"/>
    <w:rsid w:val="0042493D"/>
    <w:rsid w:val="00470644"/>
    <w:rsid w:val="00474472"/>
    <w:rsid w:val="00481312"/>
    <w:rsid w:val="004824BD"/>
    <w:rsid w:val="004B229C"/>
    <w:rsid w:val="004B61AE"/>
    <w:rsid w:val="004D582F"/>
    <w:rsid w:val="004E0653"/>
    <w:rsid w:val="004E492D"/>
    <w:rsid w:val="004F24FC"/>
    <w:rsid w:val="00515374"/>
    <w:rsid w:val="00530095"/>
    <w:rsid w:val="00531DF8"/>
    <w:rsid w:val="00556FFA"/>
    <w:rsid w:val="0058468D"/>
    <w:rsid w:val="005E2799"/>
    <w:rsid w:val="005E7515"/>
    <w:rsid w:val="006010B5"/>
    <w:rsid w:val="006241D4"/>
    <w:rsid w:val="00630B44"/>
    <w:rsid w:val="00640BFB"/>
    <w:rsid w:val="0065308A"/>
    <w:rsid w:val="006544D8"/>
    <w:rsid w:val="00657BC0"/>
    <w:rsid w:val="00661C37"/>
    <w:rsid w:val="006865FB"/>
    <w:rsid w:val="0069209C"/>
    <w:rsid w:val="00695CD0"/>
    <w:rsid w:val="006A4893"/>
    <w:rsid w:val="006C4BCC"/>
    <w:rsid w:val="00742ABA"/>
    <w:rsid w:val="00757F05"/>
    <w:rsid w:val="00772765"/>
    <w:rsid w:val="007A0745"/>
    <w:rsid w:val="007A0FFF"/>
    <w:rsid w:val="007A5DF4"/>
    <w:rsid w:val="007C418B"/>
    <w:rsid w:val="007C775D"/>
    <w:rsid w:val="007F7102"/>
    <w:rsid w:val="00801DB5"/>
    <w:rsid w:val="00814F28"/>
    <w:rsid w:val="00833E43"/>
    <w:rsid w:val="00842A8F"/>
    <w:rsid w:val="0084472C"/>
    <w:rsid w:val="00872353"/>
    <w:rsid w:val="008A02FC"/>
    <w:rsid w:val="008A242A"/>
    <w:rsid w:val="008B4130"/>
    <w:rsid w:val="008C154B"/>
    <w:rsid w:val="008C29B0"/>
    <w:rsid w:val="008E5660"/>
    <w:rsid w:val="008E641B"/>
    <w:rsid w:val="008F0250"/>
    <w:rsid w:val="009044D0"/>
    <w:rsid w:val="009128C7"/>
    <w:rsid w:val="009260D4"/>
    <w:rsid w:val="00971CE8"/>
    <w:rsid w:val="009C5177"/>
    <w:rsid w:val="009C5D79"/>
    <w:rsid w:val="009D5A35"/>
    <w:rsid w:val="009E62C3"/>
    <w:rsid w:val="00A01483"/>
    <w:rsid w:val="00A223BE"/>
    <w:rsid w:val="00A40153"/>
    <w:rsid w:val="00A4291F"/>
    <w:rsid w:val="00A475F3"/>
    <w:rsid w:val="00A5380D"/>
    <w:rsid w:val="00A761D5"/>
    <w:rsid w:val="00A973D2"/>
    <w:rsid w:val="00AB20F5"/>
    <w:rsid w:val="00AB54AF"/>
    <w:rsid w:val="00AC6F06"/>
    <w:rsid w:val="00AE1E28"/>
    <w:rsid w:val="00AE299A"/>
    <w:rsid w:val="00B04A54"/>
    <w:rsid w:val="00B1503E"/>
    <w:rsid w:val="00B15EC2"/>
    <w:rsid w:val="00B22A64"/>
    <w:rsid w:val="00B2384F"/>
    <w:rsid w:val="00B32CFB"/>
    <w:rsid w:val="00B3511B"/>
    <w:rsid w:val="00B4235B"/>
    <w:rsid w:val="00B431DB"/>
    <w:rsid w:val="00B45DC3"/>
    <w:rsid w:val="00B65B05"/>
    <w:rsid w:val="00B715DA"/>
    <w:rsid w:val="00B7457C"/>
    <w:rsid w:val="00B7616D"/>
    <w:rsid w:val="00B951CB"/>
    <w:rsid w:val="00BA1FA1"/>
    <w:rsid w:val="00BA4F9D"/>
    <w:rsid w:val="00BD0D96"/>
    <w:rsid w:val="00BD1772"/>
    <w:rsid w:val="00BE3B1D"/>
    <w:rsid w:val="00BF5A8F"/>
    <w:rsid w:val="00C412F5"/>
    <w:rsid w:val="00C43C55"/>
    <w:rsid w:val="00C45D0A"/>
    <w:rsid w:val="00C563EB"/>
    <w:rsid w:val="00C83ADB"/>
    <w:rsid w:val="00C879B1"/>
    <w:rsid w:val="00C921B9"/>
    <w:rsid w:val="00C978D9"/>
    <w:rsid w:val="00CB7B68"/>
    <w:rsid w:val="00CC63C9"/>
    <w:rsid w:val="00CC7E19"/>
    <w:rsid w:val="00CD2474"/>
    <w:rsid w:val="00CE0C65"/>
    <w:rsid w:val="00CE0CA6"/>
    <w:rsid w:val="00CE6986"/>
    <w:rsid w:val="00D04C9D"/>
    <w:rsid w:val="00D143D7"/>
    <w:rsid w:val="00D2526A"/>
    <w:rsid w:val="00D514F9"/>
    <w:rsid w:val="00D5182B"/>
    <w:rsid w:val="00D545FE"/>
    <w:rsid w:val="00D61AD1"/>
    <w:rsid w:val="00D75D0C"/>
    <w:rsid w:val="00D97489"/>
    <w:rsid w:val="00DB3FC4"/>
    <w:rsid w:val="00DE3B51"/>
    <w:rsid w:val="00DE3F48"/>
    <w:rsid w:val="00DE50C1"/>
    <w:rsid w:val="00DF6778"/>
    <w:rsid w:val="00E03437"/>
    <w:rsid w:val="00E04247"/>
    <w:rsid w:val="00E149F9"/>
    <w:rsid w:val="00E33A71"/>
    <w:rsid w:val="00E42D71"/>
    <w:rsid w:val="00E7254A"/>
    <w:rsid w:val="00E80C1E"/>
    <w:rsid w:val="00E8522C"/>
    <w:rsid w:val="00E8655D"/>
    <w:rsid w:val="00EB0370"/>
    <w:rsid w:val="00EB6351"/>
    <w:rsid w:val="00EC3EF9"/>
    <w:rsid w:val="00ED2B36"/>
    <w:rsid w:val="00ED7335"/>
    <w:rsid w:val="00F17337"/>
    <w:rsid w:val="00F3663B"/>
    <w:rsid w:val="00F53CEE"/>
    <w:rsid w:val="00FA230E"/>
    <w:rsid w:val="00FA36C5"/>
    <w:rsid w:val="00FA6A3A"/>
    <w:rsid w:val="00FD3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761D5"/>
    <w:rPr>
      <w:rFonts w:asciiTheme="minorHAnsi" w:hAnsiTheme="minorHAnsi"/>
      <w:vanish/>
      <w:color w:val="BFBFBF" w:themeColor="background1" w:themeShade="BF"/>
    </w:rPr>
  </w:style>
  <w:style w:type="paragraph" w:customStyle="1" w:styleId="1AEC0D40F235404A85E3153530C17992">
    <w:name w:val="1AEC0D40F235404A85E3153530C17992"/>
  </w:style>
  <w:style w:type="paragraph" w:customStyle="1" w:styleId="26222D8FA7714D4DA344F30905FB59CE">
    <w:name w:val="26222D8FA7714D4DA344F30905FB59CE"/>
  </w:style>
  <w:style w:type="paragraph" w:customStyle="1" w:styleId="247A44AA541A4B859B5A1AAFB7DD6E1E">
    <w:name w:val="247A44AA541A4B859B5A1AAFB7DD6E1E"/>
  </w:style>
  <w:style w:type="paragraph" w:customStyle="1" w:styleId="05F1F899142046F799868BC126AE9A20">
    <w:name w:val="05F1F899142046F799868BC126AE9A20"/>
  </w:style>
  <w:style w:type="paragraph" w:customStyle="1" w:styleId="EF3C320E4A32482A92E8CD33B530742A">
    <w:name w:val="EF3C320E4A32482A92E8CD33B530742A"/>
  </w:style>
  <w:style w:type="paragraph" w:customStyle="1" w:styleId="751941D76F604A85BA90A0DFD2BC81C93">
    <w:name w:val="751941D76F604A85BA90A0DFD2BC81C93"/>
    <w:rsid w:val="004E492D"/>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286B99BA14364297805517E079327175">
    <w:name w:val="286B99BA14364297805517E079327175"/>
    <w:rsid w:val="007A5DF4"/>
  </w:style>
  <w:style w:type="paragraph" w:customStyle="1" w:styleId="26392398143B4B84A1454AA9CF1A9EF1">
    <w:name w:val="26392398143B4B84A1454AA9CF1A9EF1"/>
    <w:rsid w:val="00F17337"/>
    <w:pPr>
      <w:spacing w:line="278" w:lineRule="auto"/>
    </w:pPr>
    <w:rPr>
      <w:kern w:val="2"/>
      <w:sz w:val="24"/>
      <w:szCs w:val="24"/>
      <w14:ligatures w14:val="standardContextual"/>
    </w:rPr>
  </w:style>
  <w:style w:type="paragraph" w:customStyle="1" w:styleId="0E87BF020D334B70995E8146293B2B90">
    <w:name w:val="0E87BF020D334B70995E8146293B2B90"/>
    <w:rsid w:val="00F17337"/>
    <w:pPr>
      <w:spacing w:line="278" w:lineRule="auto"/>
    </w:pPr>
    <w:rPr>
      <w:kern w:val="2"/>
      <w:sz w:val="24"/>
      <w:szCs w:val="24"/>
      <w14:ligatures w14:val="standardContextual"/>
    </w:rPr>
  </w:style>
  <w:style w:type="paragraph" w:customStyle="1" w:styleId="EA208E1C73084D2D9B20A4B27B16A704">
    <w:name w:val="EA208E1C73084D2D9B20A4B27B16A704"/>
    <w:rsid w:val="00A761D5"/>
    <w:pPr>
      <w:spacing w:line="278" w:lineRule="auto"/>
    </w:pPr>
    <w:rPr>
      <w:kern w:val="2"/>
      <w:sz w:val="24"/>
      <w:szCs w:val="24"/>
      <w14:ligatures w14:val="standardContextual"/>
    </w:rPr>
  </w:style>
  <w:style w:type="paragraph" w:customStyle="1" w:styleId="B5966A49F6EE4CA1AB410B7455C3E24F">
    <w:name w:val="B5966A49F6EE4CA1AB410B7455C3E24F"/>
    <w:rsid w:val="00A5380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ab37353d-7c19-448a-99f2-995744002f49">
      <UserInfo>
        <DisplayName/>
        <AccountId xsi:nil="true"/>
        <AccountType/>
      </UserInfo>
    </SharedWithUsers>
    <_activity xmlns="dcf3d1ea-8c92-404c-93bd-56786f61ac1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kument" ma:contentTypeID="0x0101004F3334EAA113C34AB07C3467DB3C979B" ma:contentTypeVersion="12" ma:contentTypeDescription="Ein neues Dokument erstellen." ma:contentTypeScope="" ma:versionID="eb749367a93287ad0836293e97102814">
  <xsd:schema xmlns:xsd="http://www.w3.org/2001/XMLSchema" xmlns:xs="http://www.w3.org/2001/XMLSchema" xmlns:p="http://schemas.microsoft.com/office/2006/metadata/properties" xmlns:ns3="ab37353d-7c19-448a-99f2-995744002f49" xmlns:ns4="dcf3d1ea-8c92-404c-93bd-56786f61ac18" targetNamespace="http://schemas.microsoft.com/office/2006/metadata/properties" ma:root="true" ma:fieldsID="34a817d879a6a7e205730baddcc2cf9b" ns3:_="" ns4:_="">
    <xsd:import namespace="ab37353d-7c19-448a-99f2-995744002f49"/>
    <xsd:import namespace="dcf3d1ea-8c92-404c-93bd-56786f61ac1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7353d-7c19-448a-99f2-995744002f49"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3d1ea-8c92-404c-93bd-56786f61ac1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31DE-9506-49BC-B337-4ED9C37B2BFC}">
  <ds:schemaRefs>
    <ds:schemaRef ds:uri="http://schemas.microsoft.com/office/2006/metadata/properties"/>
    <ds:schemaRef ds:uri="http://schemas.microsoft.com/office/infopath/2007/PartnerControls"/>
    <ds:schemaRef ds:uri="ab37353d-7c19-448a-99f2-995744002f49"/>
    <ds:schemaRef ds:uri="dcf3d1ea-8c92-404c-93bd-56786f61ac18"/>
  </ds:schemaRefs>
</ds:datastoreItem>
</file>

<file path=customXml/itemProps3.xml><?xml version="1.0" encoding="utf-8"?>
<ds:datastoreItem xmlns:ds="http://schemas.openxmlformats.org/officeDocument/2006/customXml" ds:itemID="{2F64A59F-2521-409F-AADC-34AE43815576}">
  <ds:schemaRefs>
    <ds:schemaRef ds:uri="http://schemas.microsoft.com/sharepoint/v3/contenttype/forms"/>
  </ds:schemaRefs>
</ds:datastoreItem>
</file>

<file path=customXml/itemProps4.xml><?xml version="1.0" encoding="utf-8"?>
<ds:datastoreItem xmlns:ds="http://schemas.openxmlformats.org/officeDocument/2006/customXml" ds:itemID="{310466E9-0A07-428A-8467-777BF51B772A}">
  <ds:schemaRefs>
    <ds:schemaRef ds:uri="http://schemas.openxmlformats.org/officeDocument/2006/bibliography"/>
  </ds:schemaRefs>
</ds:datastoreItem>
</file>

<file path=customXml/itemProps5.xml><?xml version="1.0" encoding="utf-8"?>
<ds:datastoreItem xmlns:ds="http://schemas.openxmlformats.org/officeDocument/2006/customXml" ds:itemID="{F51FB814-11CF-46EE-B478-712C69034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7353d-7c19-448a-99f2-995744002f49"/>
    <ds:schemaRef ds:uri="dcf3d1ea-8c92-404c-93bd-56786f61a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734701f-0528-41cb-8f08-1cecd0e63a61}" enabled="1" method="Privilege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3040</Words>
  <Characters>19154</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Regelungen zum Übertragungsweg für API-Webdienste</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Regelungen zum Übertragungsweg für API-Webdienste</dc:title>
  <dc:creator>BDEW</dc:creator>
  <cp:lastModifiedBy>Edgar Jung</cp:lastModifiedBy>
  <cp:revision>2</cp:revision>
  <cp:lastPrinted>2025-07-18T10:18:00Z</cp:lastPrinted>
  <dcterms:created xsi:type="dcterms:W3CDTF">2026-06-11T19:27:00Z</dcterms:created>
  <dcterms:modified xsi:type="dcterms:W3CDTF">2026-06-11T19:27:00Z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431d30e-c018-4f72-ad4c-e56e9d03b1f0_Enabled">
    <vt:lpwstr>true</vt:lpwstr>
  </property>
  <property fmtid="{D5CDD505-2E9C-101B-9397-08002B2CF9AE}" pid="4" name="MSIP_Label_6431d30e-c018-4f72-ad4c-e56e9d03b1f0_SetDate">
    <vt:lpwstr>2023-06-07T14:44:12Z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ffd91047-df92-4c28-9cac-2c57910694bd</vt:lpwstr>
  </property>
  <property fmtid="{D5CDD505-2E9C-101B-9397-08002B2CF9AE}" pid="9" name="MSIP_Label_6431d30e-c018-4f72-ad4c-e56e9d03b1f0_ContentBits">
    <vt:lpwstr>2</vt:lpwstr>
  </property>
  <property fmtid="{D5CDD505-2E9C-101B-9397-08002B2CF9AE}" pid="10" name="ContentTypeId">
    <vt:lpwstr>0x0101004F3334EAA113C34AB07C3467DB3C979B</vt:lpwstr>
  </property>
  <property fmtid="{D5CDD505-2E9C-101B-9397-08002B2CF9AE}" pid="11" name="MediaServiceImageTags">
    <vt:lpwstr/>
  </property>
  <property fmtid="{D5CDD505-2E9C-101B-9397-08002B2CF9AE}" pid="12" name="43b072f0-0f82-4aac-be1e-8abeffc32f66">
    <vt:bool>false</vt:bool>
  </property>
</Properties>
</file>