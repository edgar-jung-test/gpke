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alias w:val="Dokumentart"/>
        <w:tag w:val="Dokumentart"/>
        <w:id w:val="-1278487620"/>
        <w:lock w:val="sdtLocked"/>
        <w:placeholder>
          <w:docPart w:val="286B99BA14364297805517E079327175"/>
        </w:placeholder>
        <w15:color w:val="C20000"/>
        <w:dropDownList>
          <w:listItem w:displayText=" " w:value=" "/>
          <w:listItem w:displayText="Konsultationsfassung" w:value="Konsultationsfassung"/>
          <w:listItem w:displayText="Konsolidierte Lesefassung mit Fehlerkorrekturen" w:value="Konsolidierte Lesefassung mit Fehlerkorrekturen"/>
          <w:listItem w:displayText="Außerordentliche Mitteilung" w:value="Außerordentliche Mitteilung"/>
        </w:dropDownList>
      </w:sdtPr>
      <w:sdtContent>
        <w:p w14:paraId="7FA64DC2" w14:textId="1588E6D1" w:rsidR="00275658" w:rsidRPr="00814040" w:rsidRDefault="00F86AF5" w:rsidP="00275658">
          <w:pPr>
            <w:pStyle w:val="Dokumentart"/>
            <w:spacing w:before="2520" w:after="0"/>
          </w:pPr>
          <w:r>
            <w:t>Konsolidierte Lesefassung mit Fehlerkorrekturen</w:t>
          </w:r>
        </w:p>
      </w:sdtContent>
    </w:sdt>
    <w:p w14:paraId="702A734E" w14:textId="56D943A2" w:rsidR="006A59B1" w:rsidRDefault="00000000" w:rsidP="006A59B1">
      <w:pPr>
        <w:pStyle w:val="Dokumenttitel"/>
        <w:framePr w:w="0" w:hRule="auto" w:wrap="auto" w:vAnchor="margin" w:yAlign="inline"/>
        <w:spacing w:after="480"/>
        <w:rPr>
          <w:sz w:val="40"/>
          <w:szCs w:val="40"/>
        </w:rPr>
      </w:pPr>
      <w:sdt>
        <w:sdtPr>
          <w:rPr>
            <w:sz w:val="40"/>
            <w:szCs w:val="40"/>
          </w:rPr>
          <w:alias w:val="bei &quot;Konsolidierte Fassung&quot;: Stand"/>
          <w:tag w:val="Stand"/>
          <w:id w:val="775990467"/>
          <w:placeholder>
            <w:docPart w:val="26392398143B4B84A1454AA9CF1A9EF1"/>
          </w:placeholder>
          <w15:color w:val="C20000"/>
          <w:comboBox>
            <w:listItem w:displayText="Stand: " w:value="Stand: "/>
            <w:listItem w:value="Leer"/>
          </w:comboBox>
        </w:sdtPr>
        <w:sdtContent>
          <w:r w:rsidR="00F86AF5">
            <w:rPr>
              <w:sz w:val="40"/>
              <w:szCs w:val="40"/>
            </w:rPr>
            <w:t xml:space="preserve">Stand: </w:t>
          </w:r>
        </w:sdtContent>
      </w:sdt>
      <w:sdt>
        <w:sdtPr>
          <w:rPr>
            <w:sz w:val="40"/>
            <w:szCs w:val="40"/>
          </w:rPr>
          <w:alias w:val="Datum für &quot;Konsolidierte Fassung&quot;"/>
          <w:tag w:val="Datum für &quot;Konsolidierte Fassung&quot;"/>
          <w:id w:val="2120494184"/>
          <w:placeholder>
            <w:docPart w:val="0E87BF020D334B70995E8146293B2B90"/>
          </w:placeholder>
          <w15:color w:val="C20000"/>
          <w:date w:fullDate="2025-07-18T00:00:00Z">
            <w:dateFormat w:val="dd.MM.yyyy"/>
            <w:lid w:val="de-DE"/>
            <w:storeMappedDataAs w:val="dateTime"/>
            <w:calendar w:val="gregorian"/>
          </w:date>
        </w:sdtPr>
        <w:sdtContent>
          <w:r w:rsidR="009C4BBD">
            <w:rPr>
              <w:sz w:val="40"/>
              <w:szCs w:val="40"/>
            </w:rPr>
            <w:t>18.07.2025</w:t>
          </w:r>
        </w:sdtContent>
      </w:sdt>
    </w:p>
    <w:sdt>
      <w:sdtPr>
        <w:rPr>
          <w:color w:val="C20000"/>
        </w:rPr>
        <w:alias w:val="Dokumenttitel"/>
        <w:tag w:val="Dokumenttitel"/>
        <w:id w:val="-2012053951"/>
        <w:placeholder>
          <w:docPart w:val="1AEC0D40F235404A85E3153530C17992"/>
        </w:placeholder>
        <w:dataBinding w:prefixMappings="xmlns:ns0='http://purl.org/dc/elements/1.1/' xmlns:ns1='http://schemas.openxmlformats.org/package/2006/metadata/core-properties' " w:xpath="/ns1:coreProperties[1]/ns0:title[1]" w:storeItemID="{6C3C8BC8-F283-45AE-878A-BAB7291924A1}"/>
        <w15:color w:val="C20000"/>
        <w:text w:multiLine="1"/>
      </w:sdtPr>
      <w:sdtContent>
        <w:p w14:paraId="0385AEC7" w14:textId="3A73CEDB" w:rsidR="00991C4B" w:rsidRPr="00814040" w:rsidRDefault="005D3AF5" w:rsidP="00991C4B">
          <w:pPr>
            <w:pStyle w:val="Dokumenttitel"/>
            <w:framePr w:w="0" w:hRule="auto" w:wrap="auto" w:vAnchor="margin" w:yAlign="inline"/>
          </w:pPr>
          <w:r w:rsidRPr="005D3AF5">
            <w:rPr>
              <w:color w:val="C20000"/>
            </w:rPr>
            <w:t>Regelungen zum Übertragungsweg für API-Webdienste</w:t>
          </w:r>
        </w:p>
      </w:sdtContent>
    </w:sdt>
    <w:tbl>
      <w:tblPr>
        <w:tblStyle w:val="Tabellenraster"/>
        <w:tblpPr w:leftFromText="181" w:rightFromText="567" w:vertAnchor="page" w:tblpY="1020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686"/>
        <w:gridCol w:w="5687"/>
      </w:tblGrid>
      <w:tr w:rsidR="00FA428A" w:rsidRPr="00814040" w14:paraId="7FD60649" w14:textId="77777777" w:rsidTr="00021B8E">
        <w:trPr>
          <w:cantSplit/>
          <w:trHeight w:hRule="exact" w:val="454"/>
        </w:trPr>
        <w:tc>
          <w:tcPr>
            <w:tcW w:w="3686" w:type="dxa"/>
            <w:noWrap/>
            <w:vAlign w:val="center"/>
          </w:tcPr>
          <w:p w14:paraId="3A8EC37D" w14:textId="77777777" w:rsidR="00FA428A" w:rsidRPr="00814040" w:rsidRDefault="00FA428A" w:rsidP="004F25ED">
            <w:pPr>
              <w:spacing w:after="0" w:line="240" w:lineRule="auto"/>
            </w:pPr>
            <w:r w:rsidRPr="00814040">
              <w:t>Version:</w:t>
            </w:r>
          </w:p>
        </w:tc>
        <w:bookmarkStart w:id="0" w:name="Versionsnummer" w:displacedByCustomXml="next"/>
        <w:sdt>
          <w:sdtPr>
            <w:id w:val="-1603491320"/>
            <w:placeholder>
              <w:docPart w:val="26222D8FA7714D4DA344F30905FB59CE"/>
            </w:placeholder>
            <w15:color w:val="C20000"/>
            <w15:appearance w15:val="hidden"/>
            <w:text/>
          </w:sdtPr>
          <w:sdtContent>
            <w:tc>
              <w:tcPr>
                <w:tcW w:w="5687" w:type="dxa"/>
                <w:noWrap/>
                <w:vAlign w:val="center"/>
              </w:tcPr>
              <w:p w14:paraId="11EE58EC" w14:textId="7F0D8AA4" w:rsidR="00FA428A" w:rsidRPr="00814040" w:rsidRDefault="00BB4035" w:rsidP="004F25ED">
                <w:pPr>
                  <w:spacing w:after="0" w:line="240" w:lineRule="auto"/>
                </w:pPr>
                <w:r>
                  <w:t>1</w:t>
                </w:r>
                <w:r w:rsidR="0092182C" w:rsidRPr="00814040">
                  <w:t>.</w:t>
                </w:r>
                <w:r w:rsidR="006D4E2E">
                  <w:t>2</w:t>
                </w:r>
              </w:p>
            </w:tc>
          </w:sdtContent>
        </w:sdt>
        <w:bookmarkEnd w:id="0" w:displacedByCustomXml="prev"/>
      </w:tr>
      <w:tr w:rsidR="00FA428A" w:rsidRPr="00814040" w14:paraId="26BB5FDE" w14:textId="77777777" w:rsidTr="00021B8E">
        <w:trPr>
          <w:cantSplit/>
          <w:trHeight w:hRule="exact" w:val="454"/>
        </w:trPr>
        <w:sdt>
          <w:sdtPr>
            <w:alias w:val="Publikationsdatum"/>
            <w:tag w:val="Publikationsdatum"/>
            <w:id w:val="-1184668860"/>
            <w:placeholder>
              <w:docPart w:val="247A44AA541A4B859B5A1AAFB7DD6E1E"/>
            </w:placeholder>
            <w15:color w:val="C20000"/>
            <w:comboBox>
              <w:listItem w:displayText="Publikationsdatum: " w:value="Publikationsdatum: "/>
              <w:listItem w:displayText="Ursprüngliches Publikationsdatum: " w:value="Ursprüngliches Publikationsdatum: "/>
            </w:comboBox>
          </w:sdtPr>
          <w:sdtContent>
            <w:tc>
              <w:tcPr>
                <w:tcW w:w="3686" w:type="dxa"/>
                <w:noWrap/>
                <w:vAlign w:val="center"/>
              </w:tcPr>
              <w:p w14:paraId="594C2848" w14:textId="70285196" w:rsidR="00FA428A" w:rsidRPr="00814040" w:rsidRDefault="001A0F15" w:rsidP="004F25ED">
                <w:pPr>
                  <w:spacing w:after="0" w:line="240" w:lineRule="auto"/>
                </w:pPr>
                <w:r>
                  <w:t xml:space="preserve">Ursprüngliches Publikationsdatum: </w:t>
                </w:r>
              </w:p>
            </w:tc>
          </w:sdtContent>
        </w:sdt>
        <w:bookmarkStart w:id="1" w:name="Veröffentlichungsdatum" w:displacedByCustomXml="next"/>
        <w:sdt>
          <w:sdtPr>
            <w:alias w:val="Publikationsdatum"/>
            <w:tag w:val=""/>
            <w:id w:val="1180466544"/>
            <w:placeholder>
              <w:docPart w:val="05F1F899142046F799868BC126AE9A20"/>
            </w:placeholder>
            <w:dataBinding w:prefixMappings="xmlns:ns0='http://schemas.microsoft.com/office/2006/coverPageProps' " w:xpath="/ns0:CoverPageProperties[1]/ns0:PublishDate[1]" w:storeItemID="{55AF091B-3C7A-41E3-B477-F2FDAA23CFDA}"/>
            <w15:color w:val="C20000"/>
            <w:date w:fullDate="2025-04-01T00:00:00Z">
              <w:dateFormat w:val="dd.MM.yyyy"/>
              <w:lid w:val="de-DE"/>
              <w:storeMappedDataAs w:val="dateTime"/>
              <w:calendar w:val="gregorian"/>
            </w:date>
          </w:sdtPr>
          <w:sdtContent>
            <w:tc>
              <w:tcPr>
                <w:tcW w:w="5687" w:type="dxa"/>
                <w:noWrap/>
                <w:vAlign w:val="center"/>
              </w:tcPr>
              <w:p w14:paraId="59B242D9" w14:textId="314C8A42" w:rsidR="00FA428A" w:rsidRPr="00814040" w:rsidRDefault="003A648F" w:rsidP="004F25ED">
                <w:pPr>
                  <w:spacing w:after="0" w:line="240" w:lineRule="auto"/>
                </w:pPr>
                <w:r>
                  <w:t>01.04.2025</w:t>
                </w:r>
              </w:p>
            </w:tc>
          </w:sdtContent>
        </w:sdt>
        <w:bookmarkEnd w:id="1" w:displacedByCustomXml="prev"/>
      </w:tr>
      <w:tr w:rsidR="001B790D" w:rsidRPr="00814040" w14:paraId="2C9FA4CB" w14:textId="77777777" w:rsidTr="00021B8E">
        <w:trPr>
          <w:cantSplit/>
          <w:trHeight w:hRule="exact" w:val="454"/>
        </w:trPr>
        <w:tc>
          <w:tcPr>
            <w:tcW w:w="3686" w:type="dxa"/>
            <w:noWrap/>
            <w:vAlign w:val="center"/>
          </w:tcPr>
          <w:p w14:paraId="5ECD53AD" w14:textId="508B832E" w:rsidR="001B790D" w:rsidRPr="00814040" w:rsidRDefault="00BC7B34" w:rsidP="004F25ED">
            <w:pPr>
              <w:spacing w:after="0" w:line="240" w:lineRule="auto"/>
            </w:pPr>
            <w:r w:rsidRPr="00814040">
              <w:rPr>
                <w:w w:val="95"/>
              </w:rPr>
              <w:t>A</w:t>
            </w:r>
            <w:r w:rsidRPr="00814040">
              <w:rPr>
                <w:rFonts w:cstheme="minorHAnsi"/>
                <w:w w:val="95"/>
              </w:rPr>
              <w:t>nzuwende</w:t>
            </w:r>
            <w:r w:rsidR="00D7320D" w:rsidRPr="00814040">
              <w:rPr>
                <w:rFonts w:cstheme="minorHAnsi"/>
                <w:w w:val="95"/>
              </w:rPr>
              <w:t xml:space="preserve">n </w:t>
            </w:r>
            <w:r w:rsidRPr="00814040">
              <w:rPr>
                <w:rFonts w:cstheme="minorHAnsi"/>
                <w:spacing w:val="-5"/>
              </w:rPr>
              <w:t>ab</w:t>
            </w:r>
            <w:r w:rsidRPr="00814040">
              <w:rPr>
                <w:spacing w:val="-5"/>
              </w:rPr>
              <w:t>:</w:t>
            </w:r>
          </w:p>
        </w:tc>
        <w:tc>
          <w:tcPr>
            <w:tcW w:w="5687" w:type="dxa"/>
            <w:noWrap/>
            <w:vAlign w:val="center"/>
          </w:tcPr>
          <w:sdt>
            <w:sdtPr>
              <w:id w:val="-1229458617"/>
              <w:placeholder>
                <w:docPart w:val="DefaultPlaceholder_-1854013437"/>
              </w:placeholder>
              <w:date w:fullDate="2025-10-01T00:00:00Z">
                <w:dateFormat w:val="dd.MM.yyyy"/>
                <w:lid w:val="de-DE"/>
                <w:storeMappedDataAs w:val="dateTime"/>
                <w:calendar w:val="gregorian"/>
              </w:date>
            </w:sdtPr>
            <w:sdtContent>
              <w:p w14:paraId="060FF110" w14:textId="2AF60F0E" w:rsidR="001B790D" w:rsidRPr="00814040" w:rsidRDefault="006D4E2E" w:rsidP="004F25ED">
                <w:pPr>
                  <w:spacing w:after="0" w:line="240" w:lineRule="auto"/>
                </w:pPr>
                <w:r>
                  <w:t>01.10.2025</w:t>
                </w:r>
              </w:p>
            </w:sdtContent>
          </w:sdt>
        </w:tc>
      </w:tr>
      <w:tr w:rsidR="00FA428A" w:rsidRPr="00814040" w14:paraId="577E6A80" w14:textId="77777777" w:rsidTr="00021B8E">
        <w:trPr>
          <w:cantSplit/>
          <w:trHeight w:hRule="exact" w:val="454"/>
        </w:trPr>
        <w:tc>
          <w:tcPr>
            <w:tcW w:w="3686" w:type="dxa"/>
            <w:noWrap/>
            <w:vAlign w:val="center"/>
          </w:tcPr>
          <w:p w14:paraId="7D5983BD" w14:textId="77777777" w:rsidR="00FA428A" w:rsidRPr="00814040" w:rsidRDefault="00FA428A" w:rsidP="004F25ED">
            <w:pPr>
              <w:spacing w:after="0" w:line="240" w:lineRule="auto"/>
            </w:pPr>
            <w:r w:rsidRPr="00814040">
              <w:t>Autor:</w:t>
            </w:r>
          </w:p>
        </w:tc>
        <w:sdt>
          <w:sdtPr>
            <w:id w:val="-528418711"/>
            <w:placeholder>
              <w:docPart w:val="EF3C320E4A32482A92E8CD33B530742A"/>
            </w:placeholder>
            <w15:color w:val="C20000"/>
            <w15:appearance w15:val="hidden"/>
            <w:text/>
          </w:sdtPr>
          <w:sdtContent>
            <w:tc>
              <w:tcPr>
                <w:tcW w:w="5687" w:type="dxa"/>
                <w:noWrap/>
                <w:vAlign w:val="center"/>
              </w:tcPr>
              <w:p w14:paraId="6E1FDD6C" w14:textId="4F50BE20" w:rsidR="00FA428A" w:rsidRPr="00814040" w:rsidRDefault="00FC546F" w:rsidP="004F25ED">
                <w:pPr>
                  <w:spacing w:after="0" w:line="240" w:lineRule="auto"/>
                </w:pPr>
                <w:r w:rsidRPr="00814040">
                  <w:t>BDEW</w:t>
                </w:r>
              </w:p>
            </w:tc>
          </w:sdtContent>
        </w:sdt>
      </w:tr>
    </w:tbl>
    <w:p w14:paraId="27C88A7E" w14:textId="582000F1" w:rsidR="00F40AD5" w:rsidRPr="00814040" w:rsidRDefault="005C7349">
      <w:pPr>
        <w:spacing w:after="200" w:line="276" w:lineRule="auto"/>
        <w:rPr>
          <w:rFonts w:cs="Times New Roman"/>
          <w:bCs/>
          <w:noProof/>
          <w:spacing w:val="5"/>
          <w:kern w:val="28"/>
          <w:sz w:val="22"/>
        </w:rPr>
      </w:pPr>
      <w:r w:rsidRPr="00814040">
        <w:rPr>
          <w:b/>
          <w:color w:val="C20000"/>
          <w:w w:val="95"/>
        </w:rPr>
        <w:t>Regelungen</w:t>
      </w:r>
      <w:r w:rsidRPr="00814040">
        <w:rPr>
          <w:rFonts w:ascii="Times New Roman" w:hAnsi="Times New Roman"/>
          <w:color w:val="C20000"/>
          <w:spacing w:val="31"/>
        </w:rPr>
        <w:t xml:space="preserve"> </w:t>
      </w:r>
      <w:r w:rsidRPr="00814040">
        <w:rPr>
          <w:b/>
          <w:color w:val="C20000"/>
          <w:w w:val="95"/>
        </w:rPr>
        <w:t>zum</w:t>
      </w:r>
      <w:r w:rsidRPr="00814040">
        <w:rPr>
          <w:rFonts w:ascii="Times New Roman" w:hAnsi="Times New Roman"/>
          <w:color w:val="C20000"/>
          <w:spacing w:val="29"/>
        </w:rPr>
        <w:t xml:space="preserve"> </w:t>
      </w:r>
      <w:r w:rsidRPr="00814040">
        <w:rPr>
          <w:b/>
          <w:color w:val="C20000"/>
          <w:w w:val="95"/>
        </w:rPr>
        <w:t>sicheren</w:t>
      </w:r>
      <w:r w:rsidRPr="00814040">
        <w:rPr>
          <w:rFonts w:ascii="Times New Roman" w:hAnsi="Times New Roman"/>
          <w:color w:val="C20000"/>
          <w:spacing w:val="32"/>
        </w:rPr>
        <w:t xml:space="preserve"> </w:t>
      </w:r>
      <w:r w:rsidRPr="00814040">
        <w:rPr>
          <w:b/>
          <w:color w:val="C20000"/>
          <w:w w:val="95"/>
        </w:rPr>
        <w:t>Austausch</w:t>
      </w:r>
      <w:r w:rsidRPr="00814040">
        <w:rPr>
          <w:rFonts w:ascii="Times New Roman" w:hAnsi="Times New Roman"/>
          <w:color w:val="C20000"/>
          <w:spacing w:val="27"/>
        </w:rPr>
        <w:t xml:space="preserve"> </w:t>
      </w:r>
      <w:r w:rsidRPr="00814040">
        <w:rPr>
          <w:b/>
          <w:color w:val="C20000"/>
          <w:w w:val="95"/>
        </w:rPr>
        <w:t>von</w:t>
      </w:r>
      <w:r w:rsidRPr="00814040">
        <w:rPr>
          <w:rFonts w:ascii="Times New Roman" w:hAnsi="Times New Roman"/>
          <w:color w:val="C20000"/>
          <w:spacing w:val="27"/>
        </w:rPr>
        <w:t xml:space="preserve"> </w:t>
      </w:r>
      <w:r w:rsidRPr="00814040">
        <w:rPr>
          <w:b/>
          <w:color w:val="C20000"/>
          <w:spacing w:val="-2"/>
          <w:w w:val="95"/>
        </w:rPr>
        <w:t>Übertragungsdateien</w:t>
      </w:r>
    </w:p>
    <w:p w14:paraId="5375BD05" w14:textId="77777777" w:rsidR="00F40AD5" w:rsidRPr="00814040" w:rsidRDefault="00F40AD5">
      <w:pPr>
        <w:spacing w:after="200" w:line="276" w:lineRule="auto"/>
        <w:rPr>
          <w:rFonts w:cs="Times New Roman"/>
          <w:bCs/>
          <w:noProof/>
          <w:spacing w:val="5"/>
          <w:kern w:val="28"/>
          <w:sz w:val="22"/>
        </w:rPr>
      </w:pPr>
      <w:r w:rsidRPr="00814040">
        <w:rPr>
          <w:rFonts w:cs="Times New Roman"/>
          <w:bCs/>
          <w:noProof/>
          <w:spacing w:val="5"/>
          <w:kern w:val="28"/>
          <w:sz w:val="22"/>
        </w:rPr>
        <w:br w:type="page"/>
      </w:r>
    </w:p>
    <w:sdt>
      <w:sdtPr>
        <w:rPr>
          <w:rFonts w:asciiTheme="minorHAnsi" w:eastAsia="Times New Roman" w:hAnsiTheme="minorHAnsi" w:cstheme="minorBidi"/>
          <w:b w:val="0"/>
          <w:color w:val="auto"/>
          <w:sz w:val="24"/>
          <w:szCs w:val="24"/>
        </w:rPr>
        <w:id w:val="1993592669"/>
        <w:docPartObj>
          <w:docPartGallery w:val="Table of Contents"/>
          <w:docPartUnique/>
        </w:docPartObj>
      </w:sdtPr>
      <w:sdtEndPr>
        <w:rPr>
          <w:bCs/>
        </w:rPr>
      </w:sdtEndPr>
      <w:sdtContent>
        <w:p w14:paraId="2A400575" w14:textId="02B38109" w:rsidR="00640819" w:rsidRPr="00814040" w:rsidRDefault="00640819">
          <w:pPr>
            <w:pStyle w:val="Inhaltsverzeichnisberschrift"/>
          </w:pPr>
          <w:r w:rsidRPr="00814040">
            <w:t>Inhalt</w:t>
          </w:r>
        </w:p>
        <w:p w14:paraId="20DA9368" w14:textId="68A15835" w:rsidR="00FE4F0B" w:rsidRDefault="00640819">
          <w:pPr>
            <w:pStyle w:val="Verzeichnis1"/>
            <w:rPr>
              <w:rFonts w:eastAsiaTheme="minorEastAsia"/>
              <w:b w:val="0"/>
              <w:kern w:val="2"/>
              <w14:ligatures w14:val="standardContextual"/>
            </w:rPr>
          </w:pPr>
          <w:r w:rsidRPr="00814040">
            <w:fldChar w:fldCharType="begin"/>
          </w:r>
          <w:r w:rsidRPr="00814040">
            <w:instrText xml:space="preserve"> TOC \o "1-3" \h \z \u </w:instrText>
          </w:r>
          <w:r w:rsidRPr="00814040">
            <w:fldChar w:fldCharType="separate"/>
          </w:r>
          <w:hyperlink w:anchor="_Toc203728862" w:history="1">
            <w:r w:rsidR="00FE4F0B" w:rsidRPr="00336C57">
              <w:rPr>
                <w:rStyle w:val="Hyperlink"/>
                <w:rFonts w:ascii="Calibri" w:eastAsia="Calibri" w:hAnsi="Calibri" w:cs="Calibri"/>
                <w:spacing w:val="-2"/>
                <w:lang w:eastAsia="en-US"/>
              </w:rPr>
              <w:t>1</w:t>
            </w:r>
            <w:r w:rsidR="00FE4F0B">
              <w:rPr>
                <w:rFonts w:eastAsiaTheme="minorEastAsia"/>
                <w:b w:val="0"/>
                <w:kern w:val="2"/>
                <w14:ligatures w14:val="standardContextual"/>
              </w:rPr>
              <w:tab/>
            </w:r>
            <w:r w:rsidR="00FE4F0B" w:rsidRPr="00336C57">
              <w:rPr>
                <w:rStyle w:val="Hyperlink"/>
                <w:rFonts w:ascii="Calibri" w:eastAsia="Calibri" w:hAnsi="Calibri" w:cs="Calibri"/>
                <w:spacing w:val="-2"/>
                <w:lang w:eastAsia="en-US"/>
              </w:rPr>
              <w:t>Einleitung</w:t>
            </w:r>
            <w:r w:rsidR="00FE4F0B">
              <w:rPr>
                <w:webHidden/>
              </w:rPr>
              <w:tab/>
            </w:r>
            <w:r w:rsidR="00FE4F0B">
              <w:rPr>
                <w:webHidden/>
              </w:rPr>
              <w:fldChar w:fldCharType="begin"/>
            </w:r>
            <w:r w:rsidR="00FE4F0B">
              <w:rPr>
                <w:webHidden/>
              </w:rPr>
              <w:instrText xml:space="preserve"> PAGEREF _Toc203728862 \h </w:instrText>
            </w:r>
            <w:r w:rsidR="00FE4F0B">
              <w:rPr>
                <w:webHidden/>
              </w:rPr>
            </w:r>
            <w:r w:rsidR="00FE4F0B">
              <w:rPr>
                <w:webHidden/>
              </w:rPr>
              <w:fldChar w:fldCharType="separate"/>
            </w:r>
            <w:r w:rsidR="0089535B">
              <w:rPr>
                <w:webHidden/>
              </w:rPr>
              <w:t>3</w:t>
            </w:r>
            <w:r w:rsidR="00FE4F0B">
              <w:rPr>
                <w:webHidden/>
              </w:rPr>
              <w:fldChar w:fldCharType="end"/>
            </w:r>
          </w:hyperlink>
        </w:p>
        <w:p w14:paraId="7C55BA72" w14:textId="6600D80E" w:rsidR="00FE4F0B" w:rsidRDefault="00FE4F0B">
          <w:pPr>
            <w:pStyle w:val="Verzeichnis2"/>
            <w:rPr>
              <w:rFonts w:eastAsiaTheme="minorEastAsia"/>
              <w:kern w:val="2"/>
              <w14:ligatures w14:val="standardContextual"/>
            </w:rPr>
          </w:pPr>
          <w:hyperlink w:anchor="_Toc203728863" w:history="1">
            <w:r w:rsidRPr="00336C57">
              <w:rPr>
                <w:rStyle w:val="Hyperlink"/>
              </w:rPr>
              <w:t>1.1</w:t>
            </w:r>
            <w:r>
              <w:rPr>
                <w:rFonts w:eastAsiaTheme="minorEastAsia"/>
                <w:kern w:val="2"/>
                <w14:ligatures w14:val="standardContextual"/>
              </w:rPr>
              <w:tab/>
            </w:r>
            <w:r w:rsidRPr="00336C57">
              <w:rPr>
                <w:rStyle w:val="Hyperlink"/>
              </w:rPr>
              <w:t>Regelungsumfang</w:t>
            </w:r>
            <w:r>
              <w:rPr>
                <w:webHidden/>
              </w:rPr>
              <w:tab/>
            </w:r>
            <w:r>
              <w:rPr>
                <w:webHidden/>
              </w:rPr>
              <w:fldChar w:fldCharType="begin"/>
            </w:r>
            <w:r>
              <w:rPr>
                <w:webHidden/>
              </w:rPr>
              <w:instrText xml:space="preserve"> PAGEREF _Toc203728863 \h </w:instrText>
            </w:r>
            <w:r>
              <w:rPr>
                <w:webHidden/>
              </w:rPr>
            </w:r>
            <w:r>
              <w:rPr>
                <w:webHidden/>
              </w:rPr>
              <w:fldChar w:fldCharType="separate"/>
            </w:r>
            <w:r w:rsidR="0089535B">
              <w:rPr>
                <w:webHidden/>
              </w:rPr>
              <w:t>3</w:t>
            </w:r>
            <w:r>
              <w:rPr>
                <w:webHidden/>
              </w:rPr>
              <w:fldChar w:fldCharType="end"/>
            </w:r>
          </w:hyperlink>
        </w:p>
        <w:p w14:paraId="7FDE940E" w14:textId="0A7A206C" w:rsidR="00FE4F0B" w:rsidRDefault="00FE4F0B">
          <w:pPr>
            <w:pStyle w:val="Verzeichnis1"/>
            <w:rPr>
              <w:rFonts w:eastAsiaTheme="minorEastAsia"/>
              <w:b w:val="0"/>
              <w:kern w:val="2"/>
              <w14:ligatures w14:val="standardContextual"/>
            </w:rPr>
          </w:pPr>
          <w:hyperlink w:anchor="_Toc203728864" w:history="1">
            <w:r w:rsidRPr="00336C57">
              <w:rPr>
                <w:rStyle w:val="Hyperlink"/>
              </w:rPr>
              <w:t>2</w:t>
            </w:r>
            <w:r>
              <w:rPr>
                <w:rFonts w:eastAsiaTheme="minorEastAsia"/>
                <w:b w:val="0"/>
                <w:kern w:val="2"/>
                <w14:ligatures w14:val="standardContextual"/>
              </w:rPr>
              <w:tab/>
            </w:r>
            <w:r w:rsidRPr="00336C57">
              <w:rPr>
                <w:rStyle w:val="Hyperlink"/>
              </w:rPr>
              <w:t>Terminologie</w:t>
            </w:r>
            <w:r>
              <w:rPr>
                <w:webHidden/>
              </w:rPr>
              <w:tab/>
            </w:r>
            <w:r>
              <w:rPr>
                <w:webHidden/>
              </w:rPr>
              <w:fldChar w:fldCharType="begin"/>
            </w:r>
            <w:r>
              <w:rPr>
                <w:webHidden/>
              </w:rPr>
              <w:instrText xml:space="preserve"> PAGEREF _Toc203728864 \h </w:instrText>
            </w:r>
            <w:r>
              <w:rPr>
                <w:webHidden/>
              </w:rPr>
            </w:r>
            <w:r>
              <w:rPr>
                <w:webHidden/>
              </w:rPr>
              <w:fldChar w:fldCharType="separate"/>
            </w:r>
            <w:r w:rsidR="0089535B">
              <w:rPr>
                <w:webHidden/>
              </w:rPr>
              <w:t>3</w:t>
            </w:r>
            <w:r>
              <w:rPr>
                <w:webHidden/>
              </w:rPr>
              <w:fldChar w:fldCharType="end"/>
            </w:r>
          </w:hyperlink>
        </w:p>
        <w:p w14:paraId="18E2EBFA" w14:textId="01C69104" w:rsidR="00FE4F0B" w:rsidRDefault="00FE4F0B">
          <w:pPr>
            <w:pStyle w:val="Verzeichnis2"/>
            <w:rPr>
              <w:rFonts w:eastAsiaTheme="minorEastAsia"/>
              <w:kern w:val="2"/>
              <w14:ligatures w14:val="standardContextual"/>
            </w:rPr>
          </w:pPr>
          <w:hyperlink w:anchor="_Toc203728865" w:history="1">
            <w:r w:rsidRPr="00336C57">
              <w:rPr>
                <w:rStyle w:val="Hyperlink"/>
              </w:rPr>
              <w:t>2.1</w:t>
            </w:r>
            <w:r>
              <w:rPr>
                <w:rFonts w:eastAsiaTheme="minorEastAsia"/>
                <w:kern w:val="2"/>
                <w14:ligatures w14:val="standardContextual"/>
              </w:rPr>
              <w:tab/>
            </w:r>
            <w:r w:rsidRPr="00336C57">
              <w:rPr>
                <w:rStyle w:val="Hyperlink"/>
              </w:rPr>
              <w:t>Schlüsselwörter</w:t>
            </w:r>
            <w:r>
              <w:rPr>
                <w:webHidden/>
              </w:rPr>
              <w:tab/>
            </w:r>
            <w:r>
              <w:rPr>
                <w:webHidden/>
              </w:rPr>
              <w:fldChar w:fldCharType="begin"/>
            </w:r>
            <w:r>
              <w:rPr>
                <w:webHidden/>
              </w:rPr>
              <w:instrText xml:space="preserve"> PAGEREF _Toc203728865 \h </w:instrText>
            </w:r>
            <w:r>
              <w:rPr>
                <w:webHidden/>
              </w:rPr>
            </w:r>
            <w:r>
              <w:rPr>
                <w:webHidden/>
              </w:rPr>
              <w:fldChar w:fldCharType="separate"/>
            </w:r>
            <w:r w:rsidR="0089535B">
              <w:rPr>
                <w:webHidden/>
              </w:rPr>
              <w:t>3</w:t>
            </w:r>
            <w:r>
              <w:rPr>
                <w:webHidden/>
              </w:rPr>
              <w:fldChar w:fldCharType="end"/>
            </w:r>
          </w:hyperlink>
        </w:p>
        <w:p w14:paraId="54839848" w14:textId="173BDA60" w:rsidR="00FE4F0B" w:rsidRDefault="00FE4F0B">
          <w:pPr>
            <w:pStyle w:val="Verzeichnis1"/>
            <w:rPr>
              <w:rFonts w:eastAsiaTheme="minorEastAsia"/>
              <w:b w:val="0"/>
              <w:kern w:val="2"/>
              <w14:ligatures w14:val="standardContextual"/>
            </w:rPr>
          </w:pPr>
          <w:hyperlink w:anchor="_Toc203728866" w:history="1">
            <w:r w:rsidRPr="00336C57">
              <w:rPr>
                <w:rStyle w:val="Hyperlink"/>
              </w:rPr>
              <w:t>3</w:t>
            </w:r>
            <w:r>
              <w:rPr>
                <w:rFonts w:eastAsiaTheme="minorEastAsia"/>
                <w:b w:val="0"/>
                <w:kern w:val="2"/>
                <w14:ligatures w14:val="standardContextual"/>
              </w:rPr>
              <w:tab/>
            </w:r>
            <w:r w:rsidRPr="00336C57">
              <w:rPr>
                <w:rStyle w:val="Hyperlink"/>
              </w:rPr>
              <w:t>Technische Vorgaben der API-Webdienste</w:t>
            </w:r>
            <w:r>
              <w:rPr>
                <w:webHidden/>
              </w:rPr>
              <w:tab/>
            </w:r>
            <w:r>
              <w:rPr>
                <w:webHidden/>
              </w:rPr>
              <w:fldChar w:fldCharType="begin"/>
            </w:r>
            <w:r>
              <w:rPr>
                <w:webHidden/>
              </w:rPr>
              <w:instrText xml:space="preserve"> PAGEREF _Toc203728866 \h </w:instrText>
            </w:r>
            <w:r>
              <w:rPr>
                <w:webHidden/>
              </w:rPr>
            </w:r>
            <w:r>
              <w:rPr>
                <w:webHidden/>
              </w:rPr>
              <w:fldChar w:fldCharType="separate"/>
            </w:r>
            <w:r w:rsidR="0089535B">
              <w:rPr>
                <w:webHidden/>
              </w:rPr>
              <w:t>3</w:t>
            </w:r>
            <w:r>
              <w:rPr>
                <w:webHidden/>
              </w:rPr>
              <w:fldChar w:fldCharType="end"/>
            </w:r>
          </w:hyperlink>
        </w:p>
        <w:p w14:paraId="5775E06A" w14:textId="1110A93C" w:rsidR="00FE4F0B" w:rsidRDefault="00FE4F0B">
          <w:pPr>
            <w:pStyle w:val="Verzeichnis2"/>
            <w:rPr>
              <w:rFonts w:eastAsiaTheme="minorEastAsia"/>
              <w:kern w:val="2"/>
              <w14:ligatures w14:val="standardContextual"/>
            </w:rPr>
          </w:pPr>
          <w:hyperlink w:anchor="_Toc203728867" w:history="1">
            <w:r w:rsidRPr="00336C57">
              <w:rPr>
                <w:rStyle w:val="Hyperlink"/>
              </w:rPr>
              <w:t>3.1</w:t>
            </w:r>
            <w:r>
              <w:rPr>
                <w:rFonts w:eastAsiaTheme="minorEastAsia"/>
                <w:kern w:val="2"/>
                <w14:ligatures w14:val="standardContextual"/>
              </w:rPr>
              <w:tab/>
            </w:r>
            <w:r w:rsidRPr="00336C57">
              <w:rPr>
                <w:rStyle w:val="Hyperlink"/>
              </w:rPr>
              <w:t>Netzwerk</w:t>
            </w:r>
            <w:r>
              <w:rPr>
                <w:webHidden/>
              </w:rPr>
              <w:tab/>
            </w:r>
            <w:r>
              <w:rPr>
                <w:webHidden/>
              </w:rPr>
              <w:fldChar w:fldCharType="begin"/>
            </w:r>
            <w:r>
              <w:rPr>
                <w:webHidden/>
              </w:rPr>
              <w:instrText xml:space="preserve"> PAGEREF _Toc203728867 \h </w:instrText>
            </w:r>
            <w:r>
              <w:rPr>
                <w:webHidden/>
              </w:rPr>
            </w:r>
            <w:r>
              <w:rPr>
                <w:webHidden/>
              </w:rPr>
              <w:fldChar w:fldCharType="separate"/>
            </w:r>
            <w:r w:rsidR="0089535B">
              <w:rPr>
                <w:webHidden/>
              </w:rPr>
              <w:t>3</w:t>
            </w:r>
            <w:r>
              <w:rPr>
                <w:webHidden/>
              </w:rPr>
              <w:fldChar w:fldCharType="end"/>
            </w:r>
          </w:hyperlink>
        </w:p>
        <w:p w14:paraId="602F2FAD" w14:textId="76F82BFE" w:rsidR="00FE4F0B" w:rsidRDefault="00FE4F0B">
          <w:pPr>
            <w:pStyle w:val="Verzeichnis2"/>
            <w:rPr>
              <w:rFonts w:eastAsiaTheme="minorEastAsia"/>
              <w:kern w:val="2"/>
              <w14:ligatures w14:val="standardContextual"/>
            </w:rPr>
          </w:pPr>
          <w:hyperlink w:anchor="_Toc203728868" w:history="1">
            <w:r w:rsidRPr="00336C57">
              <w:rPr>
                <w:rStyle w:val="Hyperlink"/>
              </w:rPr>
              <w:t>3.2</w:t>
            </w:r>
            <w:r>
              <w:rPr>
                <w:rFonts w:eastAsiaTheme="minorEastAsia"/>
                <w:kern w:val="2"/>
                <w14:ligatures w14:val="standardContextual"/>
              </w:rPr>
              <w:tab/>
            </w:r>
            <w:r w:rsidRPr="00336C57">
              <w:rPr>
                <w:rStyle w:val="Hyperlink"/>
              </w:rPr>
              <w:t>Transportebene</w:t>
            </w:r>
            <w:r>
              <w:rPr>
                <w:webHidden/>
              </w:rPr>
              <w:tab/>
            </w:r>
            <w:r>
              <w:rPr>
                <w:webHidden/>
              </w:rPr>
              <w:fldChar w:fldCharType="begin"/>
            </w:r>
            <w:r>
              <w:rPr>
                <w:webHidden/>
              </w:rPr>
              <w:instrText xml:space="preserve"> PAGEREF _Toc203728868 \h </w:instrText>
            </w:r>
            <w:r>
              <w:rPr>
                <w:webHidden/>
              </w:rPr>
            </w:r>
            <w:r>
              <w:rPr>
                <w:webHidden/>
              </w:rPr>
              <w:fldChar w:fldCharType="separate"/>
            </w:r>
            <w:r w:rsidR="0089535B">
              <w:rPr>
                <w:webHidden/>
              </w:rPr>
              <w:t>4</w:t>
            </w:r>
            <w:r>
              <w:rPr>
                <w:webHidden/>
              </w:rPr>
              <w:fldChar w:fldCharType="end"/>
            </w:r>
          </w:hyperlink>
        </w:p>
        <w:p w14:paraId="0D44F2A4" w14:textId="43B38EF3" w:rsidR="00FE4F0B" w:rsidRDefault="00FE4F0B">
          <w:pPr>
            <w:pStyle w:val="Verzeichnis2"/>
            <w:rPr>
              <w:rFonts w:eastAsiaTheme="minorEastAsia"/>
              <w:kern w:val="2"/>
              <w14:ligatures w14:val="standardContextual"/>
            </w:rPr>
          </w:pPr>
          <w:hyperlink w:anchor="_Toc203728869" w:history="1">
            <w:r w:rsidRPr="00336C57">
              <w:rPr>
                <w:rStyle w:val="Hyperlink"/>
              </w:rPr>
              <w:t>3.3</w:t>
            </w:r>
            <w:r>
              <w:rPr>
                <w:rFonts w:eastAsiaTheme="minorEastAsia"/>
                <w:kern w:val="2"/>
                <w14:ligatures w14:val="standardContextual"/>
              </w:rPr>
              <w:tab/>
            </w:r>
            <w:r w:rsidRPr="00336C57">
              <w:rPr>
                <w:rStyle w:val="Hyperlink"/>
              </w:rPr>
              <w:t>Inhaltsdatensicherungsebene</w:t>
            </w:r>
            <w:r>
              <w:rPr>
                <w:webHidden/>
              </w:rPr>
              <w:tab/>
            </w:r>
            <w:r>
              <w:rPr>
                <w:webHidden/>
              </w:rPr>
              <w:fldChar w:fldCharType="begin"/>
            </w:r>
            <w:r>
              <w:rPr>
                <w:webHidden/>
              </w:rPr>
              <w:instrText xml:space="preserve"> PAGEREF _Toc203728869 \h </w:instrText>
            </w:r>
            <w:r>
              <w:rPr>
                <w:webHidden/>
              </w:rPr>
            </w:r>
            <w:r>
              <w:rPr>
                <w:webHidden/>
              </w:rPr>
              <w:fldChar w:fldCharType="separate"/>
            </w:r>
            <w:r w:rsidR="0089535B">
              <w:rPr>
                <w:webHidden/>
              </w:rPr>
              <w:t>4</w:t>
            </w:r>
            <w:r>
              <w:rPr>
                <w:webHidden/>
              </w:rPr>
              <w:fldChar w:fldCharType="end"/>
            </w:r>
          </w:hyperlink>
        </w:p>
        <w:p w14:paraId="291D3B8C" w14:textId="77AE4DBF" w:rsidR="00FE4F0B" w:rsidRDefault="00FE4F0B">
          <w:pPr>
            <w:pStyle w:val="Verzeichnis1"/>
            <w:rPr>
              <w:rFonts w:eastAsiaTheme="minorEastAsia"/>
              <w:b w:val="0"/>
              <w:kern w:val="2"/>
              <w14:ligatures w14:val="standardContextual"/>
            </w:rPr>
          </w:pPr>
          <w:hyperlink w:anchor="_Toc203728870" w:history="1">
            <w:r w:rsidRPr="00336C57">
              <w:rPr>
                <w:rStyle w:val="Hyperlink"/>
              </w:rPr>
              <w:t>4</w:t>
            </w:r>
            <w:r>
              <w:rPr>
                <w:rFonts w:eastAsiaTheme="minorEastAsia"/>
                <w:b w:val="0"/>
                <w:kern w:val="2"/>
                <w14:ligatures w14:val="standardContextual"/>
              </w:rPr>
              <w:tab/>
            </w:r>
            <w:r w:rsidRPr="00336C57">
              <w:rPr>
                <w:rStyle w:val="Hyperlink"/>
              </w:rPr>
              <w:t>Zertifikate und PKI</w:t>
            </w:r>
            <w:r>
              <w:rPr>
                <w:webHidden/>
              </w:rPr>
              <w:tab/>
            </w:r>
            <w:r>
              <w:rPr>
                <w:webHidden/>
              </w:rPr>
              <w:fldChar w:fldCharType="begin"/>
            </w:r>
            <w:r>
              <w:rPr>
                <w:webHidden/>
              </w:rPr>
              <w:instrText xml:space="preserve"> PAGEREF _Toc203728870 \h </w:instrText>
            </w:r>
            <w:r>
              <w:rPr>
                <w:webHidden/>
              </w:rPr>
            </w:r>
            <w:r>
              <w:rPr>
                <w:webHidden/>
              </w:rPr>
              <w:fldChar w:fldCharType="separate"/>
            </w:r>
            <w:r w:rsidR="0089535B">
              <w:rPr>
                <w:webHidden/>
              </w:rPr>
              <w:t>5</w:t>
            </w:r>
            <w:r>
              <w:rPr>
                <w:webHidden/>
              </w:rPr>
              <w:fldChar w:fldCharType="end"/>
            </w:r>
          </w:hyperlink>
        </w:p>
        <w:p w14:paraId="618225A7" w14:textId="3ECC5EFB" w:rsidR="00FE4F0B" w:rsidRDefault="00FE4F0B">
          <w:pPr>
            <w:pStyle w:val="Verzeichnis2"/>
            <w:rPr>
              <w:rFonts w:eastAsiaTheme="minorEastAsia"/>
              <w:kern w:val="2"/>
              <w14:ligatures w14:val="standardContextual"/>
            </w:rPr>
          </w:pPr>
          <w:hyperlink w:anchor="_Toc203728871" w:history="1">
            <w:r w:rsidRPr="00336C57">
              <w:rPr>
                <w:rStyle w:val="Hyperlink"/>
              </w:rPr>
              <w:t>4.1</w:t>
            </w:r>
            <w:r>
              <w:rPr>
                <w:rFonts w:eastAsiaTheme="minorEastAsia"/>
                <w:kern w:val="2"/>
                <w14:ligatures w14:val="standardContextual"/>
              </w:rPr>
              <w:tab/>
            </w:r>
            <w:r w:rsidRPr="00336C57">
              <w:rPr>
                <w:rStyle w:val="Hyperlink"/>
              </w:rPr>
              <w:t>Vertrauensdiensteanbieter</w:t>
            </w:r>
            <w:r>
              <w:rPr>
                <w:webHidden/>
              </w:rPr>
              <w:tab/>
            </w:r>
            <w:r>
              <w:rPr>
                <w:webHidden/>
              </w:rPr>
              <w:fldChar w:fldCharType="begin"/>
            </w:r>
            <w:r>
              <w:rPr>
                <w:webHidden/>
              </w:rPr>
              <w:instrText xml:space="preserve"> PAGEREF _Toc203728871 \h </w:instrText>
            </w:r>
            <w:r>
              <w:rPr>
                <w:webHidden/>
              </w:rPr>
            </w:r>
            <w:r>
              <w:rPr>
                <w:webHidden/>
              </w:rPr>
              <w:fldChar w:fldCharType="separate"/>
            </w:r>
            <w:r w:rsidR="0089535B">
              <w:rPr>
                <w:webHidden/>
              </w:rPr>
              <w:t>5</w:t>
            </w:r>
            <w:r>
              <w:rPr>
                <w:webHidden/>
              </w:rPr>
              <w:fldChar w:fldCharType="end"/>
            </w:r>
          </w:hyperlink>
        </w:p>
        <w:p w14:paraId="58EB4F8F" w14:textId="4D2AB25E" w:rsidR="00FE4F0B" w:rsidRDefault="00FE4F0B">
          <w:pPr>
            <w:pStyle w:val="Verzeichnis2"/>
            <w:rPr>
              <w:rFonts w:eastAsiaTheme="minorEastAsia"/>
              <w:kern w:val="2"/>
              <w14:ligatures w14:val="standardContextual"/>
            </w:rPr>
          </w:pPr>
          <w:hyperlink w:anchor="_Toc203728872" w:history="1">
            <w:r w:rsidRPr="00336C57">
              <w:rPr>
                <w:rStyle w:val="Hyperlink"/>
              </w:rPr>
              <w:t>4.2</w:t>
            </w:r>
            <w:r>
              <w:rPr>
                <w:rFonts w:eastAsiaTheme="minorEastAsia"/>
                <w:kern w:val="2"/>
                <w14:ligatures w14:val="standardContextual"/>
              </w:rPr>
              <w:tab/>
            </w:r>
            <w:r w:rsidRPr="00336C57">
              <w:rPr>
                <w:rStyle w:val="Hyperlink"/>
              </w:rPr>
              <w:t>Verzeichnisdienst</w:t>
            </w:r>
            <w:r>
              <w:rPr>
                <w:webHidden/>
              </w:rPr>
              <w:tab/>
            </w:r>
            <w:r>
              <w:rPr>
                <w:webHidden/>
              </w:rPr>
              <w:fldChar w:fldCharType="begin"/>
            </w:r>
            <w:r>
              <w:rPr>
                <w:webHidden/>
              </w:rPr>
              <w:instrText xml:space="preserve"> PAGEREF _Toc203728872 \h </w:instrText>
            </w:r>
            <w:r>
              <w:rPr>
                <w:webHidden/>
              </w:rPr>
            </w:r>
            <w:r>
              <w:rPr>
                <w:webHidden/>
              </w:rPr>
              <w:fldChar w:fldCharType="separate"/>
            </w:r>
            <w:r w:rsidR="0089535B">
              <w:rPr>
                <w:webHidden/>
              </w:rPr>
              <w:t>5</w:t>
            </w:r>
            <w:r>
              <w:rPr>
                <w:webHidden/>
              </w:rPr>
              <w:fldChar w:fldCharType="end"/>
            </w:r>
          </w:hyperlink>
        </w:p>
        <w:p w14:paraId="5657FD43" w14:textId="5D26136D" w:rsidR="00FE4F0B" w:rsidRDefault="00FE4F0B">
          <w:pPr>
            <w:pStyle w:val="Verzeichnis2"/>
            <w:rPr>
              <w:rFonts w:eastAsiaTheme="minorEastAsia"/>
              <w:kern w:val="2"/>
              <w14:ligatures w14:val="standardContextual"/>
            </w:rPr>
          </w:pPr>
          <w:hyperlink w:anchor="_Toc203728873" w:history="1">
            <w:r w:rsidRPr="00336C57">
              <w:rPr>
                <w:rStyle w:val="Hyperlink"/>
              </w:rPr>
              <w:t>4.3</w:t>
            </w:r>
            <w:r>
              <w:rPr>
                <w:rFonts w:eastAsiaTheme="minorEastAsia"/>
                <w:kern w:val="2"/>
                <w14:ligatures w14:val="standardContextual"/>
              </w:rPr>
              <w:tab/>
            </w:r>
            <w:r w:rsidRPr="00336C57">
              <w:rPr>
                <w:rStyle w:val="Hyperlink"/>
              </w:rPr>
              <w:t>Zertifikate: Parameter und Anforderungen</w:t>
            </w:r>
            <w:r>
              <w:rPr>
                <w:webHidden/>
              </w:rPr>
              <w:tab/>
            </w:r>
            <w:r>
              <w:rPr>
                <w:webHidden/>
              </w:rPr>
              <w:fldChar w:fldCharType="begin"/>
            </w:r>
            <w:r>
              <w:rPr>
                <w:webHidden/>
              </w:rPr>
              <w:instrText xml:space="preserve"> PAGEREF _Toc203728873 \h </w:instrText>
            </w:r>
            <w:r>
              <w:rPr>
                <w:webHidden/>
              </w:rPr>
            </w:r>
            <w:r>
              <w:rPr>
                <w:webHidden/>
              </w:rPr>
              <w:fldChar w:fldCharType="separate"/>
            </w:r>
            <w:r w:rsidR="0089535B">
              <w:rPr>
                <w:webHidden/>
              </w:rPr>
              <w:t>5</w:t>
            </w:r>
            <w:r>
              <w:rPr>
                <w:webHidden/>
              </w:rPr>
              <w:fldChar w:fldCharType="end"/>
            </w:r>
          </w:hyperlink>
        </w:p>
        <w:p w14:paraId="089BC4CA" w14:textId="37A30115" w:rsidR="00FE4F0B" w:rsidRDefault="00FE4F0B">
          <w:pPr>
            <w:pStyle w:val="Verzeichnis2"/>
            <w:rPr>
              <w:rFonts w:eastAsiaTheme="minorEastAsia"/>
              <w:kern w:val="2"/>
              <w14:ligatures w14:val="standardContextual"/>
            </w:rPr>
          </w:pPr>
          <w:hyperlink w:anchor="_Toc203728874" w:history="1">
            <w:r w:rsidRPr="00336C57">
              <w:rPr>
                <w:rStyle w:val="Hyperlink"/>
              </w:rPr>
              <w:t>4.4</w:t>
            </w:r>
            <w:r>
              <w:rPr>
                <w:rFonts w:eastAsiaTheme="minorEastAsia"/>
                <w:kern w:val="2"/>
                <w14:ligatures w14:val="standardContextual"/>
              </w:rPr>
              <w:tab/>
            </w:r>
            <w:r w:rsidRPr="00336C57">
              <w:rPr>
                <w:rStyle w:val="Hyperlink"/>
              </w:rPr>
              <w:t>Übergangsregelung</w:t>
            </w:r>
            <w:r>
              <w:rPr>
                <w:webHidden/>
              </w:rPr>
              <w:tab/>
            </w:r>
            <w:r>
              <w:rPr>
                <w:webHidden/>
              </w:rPr>
              <w:fldChar w:fldCharType="begin"/>
            </w:r>
            <w:r>
              <w:rPr>
                <w:webHidden/>
              </w:rPr>
              <w:instrText xml:space="preserve"> PAGEREF _Toc203728874 \h </w:instrText>
            </w:r>
            <w:r>
              <w:rPr>
                <w:webHidden/>
              </w:rPr>
            </w:r>
            <w:r>
              <w:rPr>
                <w:webHidden/>
              </w:rPr>
              <w:fldChar w:fldCharType="separate"/>
            </w:r>
            <w:r w:rsidR="0089535B">
              <w:rPr>
                <w:webHidden/>
              </w:rPr>
              <w:t>6</w:t>
            </w:r>
            <w:r>
              <w:rPr>
                <w:webHidden/>
              </w:rPr>
              <w:fldChar w:fldCharType="end"/>
            </w:r>
          </w:hyperlink>
        </w:p>
        <w:p w14:paraId="5AD93DDE" w14:textId="1381904A" w:rsidR="00FE4F0B" w:rsidRDefault="00FE4F0B">
          <w:pPr>
            <w:pStyle w:val="Verzeichnis2"/>
            <w:rPr>
              <w:rFonts w:eastAsiaTheme="minorEastAsia"/>
              <w:kern w:val="2"/>
              <w14:ligatures w14:val="standardContextual"/>
            </w:rPr>
          </w:pPr>
          <w:hyperlink w:anchor="_Toc203728875" w:history="1">
            <w:r w:rsidRPr="00336C57">
              <w:rPr>
                <w:rStyle w:val="Hyperlink"/>
              </w:rPr>
              <w:t>4.5</w:t>
            </w:r>
            <w:r>
              <w:rPr>
                <w:rFonts w:eastAsiaTheme="minorEastAsia"/>
                <w:kern w:val="2"/>
                <w14:ligatures w14:val="standardContextual"/>
              </w:rPr>
              <w:tab/>
            </w:r>
            <w:r w:rsidRPr="00336C57">
              <w:rPr>
                <w:rStyle w:val="Hyperlink"/>
              </w:rPr>
              <w:t>Zertifikatswechsel</w:t>
            </w:r>
            <w:r>
              <w:rPr>
                <w:webHidden/>
              </w:rPr>
              <w:tab/>
            </w:r>
            <w:r>
              <w:rPr>
                <w:webHidden/>
              </w:rPr>
              <w:fldChar w:fldCharType="begin"/>
            </w:r>
            <w:r>
              <w:rPr>
                <w:webHidden/>
              </w:rPr>
              <w:instrText xml:space="preserve"> PAGEREF _Toc203728875 \h </w:instrText>
            </w:r>
            <w:r>
              <w:rPr>
                <w:webHidden/>
              </w:rPr>
            </w:r>
            <w:r>
              <w:rPr>
                <w:webHidden/>
              </w:rPr>
              <w:fldChar w:fldCharType="separate"/>
            </w:r>
            <w:r w:rsidR="0089535B">
              <w:rPr>
                <w:webHidden/>
              </w:rPr>
              <w:t>6</w:t>
            </w:r>
            <w:r>
              <w:rPr>
                <w:webHidden/>
              </w:rPr>
              <w:fldChar w:fldCharType="end"/>
            </w:r>
          </w:hyperlink>
        </w:p>
        <w:p w14:paraId="5B27483C" w14:textId="636605DA" w:rsidR="00FE4F0B" w:rsidRDefault="00FE4F0B">
          <w:pPr>
            <w:pStyle w:val="Verzeichnis2"/>
            <w:rPr>
              <w:rFonts w:eastAsiaTheme="minorEastAsia"/>
              <w:kern w:val="2"/>
              <w14:ligatures w14:val="standardContextual"/>
            </w:rPr>
          </w:pPr>
          <w:hyperlink w:anchor="_Toc203728876" w:history="1">
            <w:r w:rsidRPr="00336C57">
              <w:rPr>
                <w:rStyle w:val="Hyperlink"/>
              </w:rPr>
              <w:t>4.6</w:t>
            </w:r>
            <w:r>
              <w:rPr>
                <w:rFonts w:eastAsiaTheme="minorEastAsia"/>
                <w:kern w:val="2"/>
                <w14:ligatures w14:val="standardContextual"/>
              </w:rPr>
              <w:tab/>
            </w:r>
            <w:r w:rsidRPr="00336C57">
              <w:rPr>
                <w:rStyle w:val="Hyperlink"/>
              </w:rPr>
              <w:t>Rückruf und Sperrlisten</w:t>
            </w:r>
            <w:r>
              <w:rPr>
                <w:webHidden/>
              </w:rPr>
              <w:tab/>
            </w:r>
            <w:r>
              <w:rPr>
                <w:webHidden/>
              </w:rPr>
              <w:fldChar w:fldCharType="begin"/>
            </w:r>
            <w:r>
              <w:rPr>
                <w:webHidden/>
              </w:rPr>
              <w:instrText xml:space="preserve"> PAGEREF _Toc203728876 \h </w:instrText>
            </w:r>
            <w:r>
              <w:rPr>
                <w:webHidden/>
              </w:rPr>
            </w:r>
            <w:r>
              <w:rPr>
                <w:webHidden/>
              </w:rPr>
              <w:fldChar w:fldCharType="separate"/>
            </w:r>
            <w:r w:rsidR="0089535B">
              <w:rPr>
                <w:webHidden/>
              </w:rPr>
              <w:t>6</w:t>
            </w:r>
            <w:r>
              <w:rPr>
                <w:webHidden/>
              </w:rPr>
              <w:fldChar w:fldCharType="end"/>
            </w:r>
          </w:hyperlink>
        </w:p>
        <w:p w14:paraId="0D0B16CB" w14:textId="53FDEA7E" w:rsidR="00FE4F0B" w:rsidRDefault="00FE4F0B">
          <w:pPr>
            <w:pStyle w:val="Verzeichnis1"/>
            <w:rPr>
              <w:rFonts w:eastAsiaTheme="minorEastAsia"/>
              <w:b w:val="0"/>
              <w:kern w:val="2"/>
              <w14:ligatures w14:val="standardContextual"/>
            </w:rPr>
          </w:pPr>
          <w:hyperlink w:anchor="_Toc203728877" w:history="1">
            <w:r w:rsidRPr="00336C57">
              <w:rPr>
                <w:rStyle w:val="Hyperlink"/>
              </w:rPr>
              <w:t>5</w:t>
            </w:r>
            <w:r>
              <w:rPr>
                <w:rFonts w:eastAsiaTheme="minorEastAsia"/>
                <w:b w:val="0"/>
                <w:kern w:val="2"/>
                <w14:ligatures w14:val="standardContextual"/>
              </w:rPr>
              <w:tab/>
            </w:r>
            <w:r w:rsidRPr="00336C57">
              <w:rPr>
                <w:rStyle w:val="Hyperlink"/>
              </w:rPr>
              <w:t>Quellen</w:t>
            </w:r>
            <w:r>
              <w:rPr>
                <w:webHidden/>
              </w:rPr>
              <w:tab/>
            </w:r>
            <w:r>
              <w:rPr>
                <w:webHidden/>
              </w:rPr>
              <w:fldChar w:fldCharType="begin"/>
            </w:r>
            <w:r>
              <w:rPr>
                <w:webHidden/>
              </w:rPr>
              <w:instrText xml:space="preserve"> PAGEREF _Toc203728877 \h </w:instrText>
            </w:r>
            <w:r>
              <w:rPr>
                <w:webHidden/>
              </w:rPr>
            </w:r>
            <w:r>
              <w:rPr>
                <w:webHidden/>
              </w:rPr>
              <w:fldChar w:fldCharType="separate"/>
            </w:r>
            <w:r w:rsidR="0089535B">
              <w:rPr>
                <w:webHidden/>
              </w:rPr>
              <w:t>7</w:t>
            </w:r>
            <w:r>
              <w:rPr>
                <w:webHidden/>
              </w:rPr>
              <w:fldChar w:fldCharType="end"/>
            </w:r>
          </w:hyperlink>
        </w:p>
        <w:p w14:paraId="7D7619EC" w14:textId="2B242F58" w:rsidR="00FE4F0B" w:rsidRDefault="00FE4F0B">
          <w:pPr>
            <w:pStyle w:val="Verzeichnis1"/>
            <w:rPr>
              <w:rFonts w:eastAsiaTheme="minorEastAsia"/>
              <w:b w:val="0"/>
              <w:kern w:val="2"/>
              <w14:ligatures w14:val="standardContextual"/>
            </w:rPr>
          </w:pPr>
          <w:hyperlink w:anchor="_Toc203728878" w:history="1">
            <w:r w:rsidRPr="00336C57">
              <w:rPr>
                <w:rStyle w:val="Hyperlink"/>
              </w:rPr>
              <w:t>6</w:t>
            </w:r>
            <w:r>
              <w:rPr>
                <w:rFonts w:eastAsiaTheme="minorEastAsia"/>
                <w:b w:val="0"/>
                <w:kern w:val="2"/>
                <w14:ligatures w14:val="standardContextual"/>
              </w:rPr>
              <w:tab/>
            </w:r>
            <w:r w:rsidRPr="00336C57">
              <w:rPr>
                <w:rStyle w:val="Hyperlink"/>
              </w:rPr>
              <w:t>Änderungshistorie</w:t>
            </w:r>
            <w:r>
              <w:rPr>
                <w:webHidden/>
              </w:rPr>
              <w:tab/>
            </w:r>
            <w:r>
              <w:rPr>
                <w:webHidden/>
              </w:rPr>
              <w:fldChar w:fldCharType="begin"/>
            </w:r>
            <w:r>
              <w:rPr>
                <w:webHidden/>
              </w:rPr>
              <w:instrText xml:space="preserve"> PAGEREF _Toc203728878 \h </w:instrText>
            </w:r>
            <w:r>
              <w:rPr>
                <w:webHidden/>
              </w:rPr>
            </w:r>
            <w:r>
              <w:rPr>
                <w:webHidden/>
              </w:rPr>
              <w:fldChar w:fldCharType="separate"/>
            </w:r>
            <w:r w:rsidR="0089535B">
              <w:rPr>
                <w:webHidden/>
              </w:rPr>
              <w:t>8</w:t>
            </w:r>
            <w:r>
              <w:rPr>
                <w:webHidden/>
              </w:rPr>
              <w:fldChar w:fldCharType="end"/>
            </w:r>
          </w:hyperlink>
        </w:p>
        <w:p w14:paraId="751E2182" w14:textId="36CD6B12" w:rsidR="00640819" w:rsidRPr="00814040" w:rsidRDefault="00640819">
          <w:r w:rsidRPr="00814040">
            <w:rPr>
              <w:b/>
              <w:bCs/>
            </w:rPr>
            <w:fldChar w:fldCharType="end"/>
          </w:r>
        </w:p>
      </w:sdtContent>
    </w:sdt>
    <w:p w14:paraId="282BBB0D" w14:textId="77777777" w:rsidR="00954D7A" w:rsidRPr="00814040" w:rsidRDefault="00954D7A">
      <w:pPr>
        <w:spacing w:after="200" w:line="276" w:lineRule="auto"/>
        <w:rPr>
          <w:rFonts w:eastAsiaTheme="majorEastAsia" w:cs="Arial"/>
          <w:b/>
          <w:bCs/>
          <w:spacing w:val="6"/>
          <w:kern w:val="32"/>
          <w:szCs w:val="22"/>
        </w:rPr>
      </w:pPr>
      <w:r w:rsidRPr="00814040">
        <w:br w:type="page"/>
      </w:r>
    </w:p>
    <w:p w14:paraId="30B3B964" w14:textId="3914B9A2" w:rsidR="0091640F" w:rsidRPr="00814040" w:rsidRDefault="00056634" w:rsidP="001F0649">
      <w:pPr>
        <w:pStyle w:val="berschrift1"/>
        <w:rPr>
          <w:rFonts w:ascii="Calibri" w:eastAsia="Calibri" w:hAnsi="Calibri" w:cs="Calibri"/>
          <w:spacing w:val="-2"/>
          <w:kern w:val="0"/>
          <w:szCs w:val="24"/>
          <w:lang w:eastAsia="en-US"/>
        </w:rPr>
      </w:pPr>
      <w:bookmarkStart w:id="2" w:name="_Toc140239887"/>
      <w:bookmarkStart w:id="3" w:name="_Toc203728862"/>
      <w:r w:rsidRPr="00814040">
        <w:rPr>
          <w:rFonts w:ascii="Calibri" w:eastAsia="Calibri" w:hAnsi="Calibri" w:cs="Calibri"/>
          <w:spacing w:val="-2"/>
          <w:kern w:val="0"/>
          <w:szCs w:val="24"/>
          <w:lang w:eastAsia="en-US"/>
        </w:rPr>
        <w:lastRenderedPageBreak/>
        <w:t>Einleitung</w:t>
      </w:r>
      <w:bookmarkEnd w:id="2"/>
      <w:bookmarkEnd w:id="3"/>
    </w:p>
    <w:p w14:paraId="3897749F" w14:textId="77777777" w:rsidR="008B7F76" w:rsidRDefault="008B7F76" w:rsidP="008B7F76">
      <w:r>
        <w:t>Dieses Dokument regelt die Sicherheits- und Schutzmechanismen, die im Rahmen des elektronischen Datenaustauschs für regulierte Prozesse zwischen den Marktpartnern der deutschen Energiewirtschaft für den Übertragungsweg</w:t>
      </w:r>
      <w:r>
        <w:rPr>
          <w:rStyle w:val="Funotenzeichen"/>
        </w:rPr>
        <w:footnoteReference w:id="2"/>
      </w:r>
      <w:r>
        <w:t xml:space="preserve"> API-Webdienste in der Marktkommunikation einzuhalten sind. </w:t>
      </w:r>
    </w:p>
    <w:p w14:paraId="2561CF34" w14:textId="77777777" w:rsidR="008B7F76" w:rsidRDefault="008B7F76" w:rsidP="008B7F76">
      <w:r w:rsidRPr="00814040">
        <w:t>Gemäß BNetzA-Beschl</w:t>
      </w:r>
      <w:r>
        <w:t>ü</w:t>
      </w:r>
      <w:r w:rsidRPr="00814040">
        <w:t>ss</w:t>
      </w:r>
      <w:r>
        <w:t>e</w:t>
      </w:r>
      <w:r w:rsidRPr="00814040">
        <w:rPr>
          <w:vertAlign w:val="superscript"/>
        </w:rPr>
        <w:footnoteReference w:id="3"/>
      </w:r>
      <w:r w:rsidRPr="00814040">
        <w:t xml:space="preserve"> sind grundsätzlich die kryptographischen Vorgaben der BSI TR 03116-3 anzuwenden und einzuhalten, sowie die Nutzung der Smart Metering-PKI des BSI, nach § 52 Abs. 4 MsbG vorzusehen.</w:t>
      </w:r>
    </w:p>
    <w:p w14:paraId="5083029D" w14:textId="4D33EE79" w:rsidR="006D4E2E" w:rsidRDefault="006D4E2E" w:rsidP="006D4E2E">
      <w:pPr>
        <w:pStyle w:val="berschrift2"/>
      </w:pPr>
      <w:bookmarkStart w:id="4" w:name="_Toc203728863"/>
      <w:r w:rsidRPr="006D4E2E">
        <w:t>Regelungsumfang</w:t>
      </w:r>
      <w:bookmarkEnd w:id="4"/>
    </w:p>
    <w:p w14:paraId="5EFCBD60" w14:textId="671A72B4" w:rsidR="006D4E2E" w:rsidRDefault="006D4E2E" w:rsidP="008B7F76">
      <w:r w:rsidRPr="006D4E2E">
        <w:t xml:space="preserve">Die nachfolgenden Regeln finden Anwendung auf die von der BNetzA festgelegten Marktprozesse oder durch Verbände beschriebene Prozesse der Medien Strom oder Gas, die per API-Webdienste abgewickelt werden, die in der Spalte </w:t>
      </w:r>
      <w:r>
        <w:t>„</w:t>
      </w:r>
      <w:r w:rsidRPr="006D4E2E">
        <w:t>Prozessbeschreibung</w:t>
      </w:r>
      <w:r>
        <w:t>“</w:t>
      </w:r>
      <w:r w:rsidRPr="006D4E2E">
        <w:t xml:space="preserve"> der jeweils gültigen Version des </w:t>
      </w:r>
      <w:proofErr w:type="spellStart"/>
      <w:r w:rsidRPr="006D4E2E">
        <w:t>EDI@Energy-Dokuments</w:t>
      </w:r>
      <w:proofErr w:type="spellEnd"/>
      <w:r w:rsidRPr="006D4E2E">
        <w:t xml:space="preserve"> </w:t>
      </w:r>
      <w:r>
        <w:t>„</w:t>
      </w:r>
      <w:r w:rsidRPr="006D4E2E">
        <w:t xml:space="preserve">Anwendungsübersicht der </w:t>
      </w:r>
      <w:proofErr w:type="spellStart"/>
      <w:r w:rsidRPr="006D4E2E">
        <w:t>Prüfidentifikatoren</w:t>
      </w:r>
      <w:proofErr w:type="spellEnd"/>
      <w:r>
        <w:t>“</w:t>
      </w:r>
      <w:r w:rsidRPr="006D4E2E">
        <w:t xml:space="preserve"> genannt sind, wenn die selbe Zeile in der Spalte </w:t>
      </w:r>
      <w:r>
        <w:t>„</w:t>
      </w:r>
      <w:r w:rsidRPr="006D4E2E">
        <w:t>Übertragungsweg</w:t>
      </w:r>
      <w:r>
        <w:t>“</w:t>
      </w:r>
      <w:r w:rsidRPr="006D4E2E">
        <w:t xml:space="preserve"> den Wert </w:t>
      </w:r>
      <w:r>
        <w:t>„</w:t>
      </w:r>
      <w:r w:rsidRPr="006D4E2E">
        <w:t>API</w:t>
      </w:r>
      <w:r>
        <w:t>“</w:t>
      </w:r>
      <w:r w:rsidRPr="006D4E2E">
        <w:t xml:space="preserve"> enthält.</w:t>
      </w:r>
    </w:p>
    <w:p w14:paraId="289B8AB5" w14:textId="15D9C8E5" w:rsidR="00937FB3" w:rsidRPr="00814040" w:rsidRDefault="008B7F76" w:rsidP="008B7F76">
      <w:r>
        <w:t>Dieses Dokument benennt nicht die ggf. existierenden rechtlichen Folgen, wenn aufgrund eines abweichenden Vorgehens kein gesicherter elektronischer Datenaustausch stattfinden kann.</w:t>
      </w:r>
    </w:p>
    <w:p w14:paraId="627ADE57" w14:textId="77777777" w:rsidR="00484808" w:rsidRDefault="00484808" w:rsidP="00484808">
      <w:pPr>
        <w:pStyle w:val="berschrift1"/>
      </w:pPr>
      <w:bookmarkStart w:id="5" w:name="_Toc173151443"/>
      <w:bookmarkStart w:id="6" w:name="_Toc203728864"/>
      <w:r>
        <w:t>Terminologie</w:t>
      </w:r>
      <w:bookmarkEnd w:id="5"/>
      <w:bookmarkEnd w:id="6"/>
    </w:p>
    <w:p w14:paraId="0B19BA71" w14:textId="5481A3C1" w:rsidR="00B41728" w:rsidRPr="00814040" w:rsidRDefault="00A43ED5" w:rsidP="00B41728">
      <w:pPr>
        <w:pStyle w:val="berschrift2"/>
      </w:pPr>
      <w:bookmarkStart w:id="7" w:name="_Toc173151444"/>
      <w:bookmarkStart w:id="8" w:name="_Toc203728865"/>
      <w:r w:rsidRPr="003677B8">
        <w:t>Schlüsselwörter</w:t>
      </w:r>
      <w:bookmarkEnd w:id="7"/>
      <w:bookmarkEnd w:id="8"/>
    </w:p>
    <w:p w14:paraId="53B17273" w14:textId="77777777" w:rsidR="004F5714" w:rsidRDefault="004F5714" w:rsidP="004F5714">
      <w:bookmarkStart w:id="9" w:name="_Toc140239893"/>
      <w:r w:rsidRPr="00295801">
        <w:t>Die Schlüsselwörter „MÜSSEN“ (Englisch „</w:t>
      </w:r>
      <w:r w:rsidRPr="00AD0C4A">
        <w:rPr>
          <w:color w:val="C20000" w:themeColor="background2"/>
        </w:rPr>
        <w:t>MUST</w:t>
      </w:r>
      <w:r w:rsidRPr="00295801">
        <w:t>“), „DÜRFEN NICHT“ (Englisch „</w:t>
      </w:r>
      <w:r w:rsidRPr="00167832">
        <w:rPr>
          <w:color w:val="C20000" w:themeColor="background2"/>
        </w:rPr>
        <w:t>MUST NOT</w:t>
      </w:r>
      <w:r w:rsidRPr="00295801">
        <w:t>“), „ERFORDERLICH“ (Englisch „</w:t>
      </w:r>
      <w:r w:rsidRPr="00167832">
        <w:rPr>
          <w:color w:val="C20000" w:themeColor="background2"/>
        </w:rPr>
        <w:t>REQUIRED</w:t>
      </w:r>
      <w:r w:rsidRPr="00295801">
        <w:t>“), „SOLL“ (Englisch „</w:t>
      </w:r>
      <w:r w:rsidRPr="00167832">
        <w:rPr>
          <w:color w:val="BE9500" w:themeColor="accent6" w:themeShade="BF"/>
        </w:rPr>
        <w:t>SHALL</w:t>
      </w:r>
      <w:r w:rsidRPr="00295801">
        <w:t>“), „SOLL NICHT“ (Englisch „</w:t>
      </w:r>
      <w:r w:rsidRPr="00167832">
        <w:rPr>
          <w:color w:val="BE9500" w:themeColor="accent6" w:themeShade="BF"/>
        </w:rPr>
        <w:t>SHALL NOT</w:t>
      </w:r>
      <w:r w:rsidRPr="00295801">
        <w:t>“), „SOLLTE“ (Englisch „</w:t>
      </w:r>
      <w:r w:rsidRPr="00AD0C4A">
        <w:rPr>
          <w:color w:val="BE9500" w:themeColor="accent6" w:themeShade="BF"/>
        </w:rPr>
        <w:t>SHOULD</w:t>
      </w:r>
      <w:r w:rsidRPr="00295801">
        <w:t>“), „SOLLTE NICHT“ (Englisch „</w:t>
      </w:r>
      <w:r w:rsidRPr="00167832">
        <w:rPr>
          <w:color w:val="BE9500" w:themeColor="accent6" w:themeShade="BF"/>
        </w:rPr>
        <w:t>SHOULD NOT</w:t>
      </w:r>
      <w:r w:rsidRPr="00295801">
        <w:t>“), „</w:t>
      </w:r>
      <w:r w:rsidRPr="00167832">
        <w:t>EMPFOHLEN</w:t>
      </w:r>
      <w:r w:rsidRPr="00295801">
        <w:t>“ (Englisch „</w:t>
      </w:r>
      <w:r w:rsidRPr="00FF45A6">
        <w:rPr>
          <w:color w:val="347F1E" w:themeColor="accent4" w:themeShade="BF"/>
        </w:rPr>
        <w:t>RECOMMENDED</w:t>
      </w:r>
      <w:r w:rsidRPr="00295801">
        <w:t>“), „DÜRFEN“ (Englisch „</w:t>
      </w:r>
      <w:r w:rsidRPr="00FF45A6">
        <w:rPr>
          <w:color w:val="347F1E" w:themeColor="accent4" w:themeShade="BF"/>
        </w:rPr>
        <w:t>MAY</w:t>
      </w:r>
      <w:r w:rsidRPr="00295801">
        <w:t>“), and „FREIWILLIG“ (Englisch „</w:t>
      </w:r>
      <w:r w:rsidRPr="00FF45A6">
        <w:rPr>
          <w:color w:val="347F1E" w:themeColor="accent4" w:themeShade="BF"/>
        </w:rPr>
        <w:t>OPTIONAL</w:t>
      </w:r>
      <w:r w:rsidRPr="00295801">
        <w:t xml:space="preserve">“) in diesem Dokument sind zu interpretieren gemäß </w:t>
      </w:r>
      <w:r>
        <w:t>[</w:t>
      </w:r>
      <w:r w:rsidRPr="00295801">
        <w:t>RFC2119]. Dabei spielt die Groß- und Kleinschreibung keine Rolle.</w:t>
      </w:r>
    </w:p>
    <w:p w14:paraId="0F5F4E0C" w14:textId="686D13A5" w:rsidR="00A14BD9" w:rsidRPr="00814040" w:rsidRDefault="0007221A" w:rsidP="00A14BD9">
      <w:pPr>
        <w:pStyle w:val="berschrift1"/>
      </w:pPr>
      <w:bookmarkStart w:id="10" w:name="_Toc173151445"/>
      <w:bookmarkStart w:id="11" w:name="_Toc203728866"/>
      <w:bookmarkEnd w:id="9"/>
      <w:r>
        <w:t>Technische Vorgaben der API-Webdienste</w:t>
      </w:r>
      <w:bookmarkEnd w:id="10"/>
      <w:bookmarkEnd w:id="11"/>
    </w:p>
    <w:p w14:paraId="69FCC289" w14:textId="77777777" w:rsidR="00076047" w:rsidRPr="00D33ACA" w:rsidRDefault="00076047" w:rsidP="00076047">
      <w:pPr>
        <w:pStyle w:val="berschrift2"/>
      </w:pPr>
      <w:bookmarkStart w:id="12" w:name="_Toc173151446"/>
      <w:bookmarkStart w:id="13" w:name="_Toc203728867"/>
      <w:r w:rsidRPr="00D33ACA">
        <w:t>Netzwerk</w:t>
      </w:r>
      <w:bookmarkEnd w:id="12"/>
      <w:bookmarkEnd w:id="13"/>
    </w:p>
    <w:p w14:paraId="6D62CAB8" w14:textId="77777777" w:rsidR="000B656E" w:rsidRDefault="000B656E" w:rsidP="000B656E">
      <w:r w:rsidRPr="00D42A79">
        <w:rPr>
          <w:color w:val="C20000" w:themeColor="background2"/>
        </w:rPr>
        <w:t xml:space="preserve">MUST </w:t>
      </w:r>
      <w:r>
        <w:t>Alle Kommunikationsendpunkte werden durch DNS-Namen und nicht durch IP-Adressen bestimmt. Die beschriebenen Webservices müssen IPv4 implementieren und SOLLTEN IPv6 implementieren (Dual Stack).</w:t>
      </w:r>
    </w:p>
    <w:p w14:paraId="0207E2D8" w14:textId="77777777" w:rsidR="000B656E" w:rsidRDefault="000B656E" w:rsidP="000B656E">
      <w:r>
        <w:t>Der API-Nutzer des API-Webservice MUSS in der Lage sein, die TLS-Verbindung über IPv4 herzustellen.</w:t>
      </w:r>
    </w:p>
    <w:p w14:paraId="03961E76" w14:textId="77777777" w:rsidR="000B656E" w:rsidRDefault="000B656E" w:rsidP="000B656E">
      <w:pPr>
        <w:pStyle w:val="berschrift2"/>
      </w:pPr>
      <w:bookmarkStart w:id="14" w:name="_Toc173151447"/>
      <w:bookmarkStart w:id="15" w:name="_Toc203728868"/>
      <w:r>
        <w:lastRenderedPageBreak/>
        <w:t>Transportebene</w:t>
      </w:r>
      <w:bookmarkEnd w:id="14"/>
      <w:bookmarkEnd w:id="15"/>
    </w:p>
    <w:p w14:paraId="311B4BDE" w14:textId="77777777" w:rsidR="000B656E" w:rsidRDefault="000B656E" w:rsidP="000B656E">
      <w:r w:rsidRPr="00A40357">
        <w:rPr>
          <w:color w:val="C20000" w:themeColor="background2"/>
        </w:rPr>
        <w:t xml:space="preserve">MUST </w:t>
      </w:r>
      <w:r>
        <w:t>Zum Aufbau der http-Verbindung MUSS das Protokoll Transport Layer Security (TLS) nach den Regeln in [TR03116-3] (Kapitel TLS-Kommunikation im WAN und in der Marktkommunikation) eingesetzt werden.</w:t>
      </w:r>
    </w:p>
    <w:p w14:paraId="7F3A5A8D" w14:textId="77777777" w:rsidR="000B656E" w:rsidRDefault="000B656E" w:rsidP="000B656E">
      <w:pPr>
        <w:rPr>
          <w:ins w:id="16" w:author="Edgar Jung" w:date="2026-06-21T14:18:00Z" w16du:dateUtc="2026-06-21T12:18:00Z"/>
        </w:rPr>
      </w:pPr>
      <w:r w:rsidRPr="00D42A79">
        <w:rPr>
          <w:color w:val="C20000" w:themeColor="background2"/>
        </w:rPr>
        <w:t>MUST</w:t>
      </w:r>
      <w:r>
        <w:t xml:space="preserve"> Für den Aufbau der TLS-Verbindung ist die Erweiterung Server Name Identification (SNI) gemäß [RFC6066] bzw. [RFC8449] zu unterstützen und zu verwenden.</w:t>
      </w:r>
    </w:p>
    <w:p w14:paraId="48D6E2EB" w14:textId="3C5BE299" w:rsidR="004878EC" w:rsidRPr="00F85438" w:rsidRDefault="004878EC" w:rsidP="000B656E">
      <w:ins w:id="17" w:author="Edgar Jung" w:date="2026-06-21T14:18:00Z" w16du:dateUtc="2026-06-21T12:18:00Z">
        <w:r>
          <w:rPr>
            <w:color w:val="C20000"/>
          </w:rPr>
          <w:t xml:space="preserve">SHOULD </w:t>
        </w:r>
        <w:r>
          <w:t>HTTP/2 gemäß [RFC9113] SOLLTE verwendet werden. HTTP/2 ist Voraussetzung für die korrekte Anwendung der HTTP-Signatur nach [RFC9421], da in HTTP/2 der Host-Header durch den :</w:t>
        </w:r>
        <w:proofErr w:type="spellStart"/>
        <w:r>
          <w:t>authority</w:t>
        </w:r>
        <w:proofErr w:type="spellEnd"/>
        <w:r>
          <w:t xml:space="preserve">-Pseudo-Header ersetzt wird. RFC 9421 adressiert dies über den </w:t>
        </w:r>
        <w:proofErr w:type="spellStart"/>
        <w:r>
          <w:t>Derived</w:t>
        </w:r>
        <w:proofErr w:type="spellEnd"/>
        <w:r>
          <w:t xml:space="preserve"> </w:t>
        </w:r>
        <w:proofErr w:type="spellStart"/>
        <w:r>
          <w:t>Component</w:t>
        </w:r>
        <w:proofErr w:type="spellEnd"/>
        <w:r>
          <w:t xml:space="preserve"> @authority [RFC9421, Abschnitt 2.2.3].</w:t>
        </w:r>
      </w:ins>
    </w:p>
    <w:p w14:paraId="26E613DF" w14:textId="77777777" w:rsidR="004878EC" w:rsidRDefault="004878EC" w:rsidP="004878EC">
      <w:pPr>
        <w:pStyle w:val="berschrift2"/>
        <w:rPr>
          <w:ins w:id="18" w:author="Edgar Jung" w:date="2026-06-21T14:22:00Z" w16du:dateUtc="2026-06-21T12:22:00Z"/>
        </w:rPr>
      </w:pPr>
      <w:bookmarkStart w:id="19" w:name="_Toc173151448"/>
      <w:bookmarkStart w:id="20" w:name="_Toc203728869"/>
      <w:ins w:id="21" w:author="Edgar Jung" w:date="2026-06-21T14:22:00Z" w16du:dateUtc="2026-06-21T12:22:00Z">
        <w:r>
          <w:t>Inhaltsdatensicherungsebene — HTTP-Header-Signatur nach RFC 9421</w:t>
        </w:r>
      </w:ins>
    </w:p>
    <w:p w14:paraId="63951260" w14:textId="77777777" w:rsidR="004878EC" w:rsidRDefault="004878EC" w:rsidP="004878EC">
      <w:pPr>
        <w:rPr>
          <w:ins w:id="22" w:author="Edgar Jung" w:date="2026-06-21T14:22:00Z" w16du:dateUtc="2026-06-21T12:22:00Z"/>
        </w:rPr>
      </w:pPr>
      <w:ins w:id="23" w:author="Edgar Jung" w:date="2026-06-21T14:22:00Z" w16du:dateUtc="2026-06-21T12:22:00Z">
        <w:r>
          <w:t xml:space="preserve">Die Inhaltsdatensicherung erfolgt durch HTTP Message </w:t>
        </w:r>
        <w:proofErr w:type="spellStart"/>
        <w:r>
          <w:t>Signatures</w:t>
        </w:r>
        <w:proofErr w:type="spellEnd"/>
        <w:r>
          <w:t xml:space="preserve"> nach [RFC9421] (IETF, Februar 2024) in Verbindung mit der Body-Hashbildung nach [RFC9530] (Digest Fields) und der JSON-Kanonisierung nach [RFC8785]. Dieses Verfahren ersetzt das bisherige proprietäre Signaturverfahren (Hash-Konkatenation, X-BDEW-SIGNATURE/-DIGEST/-CERT) vollständig.</w:t>
        </w:r>
      </w:ins>
    </w:p>
    <w:p w14:paraId="68EEC7D6" w14:textId="77777777" w:rsidR="004878EC" w:rsidRDefault="004878EC" w:rsidP="004878EC">
      <w:pPr>
        <w:rPr>
          <w:ins w:id="24" w:author="Edgar Jung" w:date="2026-06-21T14:22:00Z" w16du:dateUtc="2026-06-21T12:22:00Z"/>
        </w:rPr>
      </w:pPr>
      <w:ins w:id="25" w:author="Edgar Jung" w:date="2026-06-21T14:22:00Z" w16du:dateUtc="2026-06-21T12:22:00Z">
        <w:r>
          <w:t>Der präferierte und sichere Weg für Stand-Alone-Signaturen ist die gemeinsame Signierung von HTTP-Header und Payload — im Gegensatz zu reinen Payload-Signaturverfahren (z. B. JWS nach [RFC7515]), die ausschließlich den Inhalt, nicht aber Methode, Pfad, Authority oder weitere Header abdecken. Die folgende Abbildung zeigt den vollständigen Ablauf in fünf Schritten:</w:t>
        </w:r>
      </w:ins>
    </w:p>
    <w:p w14:paraId="2B754A37" w14:textId="77777777" w:rsidR="004878EC" w:rsidRDefault="004878EC" w:rsidP="004878EC">
      <w:pPr>
        <w:jc w:val="center"/>
        <w:rPr>
          <w:ins w:id="26" w:author="Edgar Jung" w:date="2026-06-21T14:22:00Z" w16du:dateUtc="2026-06-21T12:22:00Z"/>
        </w:rPr>
      </w:pPr>
      <w:ins w:id="27" w:author="Edgar Jung" w:date="2026-06-21T14:22:00Z" w16du:dateUtc="2026-06-21T12:22:00Z">
        <w:r>
          <w:rPr>
            <w:noProof/>
          </w:rPr>
          <w:drawing>
            <wp:inline distT="0" distB="0" distL="0" distR="0" wp14:anchorId="33A87AB0" wp14:editId="617792AB">
              <wp:extent cx="5400000" cy="3890801"/>
              <wp:effectExtent l="0" t="0" r="0" b="0"/>
              <wp:docPr id="200" name="HTTP_Header_Signatur_RFC9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HTTP_Header_Signatur_RFC9421"/>
                      <pic:cNvPicPr/>
                    </pic:nvPicPr>
                    <pic:blipFill>
                      <a:blip r:embed="rId12"/>
                      <a:stretch>
                        <a:fillRect/>
                      </a:stretch>
                    </pic:blipFill>
                    <pic:spPr>
                      <a:xfrm>
                        <a:off x="0" y="0"/>
                        <a:ext cx="5400000" cy="3890801"/>
                      </a:xfrm>
                      <a:prstGeom prst="rect">
                        <a:avLst/>
                      </a:prstGeom>
                    </pic:spPr>
                  </pic:pic>
                </a:graphicData>
              </a:graphic>
            </wp:inline>
          </w:drawing>
        </w:r>
      </w:ins>
    </w:p>
    <w:p w14:paraId="4DACE1EB" w14:textId="77777777" w:rsidR="004878EC" w:rsidRDefault="004878EC" w:rsidP="004878EC">
      <w:pPr>
        <w:jc w:val="center"/>
        <w:rPr>
          <w:ins w:id="28" w:author="Edgar Jung" w:date="2026-06-21T14:22:00Z" w16du:dateUtc="2026-06-21T12:22:00Z"/>
        </w:rPr>
      </w:pPr>
      <w:ins w:id="29" w:author="Edgar Jung" w:date="2026-06-21T14:22:00Z" w16du:dateUtc="2026-06-21T12:22:00Z">
        <w:r>
          <w:rPr>
            <w:i/>
            <w:color w:val="555555"/>
            <w:sz w:val="18"/>
          </w:rPr>
          <w:t>Abb. 3.3-1: HTTP Header Signatur (RFC 9421, 9530, 8785), Schritt für Schritt</w:t>
        </w:r>
      </w:ins>
    </w:p>
    <w:p w14:paraId="7C63C836" w14:textId="77777777" w:rsidR="004878EC" w:rsidRDefault="004878EC" w:rsidP="004878EC">
      <w:pPr>
        <w:rPr>
          <w:ins w:id="30" w:author="Edgar Jung" w:date="2026-06-21T14:22:00Z" w16du:dateUtc="2026-06-21T12:22:00Z"/>
        </w:rPr>
      </w:pPr>
      <w:ins w:id="31" w:author="Edgar Jung" w:date="2026-06-21T14:22:00Z" w16du:dateUtc="2026-06-21T12:22:00Z">
        <w:r>
          <w:lastRenderedPageBreak/>
          <w:t>Allen Schritten liegt folgender Beispiel-Request zugrunde, der in den nachfolgenden Unterkapiteln durchgängig verwendet wird:</w:t>
        </w:r>
      </w:ins>
    </w:p>
    <w:p w14:paraId="1B04C9A3" w14:textId="77777777" w:rsidR="004878EC" w:rsidRPr="00E80313" w:rsidRDefault="004878EC" w:rsidP="004878EC">
      <w:pPr>
        <w:rPr>
          <w:ins w:id="32" w:author="Edgar Jung" w:date="2026-06-21T14:22:00Z" w16du:dateUtc="2026-06-21T12:22:00Z"/>
          <w:lang w:val="en-US"/>
        </w:rPr>
      </w:pPr>
      <w:ins w:id="33" w:author="Edgar Jung" w:date="2026-06-21T14:22:00Z" w16du:dateUtc="2026-06-21T12:22:00Z">
        <w:r w:rsidRPr="00E80313">
          <w:rPr>
            <w:rFonts w:ascii="Courier New" w:hAnsi="Courier New"/>
            <w:sz w:val="18"/>
            <w:lang w:val="en-US"/>
          </w:rPr>
          <w:t>POST /</w:t>
        </w:r>
        <w:proofErr w:type="spellStart"/>
        <w:r w:rsidRPr="00E80313">
          <w:rPr>
            <w:rFonts w:ascii="Courier New" w:hAnsi="Courier New"/>
            <w:sz w:val="18"/>
            <w:lang w:val="en-US"/>
          </w:rPr>
          <w:t>malo</w:t>
        </w:r>
        <w:proofErr w:type="spellEnd"/>
        <w:r w:rsidRPr="00E80313">
          <w:rPr>
            <w:rFonts w:ascii="Courier New" w:hAnsi="Courier New"/>
            <w:sz w:val="18"/>
            <w:lang w:val="en-US"/>
          </w:rPr>
          <w:t>/ident HTTP/2</w:t>
        </w:r>
      </w:ins>
    </w:p>
    <w:p w14:paraId="21B83C2C" w14:textId="77777777" w:rsidR="004878EC" w:rsidRPr="00E80313" w:rsidRDefault="004878EC" w:rsidP="004878EC">
      <w:pPr>
        <w:rPr>
          <w:ins w:id="34" w:author="Edgar Jung" w:date="2026-06-21T14:22:00Z" w16du:dateUtc="2026-06-21T12:22:00Z"/>
          <w:lang w:val="en-US"/>
        </w:rPr>
      </w:pPr>
      <w:ins w:id="35" w:author="Edgar Jung" w:date="2026-06-21T14:22:00Z" w16du:dateUtc="2026-06-21T12:22:00Z">
        <w:r w:rsidRPr="00E80313">
          <w:rPr>
            <w:rFonts w:ascii="Courier New" w:hAnsi="Courier New"/>
            <w:sz w:val="18"/>
            <w:lang w:val="en-US"/>
          </w:rPr>
          <w:t>Host: mabishub.com</w:t>
        </w:r>
      </w:ins>
    </w:p>
    <w:p w14:paraId="33E9222D" w14:textId="77777777" w:rsidR="004878EC" w:rsidRPr="00E80313" w:rsidRDefault="004878EC" w:rsidP="004878EC">
      <w:pPr>
        <w:rPr>
          <w:ins w:id="36" w:author="Edgar Jung" w:date="2026-06-21T14:22:00Z" w16du:dateUtc="2026-06-21T12:22:00Z"/>
          <w:lang w:val="en-US"/>
        </w:rPr>
      </w:pPr>
      <w:ins w:id="37" w:author="Edgar Jung" w:date="2026-06-21T14:22:00Z" w16du:dateUtc="2026-06-21T12:22:00Z">
        <w:r w:rsidRPr="00E80313">
          <w:rPr>
            <w:rFonts w:ascii="Courier New" w:hAnsi="Courier New"/>
            <w:sz w:val="18"/>
            <w:lang w:val="en-US"/>
          </w:rPr>
          <w:t>Content-Type: application/</w:t>
        </w:r>
        <w:proofErr w:type="spellStart"/>
        <w:r w:rsidRPr="00E80313">
          <w:rPr>
            <w:rFonts w:ascii="Courier New" w:hAnsi="Courier New"/>
            <w:sz w:val="18"/>
            <w:lang w:val="en-US"/>
          </w:rPr>
          <w:t>json</w:t>
        </w:r>
        <w:proofErr w:type="spellEnd"/>
      </w:ins>
    </w:p>
    <w:p w14:paraId="11D0E90C" w14:textId="77777777" w:rsidR="004878EC" w:rsidRPr="00E80313" w:rsidRDefault="004878EC" w:rsidP="004878EC">
      <w:pPr>
        <w:rPr>
          <w:ins w:id="38" w:author="Edgar Jung" w:date="2026-06-21T14:22:00Z" w16du:dateUtc="2026-06-21T12:22:00Z"/>
          <w:lang w:val="en-US"/>
        </w:rPr>
      </w:pPr>
      <w:ins w:id="39" w:author="Edgar Jung" w:date="2026-06-21T14:22:00Z" w16du:dateUtc="2026-06-21T12:22:00Z">
        <w:r w:rsidRPr="00E80313">
          <w:rPr>
            <w:rFonts w:ascii="Courier New" w:hAnsi="Courier New"/>
            <w:sz w:val="18"/>
            <w:lang w:val="en-US"/>
          </w:rPr>
          <w:t>Accept: application/</w:t>
        </w:r>
        <w:proofErr w:type="spellStart"/>
        <w:r w:rsidRPr="00E80313">
          <w:rPr>
            <w:rFonts w:ascii="Courier New" w:hAnsi="Courier New"/>
            <w:sz w:val="18"/>
            <w:lang w:val="en-US"/>
          </w:rPr>
          <w:t>json</w:t>
        </w:r>
        <w:proofErr w:type="spellEnd"/>
      </w:ins>
    </w:p>
    <w:p w14:paraId="16893CE4" w14:textId="77777777" w:rsidR="004878EC" w:rsidRPr="00E80313" w:rsidRDefault="004878EC" w:rsidP="004878EC">
      <w:pPr>
        <w:rPr>
          <w:ins w:id="40" w:author="Edgar Jung" w:date="2026-06-21T14:22:00Z" w16du:dateUtc="2026-06-21T12:22:00Z"/>
          <w:lang w:val="en-US"/>
        </w:rPr>
      </w:pPr>
      <w:ins w:id="41" w:author="Edgar Jung" w:date="2026-06-21T14:22:00Z" w16du:dateUtc="2026-06-21T12:22:00Z">
        <w:r w:rsidRPr="00E80313">
          <w:rPr>
            <w:rFonts w:ascii="Courier New" w:hAnsi="Courier New"/>
            <w:sz w:val="18"/>
            <w:lang w:val="en-US"/>
          </w:rPr>
          <w:t>Date: Sun, 01 Jun 2026 10:15:30 GMT</w:t>
        </w:r>
      </w:ins>
    </w:p>
    <w:p w14:paraId="29F1ADE7" w14:textId="77777777" w:rsidR="004878EC" w:rsidRPr="00E80313" w:rsidRDefault="004878EC" w:rsidP="004878EC">
      <w:pPr>
        <w:rPr>
          <w:ins w:id="42" w:author="Edgar Jung" w:date="2026-06-21T14:22:00Z" w16du:dateUtc="2026-06-21T12:22:00Z"/>
          <w:lang w:val="en-US"/>
        </w:rPr>
      </w:pPr>
      <w:ins w:id="43" w:author="Edgar Jung" w:date="2026-06-21T14:22:00Z" w16du:dateUtc="2026-06-21T12:22:00Z">
        <w:r w:rsidRPr="00E80313">
          <w:rPr>
            <w:rFonts w:ascii="Courier New" w:hAnsi="Courier New"/>
            <w:sz w:val="18"/>
            <w:lang w:val="en-US"/>
          </w:rPr>
          <w:t>X-Request-Id: 7b5d3e2a-4c1a-4c0b-xd99</w:t>
        </w:r>
      </w:ins>
    </w:p>
    <w:p w14:paraId="37A93DCD" w14:textId="77777777" w:rsidR="004878EC" w:rsidRPr="00E80313" w:rsidRDefault="004878EC" w:rsidP="004878EC">
      <w:pPr>
        <w:rPr>
          <w:ins w:id="44" w:author="Edgar Jung" w:date="2026-06-21T14:22:00Z" w16du:dateUtc="2026-06-21T12:22:00Z"/>
          <w:lang w:val="en-US"/>
        </w:rPr>
      </w:pPr>
      <w:ins w:id="45" w:author="Edgar Jung" w:date="2026-06-21T14:22:00Z" w16du:dateUtc="2026-06-21T12:22:00Z">
        <w:r w:rsidRPr="00E80313">
          <w:rPr>
            <w:rFonts w:ascii="Courier New" w:hAnsi="Courier New"/>
            <w:sz w:val="18"/>
            <w:lang w:val="en-US"/>
          </w:rPr>
          <w:t xml:space="preserve">X-Api-Spec-Ref: </w:t>
        </w:r>
        <w:proofErr w:type="spellStart"/>
        <w:r w:rsidRPr="00E80313">
          <w:rPr>
            <w:rFonts w:ascii="Courier New" w:hAnsi="Courier New"/>
            <w:sz w:val="18"/>
            <w:lang w:val="en-US"/>
          </w:rPr>
          <w:t>git:EDI-Energy</w:t>
        </w:r>
        <w:proofErr w:type="spellEnd"/>
        <w:r w:rsidRPr="00E80313">
          <w:rPr>
            <w:rFonts w:ascii="Courier New" w:hAnsi="Courier New"/>
            <w:sz w:val="18"/>
            <w:lang w:val="en-US"/>
          </w:rPr>
          <w:t>/</w:t>
        </w:r>
        <w:proofErr w:type="spellStart"/>
        <w:r w:rsidRPr="00E80313">
          <w:rPr>
            <w:rFonts w:ascii="Courier New" w:hAnsi="Courier New"/>
            <w:sz w:val="18"/>
            <w:lang w:val="en-US"/>
          </w:rPr>
          <w:t>api</w:t>
        </w:r>
        <w:proofErr w:type="spellEnd"/>
        <w:r w:rsidRPr="00E80313">
          <w:rPr>
            <w:rFonts w:ascii="Courier New" w:hAnsi="Courier New"/>
            <w:sz w:val="18"/>
            <w:lang w:val="en-US"/>
          </w:rPr>
          <w:t>-electricity</w:t>
        </w:r>
      </w:ins>
    </w:p>
    <w:p w14:paraId="72B4B4DD" w14:textId="77777777" w:rsidR="004878EC" w:rsidRPr="00E80313" w:rsidRDefault="004878EC" w:rsidP="004878EC">
      <w:pPr>
        <w:rPr>
          <w:ins w:id="46" w:author="Edgar Jung" w:date="2026-06-21T14:22:00Z" w16du:dateUtc="2026-06-21T12:22:00Z"/>
          <w:lang w:val="en-US"/>
        </w:rPr>
      </w:pPr>
      <w:ins w:id="47" w:author="Edgar Jung" w:date="2026-06-21T14:22:00Z" w16du:dateUtc="2026-06-21T12:22:00Z">
        <w:r w:rsidRPr="00E80313">
          <w:rPr>
            <w:rFonts w:ascii="Courier New" w:hAnsi="Courier New"/>
            <w:sz w:val="18"/>
            <w:lang w:val="en-US"/>
          </w:rPr>
          <w:t>X-Api-Spec-Version: 1.2</w:t>
        </w:r>
      </w:ins>
    </w:p>
    <w:p w14:paraId="198B88DC" w14:textId="77777777" w:rsidR="004878EC" w:rsidRPr="00E80313" w:rsidRDefault="004878EC" w:rsidP="004878EC">
      <w:pPr>
        <w:rPr>
          <w:ins w:id="48" w:author="Edgar Jung" w:date="2026-06-21T14:22:00Z" w16du:dateUtc="2026-06-21T12:22:00Z"/>
          <w:lang w:val="en-US"/>
        </w:rPr>
      </w:pPr>
    </w:p>
    <w:p w14:paraId="190E1C18" w14:textId="77777777" w:rsidR="004878EC" w:rsidRPr="00E80313" w:rsidRDefault="004878EC" w:rsidP="004878EC">
      <w:pPr>
        <w:rPr>
          <w:ins w:id="49" w:author="Edgar Jung" w:date="2026-06-21T14:22:00Z" w16du:dateUtc="2026-06-21T12:22:00Z"/>
          <w:lang w:val="en-US"/>
        </w:rPr>
      </w:pPr>
      <w:ins w:id="50" w:author="Edgar Jung" w:date="2026-06-21T14:22:00Z" w16du:dateUtc="2026-06-21T12:22:00Z">
        <w:r w:rsidRPr="00E80313">
          <w:rPr>
            <w:rFonts w:ascii="Courier New" w:hAnsi="Courier New"/>
            <w:sz w:val="18"/>
            <w:lang w:val="en-US"/>
          </w:rPr>
          <w:t>{</w:t>
        </w:r>
      </w:ins>
    </w:p>
    <w:p w14:paraId="4D5872B9" w14:textId="77777777" w:rsidR="004878EC" w:rsidRPr="00E80313" w:rsidRDefault="004878EC" w:rsidP="004878EC">
      <w:pPr>
        <w:rPr>
          <w:ins w:id="51" w:author="Edgar Jung" w:date="2026-06-21T14:22:00Z" w16du:dateUtc="2026-06-21T12:22:00Z"/>
          <w:lang w:val="en-US"/>
        </w:rPr>
      </w:pPr>
      <w:ins w:id="52" w:author="Edgar Jung" w:date="2026-06-21T14:22:00Z" w16du:dateUtc="2026-06-21T12:22:00Z">
        <w:r w:rsidRPr="00E80313">
          <w:rPr>
            <w:rFonts w:ascii="Courier New" w:hAnsi="Courier New"/>
            <w:sz w:val="18"/>
            <w:lang w:val="en-US"/>
          </w:rPr>
          <w:t xml:space="preserve">  "address": {"zip": 80001},</w:t>
        </w:r>
      </w:ins>
    </w:p>
    <w:p w14:paraId="55361147" w14:textId="77777777" w:rsidR="004878EC" w:rsidRDefault="004878EC" w:rsidP="004878EC">
      <w:pPr>
        <w:rPr>
          <w:ins w:id="53" w:author="Edgar Jung" w:date="2026-06-21T14:22:00Z" w16du:dateUtc="2026-06-21T12:22:00Z"/>
        </w:rPr>
      </w:pPr>
      <w:ins w:id="54" w:author="Edgar Jung" w:date="2026-06-21T14:22:00Z" w16du:dateUtc="2026-06-21T12:22:00Z">
        <w:r w:rsidRPr="00E80313">
          <w:rPr>
            <w:rFonts w:ascii="Courier New" w:hAnsi="Courier New"/>
            <w:sz w:val="18"/>
            <w:lang w:val="en-US"/>
          </w:rPr>
          <w:t xml:space="preserve">  </w:t>
        </w:r>
        <w:r>
          <w:rPr>
            <w:rFonts w:ascii="Courier New" w:hAnsi="Courier New"/>
            <w:sz w:val="18"/>
          </w:rPr>
          <w:t>"</w:t>
        </w:r>
        <w:proofErr w:type="spellStart"/>
        <w:r>
          <w:rPr>
            <w:rFonts w:ascii="Courier New" w:hAnsi="Courier New"/>
            <w:sz w:val="18"/>
          </w:rPr>
          <w:t>customerNumber</w:t>
        </w:r>
        <w:proofErr w:type="spellEnd"/>
        <w:r>
          <w:rPr>
            <w:rFonts w:ascii="Courier New" w:hAnsi="Courier New"/>
            <w:sz w:val="18"/>
          </w:rPr>
          <w:t>": 6024997</w:t>
        </w:r>
      </w:ins>
    </w:p>
    <w:p w14:paraId="1641A41E" w14:textId="77777777" w:rsidR="004878EC" w:rsidRDefault="004878EC" w:rsidP="004878EC">
      <w:pPr>
        <w:rPr>
          <w:ins w:id="55" w:author="Edgar Jung" w:date="2026-06-21T14:22:00Z" w16du:dateUtc="2026-06-21T12:22:00Z"/>
        </w:rPr>
      </w:pPr>
      <w:ins w:id="56" w:author="Edgar Jung" w:date="2026-06-21T14:22:00Z" w16du:dateUtc="2026-06-21T12:22:00Z">
        <w:r>
          <w:rPr>
            <w:rFonts w:ascii="Courier New" w:hAnsi="Courier New"/>
            <w:sz w:val="18"/>
          </w:rPr>
          <w:t>}</w:t>
        </w:r>
      </w:ins>
    </w:p>
    <w:p w14:paraId="6F41C5C6" w14:textId="77777777" w:rsidR="004878EC" w:rsidRDefault="004878EC" w:rsidP="004878EC">
      <w:pPr>
        <w:rPr>
          <w:ins w:id="57" w:author="Edgar Jung" w:date="2026-06-21T14:22:00Z" w16du:dateUtc="2026-06-21T12:22:00Z"/>
        </w:rPr>
      </w:pPr>
      <w:ins w:id="58" w:author="Edgar Jung" w:date="2026-06-21T14:22:00Z" w16du:dateUtc="2026-06-21T12:22:00Z">
        <w:r>
          <w:rPr>
            <w:b/>
            <w:bCs/>
          </w:rPr>
          <w:t xml:space="preserve">Felder, die in die Signatur einbezogen werden: </w:t>
        </w:r>
        <w:r>
          <w:t>Die folgende Tabelle listet alle Felder auf, die für die Berechnung der Signaturbasis (Schritt 3.3.4) verwendet werden, mit Beispielwert und fachlicher Bedeutung.</w:t>
        </w:r>
      </w:ins>
    </w:p>
    <w:tbl>
      <w:tblPr>
        <w:tblW w:w="99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200"/>
        <w:gridCol w:w="2800"/>
        <w:gridCol w:w="4900"/>
      </w:tblGrid>
      <w:tr w:rsidR="004878EC" w14:paraId="0F5DFBE8" w14:textId="77777777" w:rsidTr="000860A4">
        <w:trPr>
          <w:ins w:id="59" w:author="Edgar Jung" w:date="2026-06-21T14:22:00Z" w16du:dateUtc="2026-06-21T12:22:00Z"/>
        </w:trPr>
        <w:tc>
          <w:tcPr>
            <w:tcW w:w="2200" w:type="dxa"/>
            <w:shd w:val="clear" w:color="auto" w:fill="C20000"/>
          </w:tcPr>
          <w:p w14:paraId="494D2395" w14:textId="77777777" w:rsidR="004878EC" w:rsidRDefault="004878EC" w:rsidP="000860A4">
            <w:pPr>
              <w:rPr>
                <w:ins w:id="60" w:author="Edgar Jung" w:date="2026-06-21T14:22:00Z" w16du:dateUtc="2026-06-21T12:22:00Z"/>
              </w:rPr>
            </w:pPr>
            <w:ins w:id="61" w:author="Edgar Jung" w:date="2026-06-21T14:22:00Z" w16du:dateUtc="2026-06-21T12:22:00Z">
              <w:r>
                <w:rPr>
                  <w:b/>
                  <w:color w:val="FFFFFF"/>
                </w:rPr>
                <w:t>Feld</w:t>
              </w:r>
            </w:ins>
          </w:p>
        </w:tc>
        <w:tc>
          <w:tcPr>
            <w:tcW w:w="2800" w:type="dxa"/>
            <w:shd w:val="clear" w:color="auto" w:fill="C20000"/>
          </w:tcPr>
          <w:p w14:paraId="2F5ADF46" w14:textId="77777777" w:rsidR="004878EC" w:rsidRDefault="004878EC" w:rsidP="000860A4">
            <w:pPr>
              <w:rPr>
                <w:ins w:id="62" w:author="Edgar Jung" w:date="2026-06-21T14:22:00Z" w16du:dateUtc="2026-06-21T12:22:00Z"/>
              </w:rPr>
            </w:pPr>
            <w:ins w:id="63" w:author="Edgar Jung" w:date="2026-06-21T14:22:00Z" w16du:dateUtc="2026-06-21T12:22:00Z">
              <w:r>
                <w:rPr>
                  <w:b/>
                  <w:color w:val="FFFFFF"/>
                </w:rPr>
                <w:t>Beispiel</w:t>
              </w:r>
            </w:ins>
          </w:p>
        </w:tc>
        <w:tc>
          <w:tcPr>
            <w:tcW w:w="4900" w:type="dxa"/>
            <w:shd w:val="clear" w:color="auto" w:fill="C20000"/>
          </w:tcPr>
          <w:p w14:paraId="4C345998" w14:textId="77777777" w:rsidR="004878EC" w:rsidRDefault="004878EC" w:rsidP="000860A4">
            <w:pPr>
              <w:rPr>
                <w:ins w:id="64" w:author="Edgar Jung" w:date="2026-06-21T14:22:00Z" w16du:dateUtc="2026-06-21T12:22:00Z"/>
              </w:rPr>
            </w:pPr>
            <w:ins w:id="65" w:author="Edgar Jung" w:date="2026-06-21T14:22:00Z" w16du:dateUtc="2026-06-21T12:22:00Z">
              <w:r>
                <w:rPr>
                  <w:b/>
                  <w:color w:val="FFFFFF"/>
                </w:rPr>
                <w:t>Bedeutung</w:t>
              </w:r>
            </w:ins>
          </w:p>
        </w:tc>
      </w:tr>
      <w:tr w:rsidR="004878EC" w14:paraId="306BD8BA" w14:textId="77777777" w:rsidTr="000860A4">
        <w:trPr>
          <w:ins w:id="66" w:author="Edgar Jung" w:date="2026-06-21T14:22:00Z" w16du:dateUtc="2026-06-21T12:22:00Z"/>
        </w:trPr>
        <w:tc>
          <w:tcPr>
            <w:tcW w:w="2200" w:type="dxa"/>
          </w:tcPr>
          <w:p w14:paraId="2395A509" w14:textId="77777777" w:rsidR="004878EC" w:rsidRDefault="004878EC" w:rsidP="000860A4">
            <w:pPr>
              <w:rPr>
                <w:ins w:id="67" w:author="Edgar Jung" w:date="2026-06-21T14:22:00Z" w16du:dateUtc="2026-06-21T12:22:00Z"/>
              </w:rPr>
            </w:pPr>
            <w:ins w:id="68" w:author="Edgar Jung" w:date="2026-06-21T14:22:00Z" w16du:dateUtc="2026-06-21T12:22:00Z">
              <w:r>
                <w:t>@method</w:t>
              </w:r>
            </w:ins>
          </w:p>
        </w:tc>
        <w:tc>
          <w:tcPr>
            <w:tcW w:w="2800" w:type="dxa"/>
          </w:tcPr>
          <w:p w14:paraId="3EE91520" w14:textId="77777777" w:rsidR="004878EC" w:rsidRDefault="004878EC" w:rsidP="000860A4">
            <w:pPr>
              <w:rPr>
                <w:ins w:id="69" w:author="Edgar Jung" w:date="2026-06-21T14:22:00Z" w16du:dateUtc="2026-06-21T12:22:00Z"/>
              </w:rPr>
            </w:pPr>
            <w:ins w:id="70" w:author="Edgar Jung" w:date="2026-06-21T14:22:00Z" w16du:dateUtc="2026-06-21T12:22:00Z">
              <w:r>
                <w:rPr>
                  <w:rFonts w:ascii="Courier New" w:hAnsi="Courier New"/>
                  <w:sz w:val="18"/>
                </w:rPr>
                <w:t>POST</w:t>
              </w:r>
            </w:ins>
          </w:p>
        </w:tc>
        <w:tc>
          <w:tcPr>
            <w:tcW w:w="4900" w:type="dxa"/>
          </w:tcPr>
          <w:p w14:paraId="0EDC31B6" w14:textId="77777777" w:rsidR="004878EC" w:rsidRDefault="004878EC" w:rsidP="000860A4">
            <w:pPr>
              <w:rPr>
                <w:ins w:id="71" w:author="Edgar Jung" w:date="2026-06-21T14:22:00Z" w16du:dateUtc="2026-06-21T12:22:00Z"/>
              </w:rPr>
            </w:pPr>
            <w:ins w:id="72" w:author="Edgar Jung" w:date="2026-06-21T14:22:00Z" w16du:dateUtc="2026-06-21T12:22:00Z">
              <w:r>
                <w:t xml:space="preserve">HTTP-Methode des </w:t>
              </w:r>
              <w:proofErr w:type="spellStart"/>
              <w:r>
                <w:t>Requests</w:t>
              </w:r>
              <w:proofErr w:type="spellEnd"/>
              <w:r>
                <w:t xml:space="preserve"> (</w:t>
              </w:r>
              <w:proofErr w:type="spellStart"/>
              <w:r>
                <w:t>Derived</w:t>
              </w:r>
              <w:proofErr w:type="spellEnd"/>
              <w:r>
                <w:t xml:space="preserve"> </w:t>
              </w:r>
              <w:proofErr w:type="spellStart"/>
              <w:r>
                <w:t>Component</w:t>
              </w:r>
              <w:proofErr w:type="spellEnd"/>
              <w:r>
                <w:t>) [RFC9421, Abschnitt 2.2.1]</w:t>
              </w:r>
            </w:ins>
          </w:p>
        </w:tc>
      </w:tr>
      <w:tr w:rsidR="004878EC" w14:paraId="28443017" w14:textId="77777777" w:rsidTr="000860A4">
        <w:trPr>
          <w:ins w:id="73" w:author="Edgar Jung" w:date="2026-06-21T14:22:00Z" w16du:dateUtc="2026-06-21T12:22:00Z"/>
        </w:trPr>
        <w:tc>
          <w:tcPr>
            <w:tcW w:w="2200" w:type="dxa"/>
          </w:tcPr>
          <w:p w14:paraId="34662798" w14:textId="77777777" w:rsidR="004878EC" w:rsidRDefault="004878EC" w:rsidP="000860A4">
            <w:pPr>
              <w:rPr>
                <w:ins w:id="74" w:author="Edgar Jung" w:date="2026-06-21T14:22:00Z" w16du:dateUtc="2026-06-21T12:22:00Z"/>
              </w:rPr>
            </w:pPr>
            <w:ins w:id="75" w:author="Edgar Jung" w:date="2026-06-21T14:22:00Z" w16du:dateUtc="2026-06-21T12:22:00Z">
              <w:r>
                <w:t>@path</w:t>
              </w:r>
            </w:ins>
          </w:p>
        </w:tc>
        <w:tc>
          <w:tcPr>
            <w:tcW w:w="2800" w:type="dxa"/>
          </w:tcPr>
          <w:p w14:paraId="4E09CBC2" w14:textId="77777777" w:rsidR="004878EC" w:rsidRDefault="004878EC" w:rsidP="000860A4">
            <w:pPr>
              <w:rPr>
                <w:ins w:id="76" w:author="Edgar Jung" w:date="2026-06-21T14:22:00Z" w16du:dateUtc="2026-06-21T12:22:00Z"/>
              </w:rPr>
            </w:pPr>
            <w:ins w:id="77" w:author="Edgar Jung" w:date="2026-06-21T14:22:00Z" w16du:dateUtc="2026-06-21T12:22:00Z">
              <w:r>
                <w:rPr>
                  <w:rFonts w:ascii="Courier New" w:hAnsi="Courier New"/>
                  <w:sz w:val="18"/>
                </w:rPr>
                <w:t>/</w:t>
              </w:r>
              <w:proofErr w:type="spellStart"/>
              <w:r>
                <w:rPr>
                  <w:rFonts w:ascii="Courier New" w:hAnsi="Courier New"/>
                  <w:sz w:val="18"/>
                </w:rPr>
                <w:t>malo</w:t>
              </w:r>
              <w:proofErr w:type="spellEnd"/>
              <w:r>
                <w:rPr>
                  <w:rFonts w:ascii="Courier New" w:hAnsi="Courier New"/>
                  <w:sz w:val="18"/>
                </w:rPr>
                <w:t>/ident</w:t>
              </w:r>
            </w:ins>
          </w:p>
        </w:tc>
        <w:tc>
          <w:tcPr>
            <w:tcW w:w="4900" w:type="dxa"/>
          </w:tcPr>
          <w:p w14:paraId="68DAADA3" w14:textId="77777777" w:rsidR="004878EC" w:rsidRDefault="004878EC" w:rsidP="000860A4">
            <w:pPr>
              <w:rPr>
                <w:ins w:id="78" w:author="Edgar Jung" w:date="2026-06-21T14:22:00Z" w16du:dateUtc="2026-06-21T12:22:00Z"/>
              </w:rPr>
            </w:pPr>
            <w:ins w:id="79" w:author="Edgar Jung" w:date="2026-06-21T14:22:00Z" w16du:dateUtc="2026-06-21T12:22:00Z">
              <w:r w:rsidRPr="00E80313">
                <w:rPr>
                  <w:lang w:val="en-US"/>
                </w:rPr>
                <w:t>Request-</w:t>
              </w:r>
              <w:proofErr w:type="spellStart"/>
              <w:r w:rsidRPr="00E80313">
                <w:rPr>
                  <w:lang w:val="en-US"/>
                </w:rPr>
                <w:t>Pfad</w:t>
              </w:r>
              <w:proofErr w:type="spellEnd"/>
              <w:r w:rsidRPr="00E80313">
                <w:rPr>
                  <w:lang w:val="en-US"/>
                </w:rPr>
                <w:t xml:space="preserve"> </w:t>
              </w:r>
              <w:proofErr w:type="spellStart"/>
              <w:r w:rsidRPr="00E80313">
                <w:rPr>
                  <w:lang w:val="en-US"/>
                </w:rPr>
                <w:t>ohne</w:t>
              </w:r>
              <w:proofErr w:type="spellEnd"/>
              <w:r w:rsidRPr="00E80313">
                <w:rPr>
                  <w:lang w:val="en-US"/>
                </w:rPr>
                <w:t xml:space="preserve"> Query-String (Derived Component) [RFC9421, </w:t>
              </w:r>
              <w:proofErr w:type="spellStart"/>
              <w:r w:rsidRPr="00E80313">
                <w:rPr>
                  <w:lang w:val="en-US"/>
                </w:rPr>
                <w:t>Abschnitt</w:t>
              </w:r>
              <w:proofErr w:type="spellEnd"/>
              <w:r w:rsidRPr="00E80313">
                <w:rPr>
                  <w:lang w:val="en-US"/>
                </w:rPr>
                <w:t xml:space="preserve"> 2.2.6]. </w:t>
              </w:r>
              <w:r>
                <w:rPr>
                  <w:b/>
                  <w:bCs/>
                  <w:color w:val="7B241C"/>
                </w:rPr>
                <w:t xml:space="preserve">HINWEIS: </w:t>
              </w:r>
              <w:r>
                <w:t xml:space="preserve">Die </w:t>
              </w:r>
              <w:proofErr w:type="spellStart"/>
              <w:r>
                <w:t>EDI@Energy</w:t>
              </w:r>
              <w:proofErr w:type="spellEnd"/>
              <w:r>
                <w:t xml:space="preserve"> API-Guideline sieht derzeit vor, die API-Version als Bestandteil des Pfades zu führen (z. B. /</w:t>
              </w:r>
              <w:proofErr w:type="spellStart"/>
              <w:r>
                <w:t>malo</w:t>
              </w:r>
              <w:proofErr w:type="spellEnd"/>
              <w:r>
                <w:t xml:space="preserve">/ident/v2). Dies widerspricht [RFC9110], Abschnitt 9.2.2 i. V. m. Abschnitt 3.4 (Content </w:t>
              </w:r>
              <w:proofErr w:type="spellStart"/>
              <w:r>
                <w:t>Negotiation</w:t>
              </w:r>
              <w:proofErr w:type="spellEnd"/>
              <w:r>
                <w:t xml:space="preserve">): Eine URI identifiziert eine Ressource; deren Pfad darf sich bei reiner Versionsänderung nicht ändern. Versionsangaben gehören in einen Header (z. B. </w:t>
              </w:r>
              <w:proofErr w:type="spellStart"/>
              <w:r>
                <w:t>Accept</w:t>
              </w:r>
              <w:proofErr w:type="spellEnd"/>
              <w:r>
                <w:t xml:space="preserve"> oder einen dedizierten Versions-Header), nicht in den Pfad. Da @path Bestandteil der Signaturbasis ist (Schritt 3.3.4), führt eine Pfadänderung allein durch einen </w:t>
              </w:r>
              <w:r>
                <w:lastRenderedPageBreak/>
                <w:t>Versionswechsel zudem zu einer geänderten Signaturbasis, ohne dass sich die fachliche Ressource ändert. Die API-Guideline ist entsprechend anzupassen.</w:t>
              </w:r>
            </w:ins>
          </w:p>
        </w:tc>
      </w:tr>
      <w:tr w:rsidR="004878EC" w14:paraId="4C0C2518" w14:textId="77777777" w:rsidTr="000860A4">
        <w:trPr>
          <w:ins w:id="80" w:author="Edgar Jung" w:date="2026-06-21T14:22:00Z" w16du:dateUtc="2026-06-21T12:22:00Z"/>
        </w:trPr>
        <w:tc>
          <w:tcPr>
            <w:tcW w:w="2200" w:type="dxa"/>
          </w:tcPr>
          <w:p w14:paraId="5AF5AF15" w14:textId="77777777" w:rsidR="004878EC" w:rsidRDefault="004878EC" w:rsidP="000860A4">
            <w:pPr>
              <w:rPr>
                <w:ins w:id="81" w:author="Edgar Jung" w:date="2026-06-21T14:22:00Z" w16du:dateUtc="2026-06-21T12:22:00Z"/>
              </w:rPr>
            </w:pPr>
            <w:ins w:id="82" w:author="Edgar Jung" w:date="2026-06-21T14:22:00Z" w16du:dateUtc="2026-06-21T12:22:00Z">
              <w:r>
                <w:lastRenderedPageBreak/>
                <w:t>@authority</w:t>
              </w:r>
            </w:ins>
          </w:p>
        </w:tc>
        <w:tc>
          <w:tcPr>
            <w:tcW w:w="2800" w:type="dxa"/>
          </w:tcPr>
          <w:p w14:paraId="1E4A9278" w14:textId="77777777" w:rsidR="004878EC" w:rsidRDefault="004878EC" w:rsidP="000860A4">
            <w:pPr>
              <w:rPr>
                <w:ins w:id="83" w:author="Edgar Jung" w:date="2026-06-21T14:22:00Z" w16du:dateUtc="2026-06-21T12:22:00Z"/>
              </w:rPr>
            </w:pPr>
            <w:ins w:id="84" w:author="Edgar Jung" w:date="2026-06-21T14:22:00Z" w16du:dateUtc="2026-06-21T12:22:00Z">
              <w:r>
                <w:rPr>
                  <w:rFonts w:ascii="Courier New" w:hAnsi="Courier New"/>
                  <w:sz w:val="18"/>
                </w:rPr>
                <w:t>mabishub.com</w:t>
              </w:r>
            </w:ins>
          </w:p>
        </w:tc>
        <w:tc>
          <w:tcPr>
            <w:tcW w:w="4900" w:type="dxa"/>
          </w:tcPr>
          <w:p w14:paraId="2DE1D744" w14:textId="77777777" w:rsidR="004878EC" w:rsidRDefault="004878EC" w:rsidP="000860A4">
            <w:pPr>
              <w:rPr>
                <w:ins w:id="85" w:author="Edgar Jung" w:date="2026-06-21T14:22:00Z" w16du:dateUtc="2026-06-21T12:22:00Z"/>
              </w:rPr>
            </w:pPr>
            <w:ins w:id="86" w:author="Edgar Jung" w:date="2026-06-21T14:22:00Z" w16du:dateUtc="2026-06-21T12:22:00Z">
              <w:r>
                <w:t>Empfänger-Host; in HTTP/2 aus dem :</w:t>
              </w:r>
              <w:proofErr w:type="spellStart"/>
              <w:r>
                <w:t>authority</w:t>
              </w:r>
              <w:proofErr w:type="spellEnd"/>
              <w:r>
                <w:t>-Pseudo-Header, in HTTP/1.1 aus dem Host-Header (</w:t>
              </w:r>
              <w:proofErr w:type="spellStart"/>
              <w:r>
                <w:t>Derived</w:t>
              </w:r>
              <w:proofErr w:type="spellEnd"/>
              <w:r>
                <w:t xml:space="preserve"> </w:t>
              </w:r>
              <w:proofErr w:type="spellStart"/>
              <w:r>
                <w:t>Component</w:t>
              </w:r>
              <w:proofErr w:type="spellEnd"/>
              <w:r>
                <w:t>) [RFC9421, Abschnitt 2.2.3]</w:t>
              </w:r>
            </w:ins>
          </w:p>
        </w:tc>
      </w:tr>
      <w:tr w:rsidR="004878EC" w14:paraId="7074D5F6" w14:textId="77777777" w:rsidTr="000860A4">
        <w:trPr>
          <w:ins w:id="87" w:author="Edgar Jung" w:date="2026-06-21T14:22:00Z" w16du:dateUtc="2026-06-21T12:22:00Z"/>
        </w:trPr>
        <w:tc>
          <w:tcPr>
            <w:tcW w:w="2200" w:type="dxa"/>
          </w:tcPr>
          <w:p w14:paraId="08F7D7F3" w14:textId="77777777" w:rsidR="004878EC" w:rsidRDefault="004878EC" w:rsidP="000860A4">
            <w:pPr>
              <w:rPr>
                <w:ins w:id="88" w:author="Edgar Jung" w:date="2026-06-21T14:22:00Z" w16du:dateUtc="2026-06-21T12:22:00Z"/>
              </w:rPr>
            </w:pPr>
            <w:proofErr w:type="spellStart"/>
            <w:ins w:id="89" w:author="Edgar Jung" w:date="2026-06-21T14:22:00Z" w16du:dateUtc="2026-06-21T12:22:00Z">
              <w:r>
                <w:t>content</w:t>
              </w:r>
              <w:proofErr w:type="spellEnd"/>
              <w:r>
                <w:t>-type</w:t>
              </w:r>
            </w:ins>
          </w:p>
        </w:tc>
        <w:tc>
          <w:tcPr>
            <w:tcW w:w="2800" w:type="dxa"/>
          </w:tcPr>
          <w:p w14:paraId="27242AAB" w14:textId="77777777" w:rsidR="004878EC" w:rsidRDefault="004878EC" w:rsidP="000860A4">
            <w:pPr>
              <w:rPr>
                <w:ins w:id="90" w:author="Edgar Jung" w:date="2026-06-21T14:22:00Z" w16du:dateUtc="2026-06-21T12:22:00Z"/>
              </w:rPr>
            </w:pPr>
            <w:proofErr w:type="spellStart"/>
            <w:ins w:id="91" w:author="Edgar Jung" w:date="2026-06-21T14:22:00Z" w16du:dateUtc="2026-06-21T12:22:00Z">
              <w:r>
                <w:rPr>
                  <w:rFonts w:ascii="Courier New" w:hAnsi="Courier New"/>
                  <w:sz w:val="18"/>
                </w:rPr>
                <w:t>application</w:t>
              </w:r>
              <w:proofErr w:type="spellEnd"/>
              <w:r>
                <w:rPr>
                  <w:rFonts w:ascii="Courier New" w:hAnsi="Courier New"/>
                  <w:sz w:val="18"/>
                </w:rPr>
                <w:t>/</w:t>
              </w:r>
              <w:proofErr w:type="spellStart"/>
              <w:r>
                <w:rPr>
                  <w:rFonts w:ascii="Courier New" w:hAnsi="Courier New"/>
                  <w:sz w:val="18"/>
                </w:rPr>
                <w:t>json</w:t>
              </w:r>
              <w:proofErr w:type="spellEnd"/>
            </w:ins>
          </w:p>
        </w:tc>
        <w:tc>
          <w:tcPr>
            <w:tcW w:w="4900" w:type="dxa"/>
          </w:tcPr>
          <w:p w14:paraId="3185AE19" w14:textId="77777777" w:rsidR="004878EC" w:rsidRDefault="004878EC" w:rsidP="000860A4">
            <w:pPr>
              <w:rPr>
                <w:ins w:id="92" w:author="Edgar Jung" w:date="2026-06-21T14:22:00Z" w16du:dateUtc="2026-06-21T12:22:00Z"/>
              </w:rPr>
            </w:pPr>
            <w:ins w:id="93" w:author="Edgar Jung" w:date="2026-06-21T14:22:00Z" w16du:dateUtc="2026-06-21T12:22:00Z">
              <w:r>
                <w:t>Medientyp des Bodys; signiert, um Content-Type-Manipulation auszuschließen</w:t>
              </w:r>
            </w:ins>
          </w:p>
        </w:tc>
      </w:tr>
      <w:tr w:rsidR="004878EC" w14:paraId="5181460E" w14:textId="77777777" w:rsidTr="000860A4">
        <w:trPr>
          <w:ins w:id="94" w:author="Edgar Jung" w:date="2026-06-21T14:22:00Z" w16du:dateUtc="2026-06-21T12:22:00Z"/>
        </w:trPr>
        <w:tc>
          <w:tcPr>
            <w:tcW w:w="2200" w:type="dxa"/>
          </w:tcPr>
          <w:p w14:paraId="4D413940" w14:textId="77777777" w:rsidR="004878EC" w:rsidRDefault="004878EC" w:rsidP="000860A4">
            <w:pPr>
              <w:rPr>
                <w:ins w:id="95" w:author="Edgar Jung" w:date="2026-06-21T14:22:00Z" w16du:dateUtc="2026-06-21T12:22:00Z"/>
              </w:rPr>
            </w:pPr>
            <w:proofErr w:type="spellStart"/>
            <w:ins w:id="96" w:author="Edgar Jung" w:date="2026-06-21T14:22:00Z" w16du:dateUtc="2026-06-21T12:22:00Z">
              <w:r>
                <w:t>content</w:t>
              </w:r>
              <w:proofErr w:type="spellEnd"/>
              <w:r>
                <w:t>-digest</w:t>
              </w:r>
            </w:ins>
          </w:p>
        </w:tc>
        <w:tc>
          <w:tcPr>
            <w:tcW w:w="2800" w:type="dxa"/>
          </w:tcPr>
          <w:p w14:paraId="5A3E21E4" w14:textId="77777777" w:rsidR="004878EC" w:rsidRDefault="004878EC" w:rsidP="000860A4">
            <w:pPr>
              <w:rPr>
                <w:ins w:id="97" w:author="Edgar Jung" w:date="2026-06-21T14:22:00Z" w16du:dateUtc="2026-06-21T12:22:00Z"/>
              </w:rPr>
            </w:pPr>
            <w:ins w:id="98" w:author="Edgar Jung" w:date="2026-06-21T14:22:00Z" w16du:dateUtc="2026-06-21T12:22:00Z">
              <w:r>
                <w:rPr>
                  <w:rFonts w:ascii="Courier New" w:hAnsi="Courier New"/>
                  <w:sz w:val="18"/>
                </w:rPr>
                <w:t>sha-256=:X4vRVA7...:</w:t>
              </w:r>
            </w:ins>
          </w:p>
        </w:tc>
        <w:tc>
          <w:tcPr>
            <w:tcW w:w="4900" w:type="dxa"/>
          </w:tcPr>
          <w:p w14:paraId="1CA71946" w14:textId="77777777" w:rsidR="004878EC" w:rsidRDefault="004878EC" w:rsidP="000860A4">
            <w:pPr>
              <w:rPr>
                <w:ins w:id="99" w:author="Edgar Jung" w:date="2026-06-21T14:22:00Z" w16du:dateUtc="2026-06-21T12:22:00Z"/>
              </w:rPr>
            </w:pPr>
            <w:ins w:id="100" w:author="Edgar Jung" w:date="2026-06-21T14:22:00Z" w16du:dateUtc="2026-06-21T12:22:00Z">
              <w:r>
                <w:t>Kryptographischer Hash des Bodys nach [RFC9530, §2] — bindet den Body in die Signatur ein</w:t>
              </w:r>
            </w:ins>
          </w:p>
        </w:tc>
      </w:tr>
      <w:tr w:rsidR="004878EC" w14:paraId="2C4067D8" w14:textId="77777777" w:rsidTr="000860A4">
        <w:trPr>
          <w:ins w:id="101" w:author="Edgar Jung" w:date="2026-06-21T14:22:00Z" w16du:dateUtc="2026-06-21T12:22:00Z"/>
        </w:trPr>
        <w:tc>
          <w:tcPr>
            <w:tcW w:w="2200" w:type="dxa"/>
          </w:tcPr>
          <w:p w14:paraId="676966B1" w14:textId="77777777" w:rsidR="004878EC" w:rsidRDefault="004878EC" w:rsidP="000860A4">
            <w:pPr>
              <w:rPr>
                <w:ins w:id="102" w:author="Edgar Jung" w:date="2026-06-21T14:22:00Z" w16du:dateUtc="2026-06-21T12:22:00Z"/>
              </w:rPr>
            </w:pPr>
            <w:ins w:id="103" w:author="Edgar Jung" w:date="2026-06-21T14:22:00Z" w16du:dateUtc="2026-06-21T12:22:00Z">
              <w:r>
                <w:t>date</w:t>
              </w:r>
            </w:ins>
          </w:p>
        </w:tc>
        <w:tc>
          <w:tcPr>
            <w:tcW w:w="2800" w:type="dxa"/>
          </w:tcPr>
          <w:p w14:paraId="51958BD0" w14:textId="77777777" w:rsidR="004878EC" w:rsidRDefault="004878EC" w:rsidP="000860A4">
            <w:pPr>
              <w:rPr>
                <w:ins w:id="104" w:author="Edgar Jung" w:date="2026-06-21T14:22:00Z" w16du:dateUtc="2026-06-21T12:22:00Z"/>
              </w:rPr>
            </w:pPr>
            <w:ins w:id="105" w:author="Edgar Jung" w:date="2026-06-21T14:22:00Z" w16du:dateUtc="2026-06-21T12:22:00Z">
              <w:r>
                <w:rPr>
                  <w:rFonts w:ascii="Courier New" w:hAnsi="Courier New"/>
                  <w:sz w:val="18"/>
                </w:rPr>
                <w:t>Sun, 01 Jun 2026 10:15:30 GMT</w:t>
              </w:r>
            </w:ins>
          </w:p>
        </w:tc>
        <w:tc>
          <w:tcPr>
            <w:tcW w:w="4900" w:type="dxa"/>
          </w:tcPr>
          <w:p w14:paraId="71217989" w14:textId="77777777" w:rsidR="004878EC" w:rsidRDefault="004878EC" w:rsidP="000860A4">
            <w:pPr>
              <w:rPr>
                <w:ins w:id="106" w:author="Edgar Jung" w:date="2026-06-21T14:22:00Z" w16du:dateUtc="2026-06-21T12:22:00Z"/>
              </w:rPr>
            </w:pPr>
            <w:ins w:id="107" w:author="Edgar Jung" w:date="2026-06-21T14:22:00Z" w16du:dateUtc="2026-06-21T12:22:00Z">
              <w:r>
                <w:t xml:space="preserve">Erstellungszeitpunkt des </w:t>
              </w:r>
              <w:proofErr w:type="spellStart"/>
              <w:r>
                <w:t>Requests</w:t>
              </w:r>
              <w:proofErr w:type="spellEnd"/>
              <w:r>
                <w:t xml:space="preserve"> — Basis für serverseitigen Replay-Schutz</w:t>
              </w:r>
            </w:ins>
          </w:p>
        </w:tc>
      </w:tr>
      <w:tr w:rsidR="004878EC" w14:paraId="5D019721" w14:textId="77777777" w:rsidTr="000860A4">
        <w:trPr>
          <w:ins w:id="108" w:author="Edgar Jung" w:date="2026-06-21T14:22:00Z" w16du:dateUtc="2026-06-21T12:22:00Z"/>
        </w:trPr>
        <w:tc>
          <w:tcPr>
            <w:tcW w:w="2200" w:type="dxa"/>
          </w:tcPr>
          <w:p w14:paraId="3DDC92AD" w14:textId="77777777" w:rsidR="004878EC" w:rsidRDefault="004878EC" w:rsidP="000860A4">
            <w:pPr>
              <w:rPr>
                <w:ins w:id="109" w:author="Edgar Jung" w:date="2026-06-21T14:22:00Z" w16du:dateUtc="2026-06-21T12:22:00Z"/>
              </w:rPr>
            </w:pPr>
            <w:ins w:id="110" w:author="Edgar Jung" w:date="2026-06-21T14:22:00Z" w16du:dateUtc="2026-06-21T12:22:00Z">
              <w:r>
                <w:t>x-</w:t>
              </w:r>
              <w:proofErr w:type="spellStart"/>
              <w:r>
                <w:t>request</w:t>
              </w:r>
              <w:proofErr w:type="spellEnd"/>
              <w:r>
                <w:t>-</w:t>
              </w:r>
              <w:proofErr w:type="spellStart"/>
              <w:r>
                <w:t>id</w:t>
              </w:r>
              <w:proofErr w:type="spellEnd"/>
            </w:ins>
          </w:p>
        </w:tc>
        <w:tc>
          <w:tcPr>
            <w:tcW w:w="2800" w:type="dxa"/>
          </w:tcPr>
          <w:p w14:paraId="51F3BC15" w14:textId="77777777" w:rsidR="004878EC" w:rsidRDefault="004878EC" w:rsidP="000860A4">
            <w:pPr>
              <w:rPr>
                <w:ins w:id="111" w:author="Edgar Jung" w:date="2026-06-21T14:22:00Z" w16du:dateUtc="2026-06-21T12:22:00Z"/>
              </w:rPr>
            </w:pPr>
            <w:ins w:id="112" w:author="Edgar Jung" w:date="2026-06-21T14:22:00Z" w16du:dateUtc="2026-06-21T12:22:00Z">
              <w:r>
                <w:rPr>
                  <w:rFonts w:ascii="Courier New" w:hAnsi="Courier New"/>
                  <w:sz w:val="18"/>
                </w:rPr>
                <w:t>7b5d3e2a-4c1a-4c0b-xd99</w:t>
              </w:r>
            </w:ins>
          </w:p>
        </w:tc>
        <w:tc>
          <w:tcPr>
            <w:tcW w:w="4900" w:type="dxa"/>
          </w:tcPr>
          <w:p w14:paraId="0E83452D" w14:textId="77777777" w:rsidR="004878EC" w:rsidRDefault="004878EC" w:rsidP="000860A4">
            <w:pPr>
              <w:rPr>
                <w:ins w:id="113" w:author="Edgar Jung" w:date="2026-06-21T14:22:00Z" w16du:dateUtc="2026-06-21T12:22:00Z"/>
              </w:rPr>
            </w:pPr>
            <w:ins w:id="114" w:author="Edgar Jung" w:date="2026-06-21T14:22:00Z" w16du:dateUtc="2026-06-21T12:22:00Z">
              <w:r>
                <w:t xml:space="preserve">Eindeutige Anfrage-Kennung zur Nachverfolgung und </w:t>
              </w:r>
              <w:proofErr w:type="spellStart"/>
              <w:r>
                <w:t>Duplikaterkennung</w:t>
              </w:r>
              <w:proofErr w:type="spellEnd"/>
            </w:ins>
          </w:p>
        </w:tc>
      </w:tr>
      <w:tr w:rsidR="004878EC" w14:paraId="3A56FF08" w14:textId="77777777" w:rsidTr="000860A4">
        <w:trPr>
          <w:ins w:id="115" w:author="Edgar Jung" w:date="2026-06-21T14:22:00Z" w16du:dateUtc="2026-06-21T12:22:00Z"/>
        </w:trPr>
        <w:tc>
          <w:tcPr>
            <w:tcW w:w="2200" w:type="dxa"/>
          </w:tcPr>
          <w:p w14:paraId="210FA747" w14:textId="77777777" w:rsidR="004878EC" w:rsidRDefault="004878EC" w:rsidP="000860A4">
            <w:pPr>
              <w:rPr>
                <w:ins w:id="116" w:author="Edgar Jung" w:date="2026-06-21T14:22:00Z" w16du:dateUtc="2026-06-21T12:22:00Z"/>
              </w:rPr>
            </w:pPr>
            <w:proofErr w:type="spellStart"/>
            <w:ins w:id="117" w:author="Edgar Jung" w:date="2026-06-21T14:22:00Z" w16du:dateUtc="2026-06-21T12:22:00Z">
              <w:r>
                <w:t>created</w:t>
              </w:r>
              <w:proofErr w:type="spellEnd"/>
            </w:ins>
          </w:p>
        </w:tc>
        <w:tc>
          <w:tcPr>
            <w:tcW w:w="2800" w:type="dxa"/>
          </w:tcPr>
          <w:p w14:paraId="709123E9" w14:textId="77777777" w:rsidR="004878EC" w:rsidRDefault="004878EC" w:rsidP="000860A4">
            <w:pPr>
              <w:rPr>
                <w:ins w:id="118" w:author="Edgar Jung" w:date="2026-06-21T14:22:00Z" w16du:dateUtc="2026-06-21T12:22:00Z"/>
              </w:rPr>
            </w:pPr>
            <w:ins w:id="119" w:author="Edgar Jung" w:date="2026-06-21T14:22:00Z" w16du:dateUtc="2026-06-21T12:22:00Z">
              <w:r>
                <w:rPr>
                  <w:rFonts w:ascii="Courier New" w:hAnsi="Courier New"/>
                  <w:sz w:val="18"/>
                </w:rPr>
                <w:t>1748772930</w:t>
              </w:r>
            </w:ins>
          </w:p>
        </w:tc>
        <w:tc>
          <w:tcPr>
            <w:tcW w:w="4900" w:type="dxa"/>
          </w:tcPr>
          <w:p w14:paraId="0B1B88AD" w14:textId="77777777" w:rsidR="004878EC" w:rsidRDefault="004878EC" w:rsidP="000860A4">
            <w:pPr>
              <w:rPr>
                <w:ins w:id="120" w:author="Edgar Jung" w:date="2026-06-21T14:22:00Z" w16du:dateUtc="2026-06-21T12:22:00Z"/>
              </w:rPr>
            </w:pPr>
            <w:ins w:id="121" w:author="Edgar Jung" w:date="2026-06-21T14:22:00Z" w16du:dateUtc="2026-06-21T12:22:00Z">
              <w:r>
                <w:t>Unix-</w:t>
              </w:r>
              <w:proofErr w:type="spellStart"/>
              <w:r>
                <w:t>Timestamp</w:t>
              </w:r>
              <w:proofErr w:type="spellEnd"/>
              <w:r>
                <w:t xml:space="preserve"> der Signaturerstellung [RFC9421, §2.5] — zusätzlicher, von date unabhängiger Replay-Schutz-Parameter</w:t>
              </w:r>
            </w:ins>
          </w:p>
        </w:tc>
      </w:tr>
      <w:tr w:rsidR="004878EC" w14:paraId="0BB32DB5" w14:textId="77777777" w:rsidTr="000860A4">
        <w:trPr>
          <w:ins w:id="122" w:author="Edgar Jung" w:date="2026-06-21T14:22:00Z" w16du:dateUtc="2026-06-21T12:22:00Z"/>
        </w:trPr>
        <w:tc>
          <w:tcPr>
            <w:tcW w:w="2200" w:type="dxa"/>
          </w:tcPr>
          <w:p w14:paraId="3682B9DD" w14:textId="77777777" w:rsidR="004878EC" w:rsidRDefault="004878EC" w:rsidP="000860A4">
            <w:pPr>
              <w:rPr>
                <w:ins w:id="123" w:author="Edgar Jung" w:date="2026-06-21T14:22:00Z" w16du:dateUtc="2026-06-21T12:22:00Z"/>
              </w:rPr>
            </w:pPr>
            <w:proofErr w:type="spellStart"/>
            <w:ins w:id="124" w:author="Edgar Jung" w:date="2026-06-21T14:22:00Z" w16du:dateUtc="2026-06-21T12:22:00Z">
              <w:r>
                <w:t>keyid</w:t>
              </w:r>
              <w:proofErr w:type="spellEnd"/>
            </w:ins>
          </w:p>
        </w:tc>
        <w:tc>
          <w:tcPr>
            <w:tcW w:w="2800" w:type="dxa"/>
          </w:tcPr>
          <w:p w14:paraId="50211299" w14:textId="77777777" w:rsidR="004878EC" w:rsidRDefault="004878EC" w:rsidP="000860A4">
            <w:pPr>
              <w:rPr>
                <w:ins w:id="125" w:author="Edgar Jung" w:date="2026-06-21T14:22:00Z" w16du:dateUtc="2026-06-21T12:22:00Z"/>
              </w:rPr>
            </w:pPr>
            <w:ins w:id="126" w:author="Edgar Jung" w:date="2026-06-21T14:22:00Z" w16du:dateUtc="2026-06-21T12:22:00Z">
              <w:r>
                <w:rPr>
                  <w:rFonts w:ascii="Courier New" w:hAnsi="Courier New"/>
                  <w:sz w:val="18"/>
                </w:rPr>
                <w:t>EMT.API.NB-12345</w:t>
              </w:r>
            </w:ins>
          </w:p>
        </w:tc>
        <w:tc>
          <w:tcPr>
            <w:tcW w:w="4900" w:type="dxa"/>
          </w:tcPr>
          <w:p w14:paraId="1FD36415" w14:textId="77777777" w:rsidR="004878EC" w:rsidRDefault="004878EC" w:rsidP="000860A4">
            <w:pPr>
              <w:rPr>
                <w:ins w:id="127" w:author="Edgar Jung" w:date="2026-06-21T14:22:00Z" w16du:dateUtc="2026-06-21T12:22:00Z"/>
              </w:rPr>
            </w:pPr>
            <w:ins w:id="128" w:author="Edgar Jung" w:date="2026-06-21T14:22:00Z" w16du:dateUtc="2026-06-21T12:22:00Z">
              <w:r>
                <w:t>Referenz auf das Signatur-Zertifikat im SM-PKI-Verzeichnisdienst [RFC9421, §2.5]</w:t>
              </w:r>
            </w:ins>
          </w:p>
        </w:tc>
      </w:tr>
      <w:tr w:rsidR="004878EC" w14:paraId="32AB99A4" w14:textId="77777777" w:rsidTr="000860A4">
        <w:trPr>
          <w:ins w:id="129" w:author="Edgar Jung" w:date="2026-06-21T14:22:00Z" w16du:dateUtc="2026-06-21T12:22:00Z"/>
        </w:trPr>
        <w:tc>
          <w:tcPr>
            <w:tcW w:w="2200" w:type="dxa"/>
          </w:tcPr>
          <w:p w14:paraId="73ED3571" w14:textId="77777777" w:rsidR="004878EC" w:rsidRDefault="004878EC" w:rsidP="000860A4">
            <w:pPr>
              <w:rPr>
                <w:ins w:id="130" w:author="Edgar Jung" w:date="2026-06-21T14:22:00Z" w16du:dateUtc="2026-06-21T12:22:00Z"/>
              </w:rPr>
            </w:pPr>
            <w:proofErr w:type="spellStart"/>
            <w:ins w:id="131" w:author="Edgar Jung" w:date="2026-06-21T14:22:00Z" w16du:dateUtc="2026-06-21T12:22:00Z">
              <w:r>
                <w:t>alg</w:t>
              </w:r>
              <w:proofErr w:type="spellEnd"/>
            </w:ins>
          </w:p>
        </w:tc>
        <w:tc>
          <w:tcPr>
            <w:tcW w:w="2800" w:type="dxa"/>
          </w:tcPr>
          <w:p w14:paraId="6E283532" w14:textId="77777777" w:rsidR="004878EC" w:rsidRDefault="004878EC" w:rsidP="000860A4">
            <w:pPr>
              <w:rPr>
                <w:ins w:id="132" w:author="Edgar Jung" w:date="2026-06-21T14:22:00Z" w16du:dateUtc="2026-06-21T12:22:00Z"/>
              </w:rPr>
            </w:pPr>
            <w:ins w:id="133" w:author="Edgar Jung" w:date="2026-06-21T14:22:00Z" w16du:dateUtc="2026-06-21T12:22:00Z">
              <w:r>
                <w:rPr>
                  <w:rFonts w:ascii="Courier New" w:hAnsi="Courier New"/>
                  <w:sz w:val="18"/>
                </w:rPr>
                <w:t>ecdsa-p256-sha256</w:t>
              </w:r>
            </w:ins>
          </w:p>
        </w:tc>
        <w:tc>
          <w:tcPr>
            <w:tcW w:w="4900" w:type="dxa"/>
          </w:tcPr>
          <w:p w14:paraId="178DB6D4" w14:textId="77777777" w:rsidR="004878EC" w:rsidRDefault="004878EC" w:rsidP="000860A4">
            <w:pPr>
              <w:rPr>
                <w:ins w:id="134" w:author="Edgar Jung" w:date="2026-06-21T14:22:00Z" w16du:dateUtc="2026-06-21T12:22:00Z"/>
              </w:rPr>
            </w:pPr>
            <w:ins w:id="135" w:author="Edgar Jung" w:date="2026-06-21T14:22:00Z" w16du:dateUtc="2026-06-21T12:22:00Z">
              <w:r>
                <w:t>Signaturalgorithmus: ECDSA mit Kurve P-256 und SHA-256 [RFC9421, §3.3; RFC7518, §3.4]</w:t>
              </w:r>
            </w:ins>
          </w:p>
        </w:tc>
      </w:tr>
    </w:tbl>
    <w:p w14:paraId="7C31EC03" w14:textId="77777777" w:rsidR="004878EC" w:rsidRDefault="004878EC" w:rsidP="004878EC">
      <w:pPr>
        <w:pStyle w:val="berschrift3"/>
        <w:rPr>
          <w:ins w:id="136" w:author="Edgar Jung" w:date="2026-06-21T14:22:00Z" w16du:dateUtc="2026-06-21T12:22:00Z"/>
        </w:rPr>
      </w:pPr>
      <w:ins w:id="137" w:author="Edgar Jung" w:date="2026-06-21T14:22:00Z" w16du:dateUtc="2026-06-21T12:22:00Z">
        <w:r>
          <w:t>Schritt 1 — JSON-Payload kanonisieren</w:t>
        </w:r>
      </w:ins>
    </w:p>
    <w:p w14:paraId="22381B37" w14:textId="77777777" w:rsidR="004878EC" w:rsidRDefault="004878EC" w:rsidP="004878EC">
      <w:pPr>
        <w:rPr>
          <w:ins w:id="138" w:author="Edgar Jung" w:date="2026-06-21T14:22:00Z" w16du:dateUtc="2026-06-21T12:22:00Z"/>
        </w:rPr>
      </w:pPr>
      <w:ins w:id="139" w:author="Edgar Jung" w:date="2026-06-21T14:22:00Z" w16du:dateUtc="2026-06-21T12:22:00Z">
        <w:r>
          <w:rPr>
            <w:b/>
            <w:bCs/>
          </w:rPr>
          <w:t xml:space="preserve">Referenz: </w:t>
        </w:r>
        <w:r>
          <w:rPr>
            <w:b/>
            <w:bCs/>
            <w:color w:val="1A3A5C"/>
          </w:rPr>
          <w:t>[RFC8785]</w:t>
        </w:r>
        <w:r>
          <w:t xml:space="preserve"> (JSON </w:t>
        </w:r>
        <w:proofErr w:type="spellStart"/>
        <w:r>
          <w:t>Canonicalization</w:t>
        </w:r>
        <w:proofErr w:type="spellEnd"/>
        <w:r>
          <w:t xml:space="preserve"> Scheme, JCS), gesamtes Dokument, insbesondere Abschnitt 3.</w:t>
        </w:r>
      </w:ins>
    </w:p>
    <w:p w14:paraId="5D78C4A7" w14:textId="77777777" w:rsidR="004878EC" w:rsidRDefault="004878EC" w:rsidP="004878EC">
      <w:pPr>
        <w:rPr>
          <w:ins w:id="140" w:author="Edgar Jung" w:date="2026-06-21T14:22:00Z" w16du:dateUtc="2026-06-21T12:22:00Z"/>
        </w:rPr>
      </w:pPr>
      <w:ins w:id="141" w:author="Edgar Jung" w:date="2026-06-21T14:22:00Z" w16du:dateUtc="2026-06-21T12:22:00Z">
        <w:r>
          <w:rPr>
            <w:color w:val="C20000"/>
          </w:rPr>
          <w:t xml:space="preserve">MUST </w:t>
        </w:r>
        <w:proofErr w:type="spellStart"/>
        <w:r>
          <w:t>Vor</w:t>
        </w:r>
        <w:proofErr w:type="spellEnd"/>
        <w:r>
          <w:t xml:space="preserve"> jeder Hash- oder Signaturberechnung MUSS der JSON-Body in seine kanonische Form überführt werden: Objekt-Schlüssel werden alphabetisch (lexikografisch nach Unicode Code Points) sortiert, sämtliche insignifikanten Leerzeichen und Zeilenumbrüche werden entfernt, Zahlen werden in ihrer kürzesten Darstellung ohne Anführungszeichen ausgegeben [RFC8785, Abschnitt 3].</w:t>
        </w:r>
      </w:ins>
    </w:p>
    <w:p w14:paraId="7D1D12EE" w14:textId="77777777" w:rsidR="004878EC" w:rsidRDefault="004878EC" w:rsidP="004878EC">
      <w:pPr>
        <w:rPr>
          <w:ins w:id="142" w:author="Edgar Jung" w:date="2026-06-21T14:22:00Z" w16du:dateUtc="2026-06-21T12:22:00Z"/>
        </w:rPr>
      </w:pPr>
      <w:ins w:id="143" w:author="Edgar Jung" w:date="2026-06-21T14:22:00Z" w16du:dateUtc="2026-06-21T12:22:00Z">
        <w:r>
          <w:t>Ohne Kanonisierung erzeugen unterschiedliche JSON-</w:t>
        </w:r>
        <w:proofErr w:type="spellStart"/>
        <w:r>
          <w:t>Serialisierer</w:t>
        </w:r>
        <w:proofErr w:type="spellEnd"/>
        <w:r>
          <w:t xml:space="preserve"> (z. B. mit oder ohne Leerzeichen, mit unterschiedlicher Schlüsselreihenfolge) für denselben fachlichen Inhalt unterschiedliche Hash-Werte. Die Kanonisierung stellt sicher, dass Sender und Empfänger exakt denselben Byte-String </w:t>
        </w:r>
        <w:proofErr w:type="spellStart"/>
        <w:r>
          <w:t>hashen</w:t>
        </w:r>
        <w:proofErr w:type="spellEnd"/>
        <w:r>
          <w:t>.</w:t>
        </w:r>
      </w:ins>
    </w:p>
    <w:p w14:paraId="5F6C339D" w14:textId="77777777" w:rsidR="004878EC" w:rsidRDefault="004878EC" w:rsidP="004878EC">
      <w:pPr>
        <w:rPr>
          <w:ins w:id="144" w:author="Edgar Jung" w:date="2026-06-21T14:22:00Z" w16du:dateUtc="2026-06-21T12:22:00Z"/>
        </w:rPr>
      </w:pPr>
      <w:ins w:id="145" w:author="Edgar Jung" w:date="2026-06-21T14:22:00Z" w16du:dateUtc="2026-06-21T12:22:00Z">
        <w:r>
          <w:rPr>
            <w:b/>
            <w:bCs/>
          </w:rPr>
          <w:lastRenderedPageBreak/>
          <w:t xml:space="preserve">Beispiel: </w:t>
        </w:r>
        <w:r>
          <w:t>Aus dem Ausgangs-Payload</w:t>
        </w:r>
      </w:ins>
    </w:p>
    <w:p w14:paraId="5504F150" w14:textId="77777777" w:rsidR="004878EC" w:rsidRDefault="004878EC" w:rsidP="004878EC">
      <w:pPr>
        <w:rPr>
          <w:ins w:id="146" w:author="Edgar Jung" w:date="2026-06-21T14:22:00Z" w16du:dateUtc="2026-06-21T12:22:00Z"/>
        </w:rPr>
      </w:pPr>
      <w:ins w:id="147" w:author="Edgar Jung" w:date="2026-06-21T14:22:00Z" w16du:dateUtc="2026-06-21T12:22:00Z">
        <w:r>
          <w:rPr>
            <w:rFonts w:ascii="Courier New" w:hAnsi="Courier New"/>
            <w:sz w:val="18"/>
          </w:rPr>
          <w:t>{</w:t>
        </w:r>
      </w:ins>
    </w:p>
    <w:p w14:paraId="39AA7DC1" w14:textId="77777777" w:rsidR="004878EC" w:rsidRDefault="004878EC" w:rsidP="004878EC">
      <w:pPr>
        <w:rPr>
          <w:ins w:id="148" w:author="Edgar Jung" w:date="2026-06-21T14:22:00Z" w16du:dateUtc="2026-06-21T12:22:00Z"/>
        </w:rPr>
      </w:pPr>
      <w:ins w:id="149" w:author="Edgar Jung" w:date="2026-06-21T14:22:00Z" w16du:dateUtc="2026-06-21T12:22:00Z">
        <w:r>
          <w:rPr>
            <w:rFonts w:ascii="Courier New" w:hAnsi="Courier New"/>
            <w:sz w:val="18"/>
          </w:rPr>
          <w:t xml:space="preserve">  "</w:t>
        </w:r>
        <w:proofErr w:type="spellStart"/>
        <w:r>
          <w:rPr>
            <w:rFonts w:ascii="Courier New" w:hAnsi="Courier New"/>
            <w:sz w:val="18"/>
          </w:rPr>
          <w:t>address</w:t>
        </w:r>
        <w:proofErr w:type="spellEnd"/>
        <w:r>
          <w:rPr>
            <w:rFonts w:ascii="Courier New" w:hAnsi="Courier New"/>
            <w:sz w:val="18"/>
          </w:rPr>
          <w:t>": {"</w:t>
        </w:r>
        <w:proofErr w:type="spellStart"/>
        <w:r>
          <w:rPr>
            <w:rFonts w:ascii="Courier New" w:hAnsi="Courier New"/>
            <w:sz w:val="18"/>
          </w:rPr>
          <w:t>zip</w:t>
        </w:r>
        <w:proofErr w:type="spellEnd"/>
        <w:r>
          <w:rPr>
            <w:rFonts w:ascii="Courier New" w:hAnsi="Courier New"/>
            <w:sz w:val="18"/>
          </w:rPr>
          <w:t>": 80001},</w:t>
        </w:r>
      </w:ins>
    </w:p>
    <w:p w14:paraId="5CA719F9" w14:textId="77777777" w:rsidR="004878EC" w:rsidRDefault="004878EC" w:rsidP="004878EC">
      <w:pPr>
        <w:rPr>
          <w:ins w:id="150" w:author="Edgar Jung" w:date="2026-06-21T14:22:00Z" w16du:dateUtc="2026-06-21T12:22:00Z"/>
        </w:rPr>
      </w:pPr>
      <w:ins w:id="151" w:author="Edgar Jung" w:date="2026-06-21T14:22:00Z" w16du:dateUtc="2026-06-21T12:22:00Z">
        <w:r>
          <w:rPr>
            <w:rFonts w:ascii="Courier New" w:hAnsi="Courier New"/>
            <w:sz w:val="18"/>
          </w:rPr>
          <w:t xml:space="preserve">  "</w:t>
        </w:r>
        <w:proofErr w:type="spellStart"/>
        <w:r>
          <w:rPr>
            <w:rFonts w:ascii="Courier New" w:hAnsi="Courier New"/>
            <w:sz w:val="18"/>
          </w:rPr>
          <w:t>customerNumber</w:t>
        </w:r>
        <w:proofErr w:type="spellEnd"/>
        <w:r>
          <w:rPr>
            <w:rFonts w:ascii="Courier New" w:hAnsi="Courier New"/>
            <w:sz w:val="18"/>
          </w:rPr>
          <w:t>": 6024997</w:t>
        </w:r>
      </w:ins>
    </w:p>
    <w:p w14:paraId="119C3C87" w14:textId="77777777" w:rsidR="004878EC" w:rsidRDefault="004878EC" w:rsidP="004878EC">
      <w:pPr>
        <w:rPr>
          <w:ins w:id="152" w:author="Edgar Jung" w:date="2026-06-21T14:22:00Z" w16du:dateUtc="2026-06-21T12:22:00Z"/>
        </w:rPr>
      </w:pPr>
      <w:ins w:id="153" w:author="Edgar Jung" w:date="2026-06-21T14:22:00Z" w16du:dateUtc="2026-06-21T12:22:00Z">
        <w:r>
          <w:rPr>
            <w:rFonts w:ascii="Courier New" w:hAnsi="Courier New"/>
            <w:sz w:val="18"/>
          </w:rPr>
          <w:t>}</w:t>
        </w:r>
      </w:ins>
    </w:p>
    <w:p w14:paraId="31CABD11" w14:textId="77777777" w:rsidR="004878EC" w:rsidRDefault="004878EC" w:rsidP="004878EC">
      <w:pPr>
        <w:rPr>
          <w:ins w:id="154" w:author="Edgar Jung" w:date="2026-06-21T14:22:00Z" w16du:dateUtc="2026-06-21T12:22:00Z"/>
        </w:rPr>
      </w:pPr>
      <w:ins w:id="155" w:author="Edgar Jung" w:date="2026-06-21T14:22:00Z" w16du:dateUtc="2026-06-21T12:22:00Z">
        <w:r>
          <w:t>wird durch Anwendung der JCS-Regeln (Schlüssel bereits alphabetisch, keine Leerzeichen, keine Zeilenumbrüche) der kanonisierte Payload:</w:t>
        </w:r>
      </w:ins>
    </w:p>
    <w:p w14:paraId="49C40D97" w14:textId="77777777" w:rsidR="004878EC" w:rsidRDefault="004878EC" w:rsidP="004878EC">
      <w:pPr>
        <w:rPr>
          <w:ins w:id="156" w:author="Edgar Jung" w:date="2026-06-21T14:22:00Z" w16du:dateUtc="2026-06-21T12:22:00Z"/>
        </w:rPr>
      </w:pPr>
      <w:ins w:id="157" w:author="Edgar Jung" w:date="2026-06-21T14:22:00Z" w16du:dateUtc="2026-06-21T12:22:00Z">
        <w:r>
          <w:rPr>
            <w:rFonts w:ascii="Courier New" w:hAnsi="Courier New"/>
            <w:sz w:val="18"/>
          </w:rPr>
          <w:t>{"</w:t>
        </w:r>
        <w:proofErr w:type="spellStart"/>
        <w:r>
          <w:rPr>
            <w:rFonts w:ascii="Courier New" w:hAnsi="Courier New"/>
            <w:sz w:val="18"/>
          </w:rPr>
          <w:t>address</w:t>
        </w:r>
        <w:proofErr w:type="spellEnd"/>
        <w:r>
          <w:rPr>
            <w:rFonts w:ascii="Courier New" w:hAnsi="Courier New"/>
            <w:sz w:val="18"/>
          </w:rPr>
          <w:t>":{"zip":80001},"customerNumber":6024997}</w:t>
        </w:r>
      </w:ins>
    </w:p>
    <w:p w14:paraId="014A4096" w14:textId="77777777" w:rsidR="004878EC" w:rsidRDefault="004878EC" w:rsidP="004878EC">
      <w:pPr>
        <w:rPr>
          <w:ins w:id="158" w:author="Edgar Jung" w:date="2026-06-21T14:22:00Z" w16du:dateUtc="2026-06-21T12:22:00Z"/>
        </w:rPr>
      </w:pPr>
      <w:ins w:id="159" w:author="Edgar Jung" w:date="2026-06-21T14:22:00Z" w16du:dateUtc="2026-06-21T12:22:00Z">
        <w:r>
          <w:rPr>
            <w:b/>
            <w:bCs/>
          </w:rPr>
          <w:t xml:space="preserve">Hinweis für die Implementierung: </w:t>
        </w:r>
        <w:r>
          <w:t>Standardbibliotheken sind verfügbar, u. a. „</w:t>
        </w:r>
        <w:proofErr w:type="spellStart"/>
        <w:r>
          <w:t>canonicalize</w:t>
        </w:r>
        <w:proofErr w:type="spellEnd"/>
        <w:r>
          <w:t>" (JavaScript/Python), „</w:t>
        </w:r>
        <w:proofErr w:type="spellStart"/>
        <w:r>
          <w:t>jcs</w:t>
        </w:r>
        <w:proofErr w:type="spellEnd"/>
        <w:r>
          <w:t xml:space="preserve">" (Go) und gleichwertige Implementierungen in Java und .NET. Eine eigene Implementierung der Sortier- und </w:t>
        </w:r>
        <w:proofErr w:type="spellStart"/>
        <w:r>
          <w:t>Formatierregeln</w:t>
        </w:r>
        <w:proofErr w:type="spellEnd"/>
        <w:r>
          <w:t xml:space="preserve"> wird nicht empfohlen.</w:t>
        </w:r>
      </w:ins>
    </w:p>
    <w:p w14:paraId="189C6F18" w14:textId="77777777" w:rsidR="004878EC" w:rsidRDefault="004878EC" w:rsidP="004878EC">
      <w:pPr>
        <w:pStyle w:val="berschrift3"/>
        <w:rPr>
          <w:ins w:id="160" w:author="Edgar Jung" w:date="2026-06-21T14:22:00Z" w16du:dateUtc="2026-06-21T12:22:00Z"/>
        </w:rPr>
      </w:pPr>
      <w:ins w:id="161" w:author="Edgar Jung" w:date="2026-06-21T14:22:00Z" w16du:dateUtc="2026-06-21T12:22:00Z">
        <w:r>
          <w:t>Schritt 2 — Content-Digest berechnen</w:t>
        </w:r>
      </w:ins>
    </w:p>
    <w:p w14:paraId="445EB2D4" w14:textId="77777777" w:rsidR="004878EC" w:rsidRDefault="004878EC" w:rsidP="004878EC">
      <w:pPr>
        <w:rPr>
          <w:ins w:id="162" w:author="Edgar Jung" w:date="2026-06-21T14:22:00Z" w16du:dateUtc="2026-06-21T12:22:00Z"/>
        </w:rPr>
      </w:pPr>
      <w:ins w:id="163" w:author="Edgar Jung" w:date="2026-06-21T14:22:00Z" w16du:dateUtc="2026-06-21T12:22:00Z">
        <w:r>
          <w:rPr>
            <w:b/>
            <w:bCs/>
          </w:rPr>
          <w:t xml:space="preserve">Referenz: </w:t>
        </w:r>
        <w:r>
          <w:rPr>
            <w:b/>
            <w:bCs/>
            <w:color w:val="1A3A5C"/>
          </w:rPr>
          <w:t>[RFC9530]</w:t>
        </w:r>
        <w:r>
          <w:t>, Abschnitt 2 (Content-Digest Field), in Verbindung mit [TR03116-3], Kapitel 8 (Hashalgorithmus).</w:t>
        </w:r>
      </w:ins>
    </w:p>
    <w:p w14:paraId="7FFF3C73" w14:textId="77777777" w:rsidR="004878EC" w:rsidRDefault="004878EC" w:rsidP="004878EC">
      <w:pPr>
        <w:rPr>
          <w:ins w:id="164" w:author="Edgar Jung" w:date="2026-06-21T14:22:00Z" w16du:dateUtc="2026-06-21T12:22:00Z"/>
        </w:rPr>
      </w:pPr>
      <w:ins w:id="165" w:author="Edgar Jung" w:date="2026-06-21T14:22:00Z" w16du:dateUtc="2026-06-21T12:22:00Z">
        <w:r>
          <w:rPr>
            <w:color w:val="C20000"/>
          </w:rPr>
          <w:t xml:space="preserve">MUST </w:t>
        </w:r>
        <w:r>
          <w:t>Über den kanonisierten Body (Schritt 3.3.1) MUSS der SHA-256-Hash berechnet werden. Das Ergebnis MUSS BASE64-kodiert und im HTTP-Header Content-Digest übertragen werden. Das Format lautet sha-256=:BASE64(SHA-256(Body)): — die Doppelpunkte um den BASE64-Wert sind gemäß [RFC9530, §2] verbindlicher Bestandteil der Syntax.</w:t>
        </w:r>
      </w:ins>
    </w:p>
    <w:p w14:paraId="7DBF1098" w14:textId="77777777" w:rsidR="004878EC" w:rsidRDefault="004878EC" w:rsidP="004878EC">
      <w:pPr>
        <w:rPr>
          <w:ins w:id="166" w:author="Edgar Jung" w:date="2026-06-21T14:22:00Z" w16du:dateUtc="2026-06-21T12:22:00Z"/>
        </w:rPr>
      </w:pPr>
      <w:ins w:id="167" w:author="Edgar Jung" w:date="2026-06-21T14:22:00Z" w16du:dateUtc="2026-06-21T12:22:00Z">
        <w:r>
          <w:rPr>
            <w:b/>
            <w:bCs/>
          </w:rPr>
          <w:t xml:space="preserve">Beispiel: </w:t>
        </w:r>
        <w:r>
          <w:t>SHA-256-Hash des kanonisierten Bodys aus Schritt 3.3.1, BASE64-kodiert, ergibt den neuen HTTP-Header:</w:t>
        </w:r>
      </w:ins>
    </w:p>
    <w:p w14:paraId="25EC8B22" w14:textId="77777777" w:rsidR="004878EC" w:rsidRDefault="004878EC" w:rsidP="004878EC">
      <w:pPr>
        <w:rPr>
          <w:ins w:id="168" w:author="Edgar Jung" w:date="2026-06-21T14:22:00Z" w16du:dateUtc="2026-06-21T12:22:00Z"/>
        </w:rPr>
      </w:pPr>
      <w:ins w:id="169" w:author="Edgar Jung" w:date="2026-06-21T14:22:00Z" w16du:dateUtc="2026-06-21T12:22:00Z">
        <w:r>
          <w:rPr>
            <w:rFonts w:ascii="Courier New" w:hAnsi="Courier New"/>
            <w:sz w:val="18"/>
          </w:rPr>
          <w:t>Content-Digest: sha-256=:X4vRVA7xH2sP3kLmN8qT1uWzYdFbJcOeGiKpQsSv2nA=:</w:t>
        </w:r>
      </w:ins>
    </w:p>
    <w:p w14:paraId="7EA27130" w14:textId="77777777" w:rsidR="004878EC" w:rsidRDefault="004878EC" w:rsidP="004878EC">
      <w:pPr>
        <w:rPr>
          <w:ins w:id="170" w:author="Edgar Jung" w:date="2026-06-21T14:22:00Z" w16du:dateUtc="2026-06-21T12:22:00Z"/>
        </w:rPr>
      </w:pPr>
      <w:ins w:id="171" w:author="Edgar Jung" w:date="2026-06-21T14:22:00Z" w16du:dateUtc="2026-06-21T12:22:00Z">
        <w:r>
          <w:t xml:space="preserve">Dieser Header wird ab diesem Schritt wie jeder andere HTTP-Header behandelt und in Schritt 3.3.3 als zu signierende Komponente in den </w:t>
        </w:r>
        <w:proofErr w:type="spellStart"/>
        <w:r>
          <w:t>Signature</w:t>
        </w:r>
        <w:proofErr w:type="spellEnd"/>
        <w:r>
          <w:t>-Input aufgenommen. Damit ist der Body — obwohl die HTTP-Signatur selbst nur Header signiert — kryptographisch fest an die Signatur gebunden: Eine Veränderung des Bodys ändert den Content-Digest-Wert und macht die Signatur ungültig.</w:t>
        </w:r>
      </w:ins>
    </w:p>
    <w:p w14:paraId="38DD3679" w14:textId="77777777" w:rsidR="004878EC" w:rsidRDefault="004878EC" w:rsidP="004878EC">
      <w:pPr>
        <w:pStyle w:val="berschrift3"/>
        <w:rPr>
          <w:ins w:id="172" w:author="Edgar Jung" w:date="2026-06-21T14:22:00Z" w16du:dateUtc="2026-06-21T12:22:00Z"/>
        </w:rPr>
      </w:pPr>
      <w:ins w:id="173" w:author="Edgar Jung" w:date="2026-06-21T14:22:00Z" w16du:dateUtc="2026-06-21T12:22:00Z">
        <w:r>
          <w:t>Schritt 3 — Zu signierende Felder bestimmen (</w:t>
        </w:r>
        <w:proofErr w:type="spellStart"/>
        <w:r>
          <w:t>Signature</w:t>
        </w:r>
        <w:proofErr w:type="spellEnd"/>
        <w:r>
          <w:t>-Input)</w:t>
        </w:r>
      </w:ins>
    </w:p>
    <w:p w14:paraId="197F9980" w14:textId="77777777" w:rsidR="004878EC" w:rsidRDefault="004878EC" w:rsidP="004878EC">
      <w:pPr>
        <w:rPr>
          <w:ins w:id="174" w:author="Edgar Jung" w:date="2026-06-21T14:22:00Z" w16du:dateUtc="2026-06-21T12:22:00Z"/>
        </w:rPr>
      </w:pPr>
      <w:ins w:id="175" w:author="Edgar Jung" w:date="2026-06-21T14:22:00Z" w16du:dateUtc="2026-06-21T12:22:00Z">
        <w:r>
          <w:rPr>
            <w:b/>
            <w:bCs/>
          </w:rPr>
          <w:t xml:space="preserve">Referenz: </w:t>
        </w:r>
        <w:r>
          <w:rPr>
            <w:b/>
            <w:bCs/>
            <w:color w:val="1A3A5C"/>
          </w:rPr>
          <w:t>[RFC9421]</w:t>
        </w:r>
        <w:r>
          <w:t>, Abschnitt 2.5 (</w:t>
        </w:r>
        <w:proofErr w:type="spellStart"/>
        <w:r>
          <w:t>Signature</w:t>
        </w:r>
        <w:proofErr w:type="spellEnd"/>
        <w:r>
          <w:t xml:space="preserve"> Parameters) und Abschnitt 2.2 (</w:t>
        </w:r>
        <w:proofErr w:type="spellStart"/>
        <w:r>
          <w:t>Derived</w:t>
        </w:r>
        <w:proofErr w:type="spellEnd"/>
        <w:r>
          <w:t xml:space="preserve"> Components).</w:t>
        </w:r>
      </w:ins>
    </w:p>
    <w:p w14:paraId="4F30794C" w14:textId="77777777" w:rsidR="004878EC" w:rsidRDefault="004878EC" w:rsidP="004878EC">
      <w:pPr>
        <w:rPr>
          <w:ins w:id="176" w:author="Edgar Jung" w:date="2026-06-21T14:22:00Z" w16du:dateUtc="2026-06-21T12:22:00Z"/>
        </w:rPr>
      </w:pPr>
      <w:ins w:id="177" w:author="Edgar Jung" w:date="2026-06-21T14:22:00Z" w16du:dateUtc="2026-06-21T12:22:00Z">
        <w:r>
          <w:rPr>
            <w:color w:val="C20000"/>
          </w:rPr>
          <w:t xml:space="preserve">MUST </w:t>
        </w:r>
        <w:r>
          <w:t xml:space="preserve">Der Sender MUSS im HTTP-Header </w:t>
        </w:r>
        <w:proofErr w:type="spellStart"/>
        <w:r>
          <w:t>Signature</w:t>
        </w:r>
        <w:proofErr w:type="spellEnd"/>
        <w:r>
          <w:t xml:space="preserve">-Input explizit deklarieren, welche Komponenten in welcher Reihenfolge signiert werden. Es wird zwischen </w:t>
        </w:r>
        <w:proofErr w:type="spellStart"/>
        <w:r>
          <w:t>Derived</w:t>
        </w:r>
        <w:proofErr w:type="spellEnd"/>
        <w:r>
          <w:t xml:space="preserve"> Components (aus dem Request abgeleitet, mit @-Präfix) und HTTP-Headern unterschieden. Welche Felder konkret einzubeziehen sind, ist in der vorangehenden Tabelle aufgeführt.</w:t>
        </w:r>
      </w:ins>
    </w:p>
    <w:p w14:paraId="11AA427C" w14:textId="77777777" w:rsidR="004878EC" w:rsidRDefault="004878EC" w:rsidP="004878EC">
      <w:pPr>
        <w:rPr>
          <w:ins w:id="178" w:author="Edgar Jung" w:date="2026-06-21T14:22:00Z" w16du:dateUtc="2026-06-21T12:22:00Z"/>
        </w:rPr>
      </w:pPr>
      <w:ins w:id="179" w:author="Edgar Jung" w:date="2026-06-21T14:22:00Z" w16du:dateUtc="2026-06-21T12:22:00Z">
        <w:r>
          <w:t xml:space="preserve">Zusätzlich zur Feldliste enthält der </w:t>
        </w:r>
        <w:proofErr w:type="spellStart"/>
        <w:r>
          <w:t>Signature</w:t>
        </w:r>
        <w:proofErr w:type="spellEnd"/>
        <w:r>
          <w:t>-Input drei Parameter:</w:t>
        </w:r>
      </w:ins>
    </w:p>
    <w:p w14:paraId="4BC55BC6" w14:textId="77777777" w:rsidR="004878EC" w:rsidRDefault="004878EC" w:rsidP="004878EC">
      <w:pPr>
        <w:pStyle w:val="Aufzhlungszeichen"/>
        <w:rPr>
          <w:ins w:id="180" w:author="Edgar Jung" w:date="2026-06-21T14:22:00Z" w16du:dateUtc="2026-06-21T12:22:00Z"/>
        </w:rPr>
      </w:pPr>
      <w:proofErr w:type="spellStart"/>
      <w:ins w:id="181" w:author="Edgar Jung" w:date="2026-06-21T14:22:00Z" w16du:dateUtc="2026-06-21T12:22:00Z">
        <w:r>
          <w:rPr>
            <w:rFonts w:ascii="Courier New" w:hAnsi="Courier New"/>
            <w:sz w:val="18"/>
          </w:rPr>
          <w:lastRenderedPageBreak/>
          <w:t>created</w:t>
        </w:r>
        <w:proofErr w:type="spellEnd"/>
        <w:r>
          <w:t xml:space="preserve"> — Unix-</w:t>
        </w:r>
        <w:proofErr w:type="spellStart"/>
        <w:r>
          <w:t>Timestamp</w:t>
        </w:r>
        <w:proofErr w:type="spellEnd"/>
        <w:r>
          <w:t xml:space="preserve"> der Signaturerstellung [RFC9421, §2.5]: Replay-Schutz, siehe Schritt 3.3.6</w:t>
        </w:r>
      </w:ins>
    </w:p>
    <w:p w14:paraId="6D5E94C4" w14:textId="77777777" w:rsidR="004878EC" w:rsidRDefault="004878EC" w:rsidP="004878EC">
      <w:pPr>
        <w:pStyle w:val="Aufzhlungszeichen"/>
        <w:rPr>
          <w:ins w:id="182" w:author="Edgar Jung" w:date="2026-06-21T14:22:00Z" w16du:dateUtc="2026-06-21T12:22:00Z"/>
        </w:rPr>
      </w:pPr>
      <w:proofErr w:type="spellStart"/>
      <w:ins w:id="183" w:author="Edgar Jung" w:date="2026-06-21T14:22:00Z" w16du:dateUtc="2026-06-21T12:22:00Z">
        <w:r>
          <w:rPr>
            <w:rFonts w:ascii="Courier New" w:hAnsi="Courier New"/>
            <w:sz w:val="18"/>
          </w:rPr>
          <w:t>keyid</w:t>
        </w:r>
        <w:proofErr w:type="spellEnd"/>
        <w:r>
          <w:t xml:space="preserve"> — Referenz auf das Zertifikat im SM-PKI-Verzeichnisdienst [RFC9421, §2.5]</w:t>
        </w:r>
      </w:ins>
    </w:p>
    <w:p w14:paraId="607E1B3D" w14:textId="77777777" w:rsidR="004878EC" w:rsidRDefault="004878EC" w:rsidP="004878EC">
      <w:pPr>
        <w:pStyle w:val="Aufzhlungszeichen"/>
        <w:rPr>
          <w:ins w:id="184" w:author="Edgar Jung" w:date="2026-06-21T14:22:00Z" w16du:dateUtc="2026-06-21T12:22:00Z"/>
        </w:rPr>
      </w:pPr>
      <w:proofErr w:type="spellStart"/>
      <w:ins w:id="185" w:author="Edgar Jung" w:date="2026-06-21T14:22:00Z" w16du:dateUtc="2026-06-21T12:22:00Z">
        <w:r>
          <w:rPr>
            <w:rFonts w:ascii="Courier New" w:hAnsi="Courier New"/>
            <w:sz w:val="18"/>
          </w:rPr>
          <w:t>alg</w:t>
        </w:r>
        <w:proofErr w:type="spellEnd"/>
        <w:r>
          <w:t xml:space="preserve"> — der verwendete Signaturalgorithmus [RFC9421, §3.3]</w:t>
        </w:r>
      </w:ins>
    </w:p>
    <w:p w14:paraId="60E7CCB3" w14:textId="77777777" w:rsidR="004878EC" w:rsidRDefault="004878EC" w:rsidP="004878EC">
      <w:pPr>
        <w:rPr>
          <w:ins w:id="186" w:author="Edgar Jung" w:date="2026-06-21T14:22:00Z" w16du:dateUtc="2026-06-21T12:22:00Z"/>
        </w:rPr>
      </w:pPr>
      <w:ins w:id="187" w:author="Edgar Jung" w:date="2026-06-21T14:22:00Z" w16du:dateUtc="2026-06-21T12:22:00Z">
        <w:r>
          <w:rPr>
            <w:b/>
            <w:bCs/>
          </w:rPr>
          <w:t xml:space="preserve">Beispiel: </w:t>
        </w:r>
        <w:r>
          <w:t xml:space="preserve">Für den Beispiel-Request ergibt sich folgender </w:t>
        </w:r>
        <w:proofErr w:type="spellStart"/>
        <w:r>
          <w:t>Signature</w:t>
        </w:r>
        <w:proofErr w:type="spellEnd"/>
        <w:r>
          <w:t>-Input-Header:</w:t>
        </w:r>
      </w:ins>
    </w:p>
    <w:p w14:paraId="37A4CB31" w14:textId="77777777" w:rsidR="004878EC" w:rsidRPr="00E80313" w:rsidRDefault="004878EC" w:rsidP="004878EC">
      <w:pPr>
        <w:rPr>
          <w:ins w:id="188" w:author="Edgar Jung" w:date="2026-06-21T14:22:00Z" w16du:dateUtc="2026-06-21T12:22:00Z"/>
          <w:lang w:val="en-US"/>
        </w:rPr>
      </w:pPr>
      <w:ins w:id="189" w:author="Edgar Jung" w:date="2026-06-21T14:22:00Z" w16du:dateUtc="2026-06-21T12:22:00Z">
        <w:r w:rsidRPr="00E80313">
          <w:rPr>
            <w:rFonts w:ascii="Courier New" w:hAnsi="Courier New"/>
            <w:sz w:val="18"/>
            <w:lang w:val="en-US"/>
          </w:rPr>
          <w:t>Signature-Input: sig1=("@method" "@path" "@authority" "content-type"</w:t>
        </w:r>
      </w:ins>
    </w:p>
    <w:p w14:paraId="4813DA50" w14:textId="77777777" w:rsidR="004878EC" w:rsidRPr="00E80313" w:rsidRDefault="004878EC" w:rsidP="004878EC">
      <w:pPr>
        <w:rPr>
          <w:ins w:id="190" w:author="Edgar Jung" w:date="2026-06-21T14:22:00Z" w16du:dateUtc="2026-06-21T12:22:00Z"/>
          <w:lang w:val="en-US"/>
        </w:rPr>
      </w:pPr>
      <w:ins w:id="191" w:author="Edgar Jung" w:date="2026-06-21T14:22:00Z" w16du:dateUtc="2026-06-21T12:22:00Z">
        <w:r w:rsidRPr="00E80313">
          <w:rPr>
            <w:rFonts w:ascii="Courier New" w:hAnsi="Courier New"/>
            <w:sz w:val="18"/>
            <w:lang w:val="en-US"/>
          </w:rPr>
          <w:t xml:space="preserve">  "content-digest" "date" "x-request-id");</w:t>
        </w:r>
      </w:ins>
    </w:p>
    <w:p w14:paraId="3CAAFBCA" w14:textId="77777777" w:rsidR="004878EC" w:rsidRPr="00E80313" w:rsidRDefault="004878EC" w:rsidP="004878EC">
      <w:pPr>
        <w:rPr>
          <w:ins w:id="192" w:author="Edgar Jung" w:date="2026-06-21T14:22:00Z" w16du:dateUtc="2026-06-21T12:22:00Z"/>
          <w:lang w:val="en-US"/>
        </w:rPr>
      </w:pPr>
      <w:ins w:id="193" w:author="Edgar Jung" w:date="2026-06-21T14:22:00Z" w16du:dateUtc="2026-06-21T12:22:00Z">
        <w:r w:rsidRPr="00E80313">
          <w:rPr>
            <w:rFonts w:ascii="Courier New" w:hAnsi="Courier New"/>
            <w:sz w:val="18"/>
            <w:lang w:val="en-US"/>
          </w:rPr>
          <w:t xml:space="preserve">  created=1748772930;keyid="EMT.API.NB-12345";alg="ecdsa-p256-sha256"</w:t>
        </w:r>
      </w:ins>
    </w:p>
    <w:p w14:paraId="068A4E3A" w14:textId="77777777" w:rsidR="004878EC" w:rsidRDefault="004878EC" w:rsidP="004878EC">
      <w:pPr>
        <w:rPr>
          <w:ins w:id="194" w:author="Edgar Jung" w:date="2026-06-21T14:22:00Z" w16du:dateUtc="2026-06-21T12:22:00Z"/>
        </w:rPr>
      </w:pPr>
      <w:ins w:id="195" w:author="Edgar Jung" w:date="2026-06-21T14:22:00Z" w16du:dateUtc="2026-06-21T12:22:00Z">
        <w:r>
          <w:rPr>
            <w:b/>
            <w:bCs/>
          </w:rPr>
          <w:t xml:space="preserve">Hinweis: </w:t>
        </w:r>
        <w:r>
          <w:t>Die Reihenfolge der Felder in der Klammer ist bindend für Schritt 3.3.4 — Sender und Empfänger müssen dieselbe Reihenfolge verwenden, da diese Teil der Signaturberechnung ist.</w:t>
        </w:r>
      </w:ins>
    </w:p>
    <w:p w14:paraId="02E7B262" w14:textId="77777777" w:rsidR="004878EC" w:rsidRDefault="004878EC" w:rsidP="004878EC">
      <w:pPr>
        <w:pStyle w:val="berschrift3"/>
        <w:rPr>
          <w:ins w:id="196" w:author="Edgar Jung" w:date="2026-06-21T14:22:00Z" w16du:dateUtc="2026-06-21T12:22:00Z"/>
        </w:rPr>
      </w:pPr>
      <w:ins w:id="197" w:author="Edgar Jung" w:date="2026-06-21T14:22:00Z" w16du:dateUtc="2026-06-21T12:22:00Z">
        <w:r>
          <w:t>Schritt 4 — Signaturbasis (</w:t>
        </w:r>
        <w:proofErr w:type="spellStart"/>
        <w:r>
          <w:t>Signature</w:t>
        </w:r>
        <w:proofErr w:type="spellEnd"/>
        <w:r>
          <w:t xml:space="preserve"> Base) konstruieren</w:t>
        </w:r>
      </w:ins>
    </w:p>
    <w:p w14:paraId="0DB30CA2" w14:textId="77777777" w:rsidR="004878EC" w:rsidRPr="00E80313" w:rsidRDefault="004878EC" w:rsidP="004878EC">
      <w:pPr>
        <w:rPr>
          <w:ins w:id="198" w:author="Edgar Jung" w:date="2026-06-21T14:22:00Z" w16du:dateUtc="2026-06-21T12:22:00Z"/>
          <w:lang w:val="en-US"/>
        </w:rPr>
      </w:pPr>
      <w:proofErr w:type="spellStart"/>
      <w:ins w:id="199" w:author="Edgar Jung" w:date="2026-06-21T14:22:00Z" w16du:dateUtc="2026-06-21T12:22:00Z">
        <w:r w:rsidRPr="00E80313">
          <w:rPr>
            <w:b/>
            <w:bCs/>
            <w:lang w:val="en-US"/>
          </w:rPr>
          <w:t>Referenz</w:t>
        </w:r>
        <w:proofErr w:type="spellEnd"/>
        <w:r w:rsidRPr="00E80313">
          <w:rPr>
            <w:b/>
            <w:bCs/>
            <w:lang w:val="en-US"/>
          </w:rPr>
          <w:t xml:space="preserve">: </w:t>
        </w:r>
        <w:r w:rsidRPr="00E80313">
          <w:rPr>
            <w:b/>
            <w:bCs/>
            <w:color w:val="1A3A5C"/>
            <w:lang w:val="en-US"/>
          </w:rPr>
          <w:t>[RFC9421]</w:t>
        </w:r>
        <w:r w:rsidRPr="00E80313">
          <w:rPr>
            <w:lang w:val="en-US"/>
          </w:rPr>
          <w:t xml:space="preserve">, </w:t>
        </w:r>
        <w:proofErr w:type="spellStart"/>
        <w:r w:rsidRPr="00E80313">
          <w:rPr>
            <w:lang w:val="en-US"/>
          </w:rPr>
          <w:t>Abschnitt</w:t>
        </w:r>
        <w:proofErr w:type="spellEnd"/>
        <w:r w:rsidRPr="00E80313">
          <w:rPr>
            <w:lang w:val="en-US"/>
          </w:rPr>
          <w:t xml:space="preserve"> 2.3 (Creating the Signature Base).</w:t>
        </w:r>
      </w:ins>
    </w:p>
    <w:p w14:paraId="28F84AB8" w14:textId="77777777" w:rsidR="004878EC" w:rsidRDefault="004878EC" w:rsidP="004878EC">
      <w:pPr>
        <w:rPr>
          <w:ins w:id="200" w:author="Edgar Jung" w:date="2026-06-21T14:22:00Z" w16du:dateUtc="2026-06-21T12:22:00Z"/>
        </w:rPr>
      </w:pPr>
      <w:ins w:id="201" w:author="Edgar Jung" w:date="2026-06-21T14:22:00Z" w16du:dateUtc="2026-06-21T12:22:00Z">
        <w:r>
          <w:rPr>
            <w:color w:val="C20000"/>
          </w:rPr>
          <w:t xml:space="preserve">MUST </w:t>
        </w:r>
        <w:r>
          <w:t>Aus den in Schritt 3.3.3 deklarierten Feldern MUSS die Signaturbasis nach dem in [RFC9421, §2.3] exakt normierten Format konstruiert werden: Jede Komponente wird als eigene Zeile im Format "</w:t>
        </w:r>
        <w:proofErr w:type="spellStart"/>
        <w:r>
          <w:t>komponentenname</w:t>
        </w:r>
        <w:proofErr w:type="spellEnd"/>
        <w:r>
          <w:t>": wert dargestellt; die letzte Zeile besteht immer aus "@</w:t>
        </w:r>
        <w:proofErr w:type="spellStart"/>
        <w:r>
          <w:t>signature-params</w:t>
        </w:r>
        <w:proofErr w:type="spellEnd"/>
        <w:r>
          <w:t xml:space="preserve">" mit dem vollständigen Wert des </w:t>
        </w:r>
        <w:proofErr w:type="spellStart"/>
        <w:r>
          <w:t>Signature</w:t>
        </w:r>
        <w:proofErr w:type="spellEnd"/>
        <w:r>
          <w:t xml:space="preserve">-Input-Headers. Zeilen werden durch das </w:t>
        </w:r>
        <w:proofErr w:type="spellStart"/>
        <w:r>
          <w:t>Newline</w:t>
        </w:r>
        <w:proofErr w:type="spellEnd"/>
        <w:r>
          <w:t>-Zeichen (LF, 0x0A) getrennt, ohne abschließenden Zeilenumbruch nach der letzten Zeile.</w:t>
        </w:r>
      </w:ins>
    </w:p>
    <w:p w14:paraId="5857313C" w14:textId="77777777" w:rsidR="004878EC" w:rsidRDefault="004878EC" w:rsidP="004878EC">
      <w:pPr>
        <w:rPr>
          <w:ins w:id="202" w:author="Edgar Jung" w:date="2026-06-21T14:22:00Z" w16du:dateUtc="2026-06-21T12:22:00Z"/>
        </w:rPr>
      </w:pPr>
      <w:ins w:id="203" w:author="Edgar Jung" w:date="2026-06-21T14:22:00Z" w16du:dateUtc="2026-06-21T12:22:00Z">
        <w:r>
          <w:t>Dieses normierte Format ist der entscheidende Unterschied zum bisherigen proprietären Verfahren: Während die bisherige Hash-Konkatenation M = Hash(URI) + Hash(Payload) + ... keine eindeutige, internationale Spezifikation hatte und in der Praxis zu inkompatiblen Implementierungen führte, ist die Signaturbasis nach RFC 9421 byteweise reproduzierbar — vorausgesetzt, beide Seiten implementieren exakt dieselbe Feldreihenfolge aus Schritt 3.3.3.</w:t>
        </w:r>
      </w:ins>
    </w:p>
    <w:p w14:paraId="2408B413" w14:textId="77777777" w:rsidR="004878EC" w:rsidRDefault="004878EC" w:rsidP="004878EC">
      <w:pPr>
        <w:rPr>
          <w:ins w:id="204" w:author="Edgar Jung" w:date="2026-06-21T14:22:00Z" w16du:dateUtc="2026-06-21T12:22:00Z"/>
        </w:rPr>
      </w:pPr>
      <w:ins w:id="205" w:author="Edgar Jung" w:date="2026-06-21T14:22:00Z" w16du:dateUtc="2026-06-21T12:22:00Z">
        <w:r>
          <w:rPr>
            <w:b/>
            <w:bCs/>
          </w:rPr>
          <w:t xml:space="preserve">Beispiel: </w:t>
        </w:r>
        <w:r>
          <w:t>Die vollständige Signaturbasis für den Beispiel-Request lautet:</w:t>
        </w:r>
      </w:ins>
    </w:p>
    <w:p w14:paraId="7CF0F83E" w14:textId="77777777" w:rsidR="004878EC" w:rsidRPr="00E80313" w:rsidRDefault="004878EC" w:rsidP="004878EC">
      <w:pPr>
        <w:rPr>
          <w:ins w:id="206" w:author="Edgar Jung" w:date="2026-06-21T14:22:00Z" w16du:dateUtc="2026-06-21T12:22:00Z"/>
          <w:lang w:val="en-US"/>
        </w:rPr>
      </w:pPr>
      <w:ins w:id="207" w:author="Edgar Jung" w:date="2026-06-21T14:22:00Z" w16du:dateUtc="2026-06-21T12:22:00Z">
        <w:r w:rsidRPr="00E80313">
          <w:rPr>
            <w:rFonts w:ascii="Courier New" w:hAnsi="Courier New"/>
            <w:sz w:val="18"/>
            <w:lang w:val="en-US"/>
          </w:rPr>
          <w:t>"@method": POST</w:t>
        </w:r>
      </w:ins>
    </w:p>
    <w:p w14:paraId="43705D55" w14:textId="77777777" w:rsidR="004878EC" w:rsidRPr="00E80313" w:rsidRDefault="004878EC" w:rsidP="004878EC">
      <w:pPr>
        <w:rPr>
          <w:ins w:id="208" w:author="Edgar Jung" w:date="2026-06-21T14:22:00Z" w16du:dateUtc="2026-06-21T12:22:00Z"/>
          <w:lang w:val="en-US"/>
        </w:rPr>
      </w:pPr>
      <w:ins w:id="209" w:author="Edgar Jung" w:date="2026-06-21T14:22:00Z" w16du:dateUtc="2026-06-21T12:22:00Z">
        <w:r w:rsidRPr="00E80313">
          <w:rPr>
            <w:rFonts w:ascii="Courier New" w:hAnsi="Courier New"/>
            <w:sz w:val="18"/>
            <w:lang w:val="en-US"/>
          </w:rPr>
          <w:t>"@path": /</w:t>
        </w:r>
        <w:proofErr w:type="spellStart"/>
        <w:r w:rsidRPr="00E80313">
          <w:rPr>
            <w:rFonts w:ascii="Courier New" w:hAnsi="Courier New"/>
            <w:sz w:val="18"/>
            <w:lang w:val="en-US"/>
          </w:rPr>
          <w:t>malo</w:t>
        </w:r>
        <w:proofErr w:type="spellEnd"/>
        <w:r w:rsidRPr="00E80313">
          <w:rPr>
            <w:rFonts w:ascii="Courier New" w:hAnsi="Courier New"/>
            <w:sz w:val="18"/>
            <w:lang w:val="en-US"/>
          </w:rPr>
          <w:t>/ident</w:t>
        </w:r>
      </w:ins>
    </w:p>
    <w:p w14:paraId="48B954A1" w14:textId="77777777" w:rsidR="004878EC" w:rsidRPr="00E80313" w:rsidRDefault="004878EC" w:rsidP="004878EC">
      <w:pPr>
        <w:rPr>
          <w:ins w:id="210" w:author="Edgar Jung" w:date="2026-06-21T14:22:00Z" w16du:dateUtc="2026-06-21T12:22:00Z"/>
          <w:lang w:val="en-US"/>
        </w:rPr>
      </w:pPr>
      <w:ins w:id="211" w:author="Edgar Jung" w:date="2026-06-21T14:22:00Z" w16du:dateUtc="2026-06-21T12:22:00Z">
        <w:r w:rsidRPr="00E80313">
          <w:rPr>
            <w:rFonts w:ascii="Courier New" w:hAnsi="Courier New"/>
            <w:sz w:val="18"/>
            <w:lang w:val="en-US"/>
          </w:rPr>
          <w:t>"@authority": mabishub.com</w:t>
        </w:r>
      </w:ins>
    </w:p>
    <w:p w14:paraId="08F07AA9" w14:textId="77777777" w:rsidR="004878EC" w:rsidRPr="00E80313" w:rsidRDefault="004878EC" w:rsidP="004878EC">
      <w:pPr>
        <w:rPr>
          <w:ins w:id="212" w:author="Edgar Jung" w:date="2026-06-21T14:22:00Z" w16du:dateUtc="2026-06-21T12:22:00Z"/>
          <w:lang w:val="en-US"/>
        </w:rPr>
      </w:pPr>
      <w:ins w:id="213" w:author="Edgar Jung" w:date="2026-06-21T14:22:00Z" w16du:dateUtc="2026-06-21T12:22:00Z">
        <w:r w:rsidRPr="00E80313">
          <w:rPr>
            <w:rFonts w:ascii="Courier New" w:hAnsi="Courier New"/>
            <w:sz w:val="18"/>
            <w:lang w:val="en-US"/>
          </w:rPr>
          <w:t>"content-type": application/</w:t>
        </w:r>
        <w:proofErr w:type="spellStart"/>
        <w:r w:rsidRPr="00E80313">
          <w:rPr>
            <w:rFonts w:ascii="Courier New" w:hAnsi="Courier New"/>
            <w:sz w:val="18"/>
            <w:lang w:val="en-US"/>
          </w:rPr>
          <w:t>json</w:t>
        </w:r>
        <w:proofErr w:type="spellEnd"/>
      </w:ins>
    </w:p>
    <w:p w14:paraId="0C9E5487" w14:textId="77777777" w:rsidR="004878EC" w:rsidRPr="00E80313" w:rsidRDefault="004878EC" w:rsidP="004878EC">
      <w:pPr>
        <w:rPr>
          <w:ins w:id="214" w:author="Edgar Jung" w:date="2026-06-21T14:22:00Z" w16du:dateUtc="2026-06-21T12:22:00Z"/>
          <w:lang w:val="en-US"/>
        </w:rPr>
      </w:pPr>
      <w:ins w:id="215" w:author="Edgar Jung" w:date="2026-06-21T14:22:00Z" w16du:dateUtc="2026-06-21T12:22:00Z">
        <w:r w:rsidRPr="00E80313">
          <w:rPr>
            <w:rFonts w:ascii="Courier New" w:hAnsi="Courier New"/>
            <w:sz w:val="18"/>
            <w:lang w:val="en-US"/>
          </w:rPr>
          <w:t>"content-digest": sha-256=:X4vRVA7xH2sP3kLmN8qT1uWzYdFbJcOeGiKpQsSv2nA=:</w:t>
        </w:r>
      </w:ins>
    </w:p>
    <w:p w14:paraId="311D7C30" w14:textId="77777777" w:rsidR="004878EC" w:rsidRPr="00E80313" w:rsidRDefault="004878EC" w:rsidP="004878EC">
      <w:pPr>
        <w:rPr>
          <w:ins w:id="216" w:author="Edgar Jung" w:date="2026-06-21T14:22:00Z" w16du:dateUtc="2026-06-21T12:22:00Z"/>
          <w:lang w:val="en-US"/>
        </w:rPr>
      </w:pPr>
      <w:ins w:id="217" w:author="Edgar Jung" w:date="2026-06-21T14:22:00Z" w16du:dateUtc="2026-06-21T12:22:00Z">
        <w:r w:rsidRPr="00E80313">
          <w:rPr>
            <w:rFonts w:ascii="Courier New" w:hAnsi="Courier New"/>
            <w:sz w:val="18"/>
            <w:lang w:val="en-US"/>
          </w:rPr>
          <w:t>"date": Sun, 01 Jun 2026 10:15:30 GMT</w:t>
        </w:r>
      </w:ins>
    </w:p>
    <w:p w14:paraId="5331F94E" w14:textId="77777777" w:rsidR="004878EC" w:rsidRPr="00E80313" w:rsidRDefault="004878EC" w:rsidP="004878EC">
      <w:pPr>
        <w:rPr>
          <w:ins w:id="218" w:author="Edgar Jung" w:date="2026-06-21T14:22:00Z" w16du:dateUtc="2026-06-21T12:22:00Z"/>
          <w:lang w:val="en-US"/>
        </w:rPr>
      </w:pPr>
      <w:ins w:id="219" w:author="Edgar Jung" w:date="2026-06-21T14:22:00Z" w16du:dateUtc="2026-06-21T12:22:00Z">
        <w:r w:rsidRPr="00E80313">
          <w:rPr>
            <w:rFonts w:ascii="Courier New" w:hAnsi="Courier New"/>
            <w:sz w:val="18"/>
            <w:lang w:val="en-US"/>
          </w:rPr>
          <w:t>"x-request-id": 7b5d3e2a-4c1a-4c0b-xd99</w:t>
        </w:r>
      </w:ins>
    </w:p>
    <w:p w14:paraId="3F360432" w14:textId="77777777" w:rsidR="004878EC" w:rsidRPr="00E80313" w:rsidRDefault="004878EC" w:rsidP="004878EC">
      <w:pPr>
        <w:rPr>
          <w:ins w:id="220" w:author="Edgar Jung" w:date="2026-06-21T14:22:00Z" w16du:dateUtc="2026-06-21T12:22:00Z"/>
          <w:lang w:val="en-US"/>
        </w:rPr>
      </w:pPr>
      <w:ins w:id="221" w:author="Edgar Jung" w:date="2026-06-21T14:22:00Z" w16du:dateUtc="2026-06-21T12:22:00Z">
        <w:r w:rsidRPr="00E80313">
          <w:rPr>
            <w:rFonts w:ascii="Courier New" w:hAnsi="Courier New"/>
            <w:sz w:val="18"/>
            <w:lang w:val="en-US"/>
          </w:rPr>
          <w:t>"@signature-params": ("@method" "@path" "@authority" "content-type"</w:t>
        </w:r>
      </w:ins>
    </w:p>
    <w:p w14:paraId="164BCA5C" w14:textId="77777777" w:rsidR="004878EC" w:rsidRPr="00E80313" w:rsidRDefault="004878EC" w:rsidP="004878EC">
      <w:pPr>
        <w:rPr>
          <w:ins w:id="222" w:author="Edgar Jung" w:date="2026-06-21T14:22:00Z" w16du:dateUtc="2026-06-21T12:22:00Z"/>
          <w:lang w:val="en-US"/>
        </w:rPr>
      </w:pPr>
      <w:ins w:id="223" w:author="Edgar Jung" w:date="2026-06-21T14:22:00Z" w16du:dateUtc="2026-06-21T12:22:00Z">
        <w:r w:rsidRPr="00E80313">
          <w:rPr>
            <w:rFonts w:ascii="Courier New" w:hAnsi="Courier New"/>
            <w:sz w:val="18"/>
            <w:lang w:val="en-US"/>
          </w:rPr>
          <w:t xml:space="preserve">  "content-digest" "date" "x-request-id");</w:t>
        </w:r>
      </w:ins>
    </w:p>
    <w:p w14:paraId="749ED6E1" w14:textId="77777777" w:rsidR="004878EC" w:rsidRPr="00E80313" w:rsidRDefault="004878EC" w:rsidP="004878EC">
      <w:pPr>
        <w:rPr>
          <w:ins w:id="224" w:author="Edgar Jung" w:date="2026-06-21T14:22:00Z" w16du:dateUtc="2026-06-21T12:22:00Z"/>
          <w:lang w:val="en-US"/>
        </w:rPr>
      </w:pPr>
      <w:ins w:id="225" w:author="Edgar Jung" w:date="2026-06-21T14:22:00Z" w16du:dateUtc="2026-06-21T12:22:00Z">
        <w:r w:rsidRPr="00E80313">
          <w:rPr>
            <w:rFonts w:ascii="Courier New" w:hAnsi="Courier New"/>
            <w:sz w:val="18"/>
            <w:lang w:val="en-US"/>
          </w:rPr>
          <w:lastRenderedPageBreak/>
          <w:t xml:space="preserve">  created=1748772930;keyid="EMT.API.NB-12345";alg="ecdsa-p256-sha256"</w:t>
        </w:r>
      </w:ins>
    </w:p>
    <w:p w14:paraId="0CA65D11" w14:textId="77777777" w:rsidR="004878EC" w:rsidRDefault="004878EC" w:rsidP="004878EC">
      <w:pPr>
        <w:rPr>
          <w:ins w:id="226" w:author="Edgar Jung" w:date="2026-06-21T14:22:00Z" w16du:dateUtc="2026-06-21T12:22:00Z"/>
        </w:rPr>
      </w:pPr>
      <w:ins w:id="227" w:author="Edgar Jung" w:date="2026-06-21T14:22:00Z" w16du:dateUtc="2026-06-21T12:22:00Z">
        <w:r>
          <w:t>Diese Zeichenkette — und ausschließlich diese — ist die Eingabe für die kryptographische Signaturberechnung in Schritt 3.3.5.</w:t>
        </w:r>
      </w:ins>
    </w:p>
    <w:p w14:paraId="654D1B3B" w14:textId="77777777" w:rsidR="004878EC" w:rsidRDefault="004878EC" w:rsidP="004878EC">
      <w:pPr>
        <w:pStyle w:val="berschrift3"/>
        <w:rPr>
          <w:ins w:id="228" w:author="Edgar Jung" w:date="2026-06-21T14:22:00Z" w16du:dateUtc="2026-06-21T12:22:00Z"/>
        </w:rPr>
      </w:pPr>
      <w:ins w:id="229" w:author="Edgar Jung" w:date="2026-06-21T14:22:00Z" w16du:dateUtc="2026-06-21T12:22:00Z">
        <w:r>
          <w:t>Schritt 5 — Signatur berechnen</w:t>
        </w:r>
      </w:ins>
    </w:p>
    <w:p w14:paraId="5A1AA044" w14:textId="77777777" w:rsidR="004878EC" w:rsidRDefault="004878EC" w:rsidP="004878EC">
      <w:pPr>
        <w:rPr>
          <w:ins w:id="230" w:author="Edgar Jung" w:date="2026-06-21T14:22:00Z" w16du:dateUtc="2026-06-21T12:22:00Z"/>
        </w:rPr>
      </w:pPr>
      <w:ins w:id="231" w:author="Edgar Jung" w:date="2026-06-21T14:22:00Z" w16du:dateUtc="2026-06-21T12:22:00Z">
        <w:r>
          <w:rPr>
            <w:b/>
            <w:bCs/>
          </w:rPr>
          <w:t xml:space="preserve">Referenz: </w:t>
        </w:r>
        <w:r>
          <w:rPr>
            <w:b/>
            <w:bCs/>
            <w:color w:val="1A3A5C"/>
          </w:rPr>
          <w:t>[RFC9421]</w:t>
        </w:r>
        <w:r>
          <w:t xml:space="preserve">, Abschnitt 3.3 (ECDSA </w:t>
        </w:r>
        <w:proofErr w:type="spellStart"/>
        <w:r>
          <w:t>Using</w:t>
        </w:r>
        <w:proofErr w:type="spellEnd"/>
        <w:r>
          <w:t xml:space="preserve"> </w:t>
        </w:r>
        <w:proofErr w:type="spellStart"/>
        <w:r>
          <w:t>Curve</w:t>
        </w:r>
        <w:proofErr w:type="spellEnd"/>
        <w:r>
          <w:t xml:space="preserve"> P-256 DSS and SHA-256), in Verbindung mit [RFC7518], Abschnitt 3.4, [FIPS-186-5] und [TR03111].</w:t>
        </w:r>
      </w:ins>
    </w:p>
    <w:p w14:paraId="4A8337E1" w14:textId="77777777" w:rsidR="004878EC" w:rsidRDefault="004878EC" w:rsidP="004878EC">
      <w:pPr>
        <w:rPr>
          <w:ins w:id="232" w:author="Edgar Jung" w:date="2026-06-21T14:22:00Z" w16du:dateUtc="2026-06-21T12:22:00Z"/>
        </w:rPr>
      </w:pPr>
      <w:ins w:id="233" w:author="Edgar Jung" w:date="2026-06-21T14:22:00Z" w16du:dateUtc="2026-06-21T12:22:00Z">
        <w:r>
          <w:rPr>
            <w:color w:val="C20000"/>
          </w:rPr>
          <w:t xml:space="preserve">MUST </w:t>
        </w:r>
        <w:r>
          <w:t xml:space="preserve">Über die Signaturbasis aus Schritt 3.3.4 MUSS eine ECDSA-Signatur mit der Kurve P-256 und dem Hashalgorithmus SHA-256 berechnet werden: ECDSA(Signaturbasis, PKS, SHA-256), wobei PKS den privaten Signaturschlüssel des Senders bezeichnet. Das Ergebnis (r, s) MUSS im Plain-Format gemäß [TR03111] kodiert werden (je 32 Byte für r und s, 64 Byte gesamt, kein ASN.1-/DER-Wrapper) und anschließend gemäß [RFC4648], Kapitel 4, BASE64-kodiert im HTTP-Header </w:t>
        </w:r>
        <w:proofErr w:type="spellStart"/>
        <w:r>
          <w:t>Signature</w:t>
        </w:r>
        <w:proofErr w:type="spellEnd"/>
        <w:r>
          <w:t xml:space="preserve"> übertragen werden.</w:t>
        </w:r>
      </w:ins>
    </w:p>
    <w:p w14:paraId="27039126" w14:textId="77777777" w:rsidR="004878EC" w:rsidRDefault="004878EC" w:rsidP="004878EC">
      <w:pPr>
        <w:rPr>
          <w:ins w:id="234" w:author="Edgar Jung" w:date="2026-06-21T14:22:00Z" w16du:dateUtc="2026-06-21T12:22:00Z"/>
        </w:rPr>
      </w:pPr>
      <w:ins w:id="235" w:author="Edgar Jung" w:date="2026-06-21T14:22:00Z" w16du:dateUtc="2026-06-21T12:22:00Z">
        <w:r>
          <w:rPr>
            <w:b/>
            <w:bCs/>
          </w:rPr>
          <w:t xml:space="preserve">Beispiel: </w:t>
        </w:r>
        <w:r>
          <w:t>Der berechnete und kodierte Signaturwert für den Beispiel-Request ergibt folgenden Header:</w:t>
        </w:r>
      </w:ins>
    </w:p>
    <w:p w14:paraId="4EE4338C" w14:textId="77777777" w:rsidR="004878EC" w:rsidRDefault="004878EC" w:rsidP="004878EC">
      <w:pPr>
        <w:rPr>
          <w:ins w:id="236" w:author="Edgar Jung" w:date="2026-06-21T14:22:00Z" w16du:dateUtc="2026-06-21T12:22:00Z"/>
        </w:rPr>
      </w:pPr>
      <w:proofErr w:type="spellStart"/>
      <w:ins w:id="237" w:author="Edgar Jung" w:date="2026-06-21T14:22:00Z" w16du:dateUtc="2026-06-21T12:22:00Z">
        <w:r>
          <w:rPr>
            <w:rFonts w:ascii="Courier New" w:hAnsi="Courier New"/>
            <w:sz w:val="18"/>
          </w:rPr>
          <w:t>Signature</w:t>
        </w:r>
        <w:proofErr w:type="spellEnd"/>
        <w:r>
          <w:rPr>
            <w:rFonts w:ascii="Courier New" w:hAnsi="Courier New"/>
            <w:sz w:val="18"/>
          </w:rPr>
          <w:t>: sig1=:MEUCIQCx9vK2pX8mRtLsNwQzYcFbJdOeGiKpAsSv3nB1uWzYdA</w:t>
        </w:r>
      </w:ins>
    </w:p>
    <w:p w14:paraId="239A6C69" w14:textId="77777777" w:rsidR="004878EC" w:rsidRDefault="004878EC" w:rsidP="004878EC">
      <w:pPr>
        <w:rPr>
          <w:ins w:id="238" w:author="Edgar Jung" w:date="2026-06-21T14:22:00Z" w16du:dateUtc="2026-06-21T12:22:00Z"/>
        </w:rPr>
      </w:pPr>
      <w:ins w:id="239" w:author="Edgar Jung" w:date="2026-06-21T14:22:00Z" w16du:dateUtc="2026-06-21T12:22:00Z">
        <w:r>
          <w:rPr>
            <w:rFonts w:ascii="Courier New" w:hAnsi="Courier New"/>
            <w:sz w:val="18"/>
          </w:rPr>
          <w:t xml:space="preserve">  IgAP4vRVA7xH2sP3kLmN8qT1uWzYdFbJcOeGiKpQsSv2nABC:</w:t>
        </w:r>
      </w:ins>
    </w:p>
    <w:p w14:paraId="763DB6DB" w14:textId="77777777" w:rsidR="004878EC" w:rsidRDefault="004878EC" w:rsidP="004878EC">
      <w:pPr>
        <w:rPr>
          <w:ins w:id="240" w:author="Edgar Jung" w:date="2026-06-21T14:22:00Z" w16du:dateUtc="2026-06-21T12:22:00Z"/>
        </w:rPr>
      </w:pPr>
      <w:ins w:id="241" w:author="Edgar Jung" w:date="2026-06-21T14:22:00Z" w16du:dateUtc="2026-06-21T12:22:00Z">
        <w:r>
          <w:rPr>
            <w:b/>
            <w:bCs/>
          </w:rPr>
          <w:t xml:space="preserve">Hinweis: </w:t>
        </w:r>
        <w:r>
          <w:t>Der Signaturwert ist ein Beispielwert zur Veranschaulichung des Formats; der tatsächliche Wert ergibt sich aus dem privaten SM-PKI-Schlüssel des jeweiligen Senders und ist für identische Eingaben mit unterschiedlichen Schlüsseln unterschiedlich.</w:t>
        </w:r>
      </w:ins>
    </w:p>
    <w:p w14:paraId="389CF109" w14:textId="77777777" w:rsidR="004878EC" w:rsidRDefault="004878EC" w:rsidP="004878EC">
      <w:pPr>
        <w:pStyle w:val="berschrift3"/>
        <w:rPr>
          <w:ins w:id="242" w:author="Edgar Jung" w:date="2026-06-21T14:22:00Z" w16du:dateUtc="2026-06-21T12:22:00Z"/>
        </w:rPr>
      </w:pPr>
      <w:ins w:id="243" w:author="Edgar Jung" w:date="2026-06-21T14:22:00Z" w16du:dateUtc="2026-06-21T12:22:00Z">
        <w:r>
          <w:t>Replay-Schutz</w:t>
        </w:r>
      </w:ins>
    </w:p>
    <w:p w14:paraId="77D7BB4F" w14:textId="77777777" w:rsidR="004878EC" w:rsidRDefault="004878EC" w:rsidP="004878EC">
      <w:pPr>
        <w:rPr>
          <w:ins w:id="244" w:author="Edgar Jung" w:date="2026-06-21T14:22:00Z" w16du:dateUtc="2026-06-21T12:22:00Z"/>
        </w:rPr>
      </w:pPr>
      <w:ins w:id="245" w:author="Edgar Jung" w:date="2026-06-21T14:22:00Z" w16du:dateUtc="2026-06-21T12:22:00Z">
        <w:r>
          <w:rPr>
            <w:b/>
            <w:bCs/>
          </w:rPr>
          <w:t xml:space="preserve">Referenz: </w:t>
        </w:r>
        <w:r>
          <w:rPr>
            <w:b/>
            <w:bCs/>
            <w:color w:val="1A3A5C"/>
          </w:rPr>
          <w:t>[RFC9421]</w:t>
        </w:r>
        <w:r>
          <w:t>, Abschnitt 2.5 (</w:t>
        </w:r>
        <w:proofErr w:type="spellStart"/>
        <w:r>
          <w:t>created</w:t>
        </w:r>
        <w:proofErr w:type="spellEnd"/>
        <w:r>
          <w:t>-Parameter) und Abschnitt 3.2 (</w:t>
        </w:r>
        <w:proofErr w:type="spellStart"/>
        <w:r>
          <w:t>Verifying</w:t>
        </w:r>
        <w:proofErr w:type="spellEnd"/>
        <w:r>
          <w:t xml:space="preserve"> a </w:t>
        </w:r>
        <w:proofErr w:type="spellStart"/>
        <w:r>
          <w:t>Signature</w:t>
        </w:r>
        <w:proofErr w:type="spellEnd"/>
        <w:r>
          <w:t>, insbesondere Verarbeitung des Zeitfensters).</w:t>
        </w:r>
      </w:ins>
    </w:p>
    <w:p w14:paraId="2A39CC1F" w14:textId="77777777" w:rsidR="004878EC" w:rsidRDefault="004878EC" w:rsidP="004878EC">
      <w:pPr>
        <w:rPr>
          <w:ins w:id="246" w:author="Edgar Jung" w:date="2026-06-21T14:22:00Z" w16du:dateUtc="2026-06-21T12:22:00Z"/>
        </w:rPr>
      </w:pPr>
      <w:ins w:id="247" w:author="Edgar Jung" w:date="2026-06-21T14:22:00Z" w16du:dateUtc="2026-06-21T12:22:00Z">
        <w:r>
          <w:t>Das bisherige Verfahren (Hash-Konkatenation, X-BDEW-SIGNATURE) enthielt keinen verbindlich spezifizierten Replay-Schutz: Eine abgefangene, gültig signierte Anfrage konnte beliebig oft wiederholt werden, ohne dass die Signatur ungültig wurde. RFC 9421 schließt diese Lücke durch zwei Mechanismen:</w:t>
        </w:r>
      </w:ins>
    </w:p>
    <w:p w14:paraId="06589602" w14:textId="77777777" w:rsidR="004878EC" w:rsidRDefault="004878EC" w:rsidP="004878EC">
      <w:pPr>
        <w:pStyle w:val="Aufzhlungszeichen"/>
        <w:rPr>
          <w:ins w:id="248" w:author="Edgar Jung" w:date="2026-06-21T14:22:00Z" w16du:dateUtc="2026-06-21T12:22:00Z"/>
        </w:rPr>
      </w:pPr>
      <w:ins w:id="249" w:author="Edgar Jung" w:date="2026-06-21T14:22:00Z" w16du:dateUtc="2026-06-21T12:22:00Z">
        <w:r>
          <w:rPr>
            <w:color w:val="C20000"/>
          </w:rPr>
          <w:t xml:space="preserve">MUST </w:t>
        </w:r>
        <w:r>
          <w:t xml:space="preserve">Der </w:t>
        </w:r>
        <w:proofErr w:type="spellStart"/>
        <w:r>
          <w:rPr>
            <w:rFonts w:ascii="Courier New" w:hAnsi="Courier New"/>
            <w:sz w:val="18"/>
          </w:rPr>
          <w:t>created</w:t>
        </w:r>
        <w:proofErr w:type="spellEnd"/>
        <w:r>
          <w:t xml:space="preserve">-Parameter im </w:t>
        </w:r>
        <w:proofErr w:type="spellStart"/>
        <w:r>
          <w:t>Signature</w:t>
        </w:r>
        <w:proofErr w:type="spellEnd"/>
        <w:r>
          <w:t>-Input (Schritt 3.3.3) MUSS den Unix-</w:t>
        </w:r>
        <w:proofErr w:type="spellStart"/>
        <w:r>
          <w:t>Timestamp</w:t>
        </w:r>
        <w:proofErr w:type="spellEnd"/>
        <w:r>
          <w:t xml:space="preserve"> der Signaturerstellung enthalten [RFC9421, §2.5]. Da dieser Parameter Teil der Signaturbasis ist, kann er nicht nachträglich verändert werden, ohne die Signatur ungültig zu machen.</w:t>
        </w:r>
      </w:ins>
    </w:p>
    <w:p w14:paraId="0F7F8EEA" w14:textId="77777777" w:rsidR="004878EC" w:rsidRDefault="004878EC" w:rsidP="004878EC">
      <w:pPr>
        <w:pStyle w:val="Aufzhlungszeichen"/>
        <w:rPr>
          <w:ins w:id="250" w:author="Edgar Jung" w:date="2026-06-21T14:22:00Z" w16du:dateUtc="2026-06-21T12:22:00Z"/>
        </w:rPr>
      </w:pPr>
      <w:ins w:id="251" w:author="Edgar Jung" w:date="2026-06-21T14:22:00Z" w16du:dateUtc="2026-06-21T12:22:00Z">
        <w:r>
          <w:rPr>
            <w:color w:val="C20000"/>
          </w:rPr>
          <w:t xml:space="preserve">MUST </w:t>
        </w:r>
        <w:r>
          <w:t xml:space="preserve">Der empfangende Server MUSS </w:t>
        </w:r>
        <w:proofErr w:type="spellStart"/>
        <w:r>
          <w:t>Requests</w:t>
        </w:r>
        <w:proofErr w:type="spellEnd"/>
        <w:r>
          <w:t xml:space="preserve"> ablehnen, deren </w:t>
        </w:r>
        <w:proofErr w:type="spellStart"/>
        <w:r>
          <w:rPr>
            <w:rFonts w:ascii="Courier New" w:hAnsi="Courier New"/>
            <w:sz w:val="18"/>
          </w:rPr>
          <w:t>created</w:t>
        </w:r>
        <w:proofErr w:type="spellEnd"/>
        <w:r>
          <w:t xml:space="preserve">-Wert außerhalb eines konfigurierbaren Akzeptanzfensters liegt (empfohlen: ±300 Sekunden) [RFC9421, §3.2]. Anfragen mit einem </w:t>
        </w:r>
        <w:proofErr w:type="spellStart"/>
        <w:r>
          <w:rPr>
            <w:rFonts w:ascii="Courier New" w:hAnsi="Courier New"/>
            <w:sz w:val="18"/>
          </w:rPr>
          <w:t>created</w:t>
        </w:r>
        <w:proofErr w:type="spellEnd"/>
        <w:r>
          <w:t>-Wert, der weiter als das Akzeptanzfenster in der Vergangenheit liegt, MÜSSEN mit HTTP-Status 401 abgelehnt werden.</w:t>
        </w:r>
      </w:ins>
    </w:p>
    <w:p w14:paraId="2B9A65B9" w14:textId="77777777" w:rsidR="004878EC" w:rsidRDefault="004878EC" w:rsidP="004878EC">
      <w:pPr>
        <w:pStyle w:val="Aufzhlungszeichen"/>
        <w:rPr>
          <w:ins w:id="252" w:author="Edgar Jung" w:date="2026-06-21T14:22:00Z" w16du:dateUtc="2026-06-21T12:22:00Z"/>
        </w:rPr>
      </w:pPr>
      <w:ins w:id="253" w:author="Edgar Jung" w:date="2026-06-21T14:22:00Z" w16du:dateUtc="2026-06-21T12:22:00Z">
        <w:r>
          <w:rPr>
            <w:color w:val="C20000"/>
          </w:rPr>
          <w:t xml:space="preserve">SHOULD </w:t>
        </w:r>
        <w:r>
          <w:t xml:space="preserve">Der empfangende Server SOLLTE zusätzlich sicherstellen, dass die Kombination aus </w:t>
        </w:r>
        <w:proofErr w:type="spellStart"/>
        <w:r>
          <w:rPr>
            <w:rFonts w:ascii="Courier New" w:hAnsi="Courier New"/>
            <w:sz w:val="18"/>
          </w:rPr>
          <w:t>keyid</w:t>
        </w:r>
        <w:proofErr w:type="spellEnd"/>
        <w:r>
          <w:t xml:space="preserve"> und </w:t>
        </w:r>
        <w:proofErr w:type="spellStart"/>
        <w:r>
          <w:rPr>
            <w:rFonts w:ascii="Courier New" w:hAnsi="Courier New"/>
            <w:sz w:val="18"/>
          </w:rPr>
          <w:t>created</w:t>
        </w:r>
        <w:proofErr w:type="spellEnd"/>
        <w:r>
          <w:t xml:space="preserve"> innerhalb des Akzeptanzfensters nicht mehrfach verarbeitet wird (Nonce-Prüfung durch kurzfristige Zwischenspeicherung bereits verarbeiteter Signaturwerte).</w:t>
        </w:r>
      </w:ins>
    </w:p>
    <w:p w14:paraId="5D3D4552" w14:textId="77777777" w:rsidR="004878EC" w:rsidRDefault="004878EC" w:rsidP="004878EC">
      <w:pPr>
        <w:rPr>
          <w:ins w:id="254" w:author="Edgar Jung" w:date="2026-06-21T14:22:00Z" w16du:dateUtc="2026-06-21T12:22:00Z"/>
        </w:rPr>
      </w:pPr>
      <w:ins w:id="255" w:author="Edgar Jung" w:date="2026-06-21T14:22:00Z" w16du:dateUtc="2026-06-21T12:22:00Z">
        <w:r>
          <w:lastRenderedPageBreak/>
          <w:t>Da @method und @path Teil der Signaturbasis sind (Schritt 3.3.4), ist zusätzlich ausgeschlossen, dass ein gültig signierter Request auf einen anderen Endpunkt oder mit einer anderen HTTP-Methode wiederverwendet wird: Ein für POST /</w:t>
        </w:r>
        <w:proofErr w:type="spellStart"/>
        <w:r>
          <w:t>malo</w:t>
        </w:r>
        <w:proofErr w:type="spellEnd"/>
        <w:r>
          <w:t>/ident signierter Request ist nicht für POST /</w:t>
        </w:r>
        <w:proofErr w:type="spellStart"/>
        <w:r>
          <w:t>malo</w:t>
        </w:r>
        <w:proofErr w:type="spellEnd"/>
        <w:r>
          <w:t>/</w:t>
        </w:r>
        <w:proofErr w:type="spellStart"/>
        <w:r>
          <w:t>delete</w:t>
        </w:r>
        <w:proofErr w:type="spellEnd"/>
        <w:r>
          <w:t xml:space="preserve"> oder GET /</w:t>
        </w:r>
        <w:proofErr w:type="spellStart"/>
        <w:r>
          <w:t>malo</w:t>
        </w:r>
        <w:proofErr w:type="spellEnd"/>
        <w:r>
          <w:t>/ident gültig.</w:t>
        </w:r>
      </w:ins>
    </w:p>
    <w:p w14:paraId="12992FD6" w14:textId="77777777" w:rsidR="004878EC" w:rsidRDefault="004878EC" w:rsidP="004878EC">
      <w:pPr>
        <w:pStyle w:val="berschrift3"/>
        <w:rPr>
          <w:ins w:id="256" w:author="Edgar Jung" w:date="2026-06-21T14:22:00Z" w16du:dateUtc="2026-06-21T12:22:00Z"/>
        </w:rPr>
      </w:pPr>
      <w:ins w:id="257" w:author="Edgar Jung" w:date="2026-06-21T14:22:00Z" w16du:dateUtc="2026-06-21T12:22:00Z">
        <w:r>
          <w:t>Vollständiger signierter Request</w:t>
        </w:r>
      </w:ins>
    </w:p>
    <w:p w14:paraId="19CCDE71" w14:textId="77777777" w:rsidR="004878EC" w:rsidRDefault="004878EC" w:rsidP="004878EC">
      <w:pPr>
        <w:rPr>
          <w:ins w:id="258" w:author="Edgar Jung" w:date="2026-06-21T14:22:00Z" w16du:dateUtc="2026-06-21T12:22:00Z"/>
        </w:rPr>
      </w:pPr>
      <w:ins w:id="259" w:author="Edgar Jung" w:date="2026-06-21T14:22:00Z" w16du:dateUtc="2026-06-21T12:22:00Z">
        <w:r>
          <w:t>Aus den fünf Schritten ergibt sich der vollständige, signierte HTTP/2-Request:</w:t>
        </w:r>
      </w:ins>
    </w:p>
    <w:p w14:paraId="637E4348" w14:textId="77777777" w:rsidR="004878EC" w:rsidRPr="00E80313" w:rsidRDefault="004878EC" w:rsidP="004878EC">
      <w:pPr>
        <w:rPr>
          <w:ins w:id="260" w:author="Edgar Jung" w:date="2026-06-21T14:22:00Z" w16du:dateUtc="2026-06-21T12:22:00Z"/>
          <w:lang w:val="en-US"/>
        </w:rPr>
      </w:pPr>
      <w:ins w:id="261" w:author="Edgar Jung" w:date="2026-06-21T14:22:00Z" w16du:dateUtc="2026-06-21T12:22:00Z">
        <w:r w:rsidRPr="00E80313">
          <w:rPr>
            <w:rFonts w:ascii="Courier New" w:hAnsi="Courier New"/>
            <w:sz w:val="18"/>
            <w:lang w:val="en-US"/>
          </w:rPr>
          <w:t>POST /</w:t>
        </w:r>
        <w:proofErr w:type="spellStart"/>
        <w:r w:rsidRPr="00E80313">
          <w:rPr>
            <w:rFonts w:ascii="Courier New" w:hAnsi="Courier New"/>
            <w:sz w:val="18"/>
            <w:lang w:val="en-US"/>
          </w:rPr>
          <w:t>malo</w:t>
        </w:r>
        <w:proofErr w:type="spellEnd"/>
        <w:r w:rsidRPr="00E80313">
          <w:rPr>
            <w:rFonts w:ascii="Courier New" w:hAnsi="Courier New"/>
            <w:sz w:val="18"/>
            <w:lang w:val="en-US"/>
          </w:rPr>
          <w:t>/ident HTTP/2</w:t>
        </w:r>
      </w:ins>
    </w:p>
    <w:p w14:paraId="7DE7FDC4" w14:textId="77777777" w:rsidR="004878EC" w:rsidRPr="00E80313" w:rsidRDefault="004878EC" w:rsidP="004878EC">
      <w:pPr>
        <w:rPr>
          <w:ins w:id="262" w:author="Edgar Jung" w:date="2026-06-21T14:22:00Z" w16du:dateUtc="2026-06-21T12:22:00Z"/>
          <w:lang w:val="en-US"/>
        </w:rPr>
      </w:pPr>
      <w:ins w:id="263" w:author="Edgar Jung" w:date="2026-06-21T14:22:00Z" w16du:dateUtc="2026-06-21T12:22:00Z">
        <w:r w:rsidRPr="00E80313">
          <w:rPr>
            <w:rFonts w:ascii="Courier New" w:hAnsi="Courier New"/>
            <w:sz w:val="18"/>
            <w:lang w:val="en-US"/>
          </w:rPr>
          <w:t>Host: mabishub.com</w:t>
        </w:r>
      </w:ins>
    </w:p>
    <w:p w14:paraId="47FF3586" w14:textId="77777777" w:rsidR="004878EC" w:rsidRPr="00E80313" w:rsidRDefault="004878EC" w:rsidP="004878EC">
      <w:pPr>
        <w:rPr>
          <w:ins w:id="264" w:author="Edgar Jung" w:date="2026-06-21T14:22:00Z" w16du:dateUtc="2026-06-21T12:22:00Z"/>
          <w:lang w:val="en-US"/>
        </w:rPr>
      </w:pPr>
      <w:ins w:id="265" w:author="Edgar Jung" w:date="2026-06-21T14:22:00Z" w16du:dateUtc="2026-06-21T12:22:00Z">
        <w:r w:rsidRPr="00E80313">
          <w:rPr>
            <w:rFonts w:ascii="Courier New" w:hAnsi="Courier New"/>
            <w:sz w:val="18"/>
            <w:lang w:val="en-US"/>
          </w:rPr>
          <w:t>Content-Type: application/</w:t>
        </w:r>
        <w:proofErr w:type="spellStart"/>
        <w:r w:rsidRPr="00E80313">
          <w:rPr>
            <w:rFonts w:ascii="Courier New" w:hAnsi="Courier New"/>
            <w:sz w:val="18"/>
            <w:lang w:val="en-US"/>
          </w:rPr>
          <w:t>json</w:t>
        </w:r>
        <w:proofErr w:type="spellEnd"/>
      </w:ins>
    </w:p>
    <w:p w14:paraId="24B5301F" w14:textId="77777777" w:rsidR="004878EC" w:rsidRPr="00E80313" w:rsidRDefault="004878EC" w:rsidP="004878EC">
      <w:pPr>
        <w:rPr>
          <w:ins w:id="266" w:author="Edgar Jung" w:date="2026-06-21T14:22:00Z" w16du:dateUtc="2026-06-21T12:22:00Z"/>
          <w:lang w:val="en-US"/>
        </w:rPr>
      </w:pPr>
      <w:ins w:id="267" w:author="Edgar Jung" w:date="2026-06-21T14:22:00Z" w16du:dateUtc="2026-06-21T12:22:00Z">
        <w:r w:rsidRPr="00E80313">
          <w:rPr>
            <w:rFonts w:ascii="Courier New" w:hAnsi="Courier New"/>
            <w:sz w:val="18"/>
            <w:lang w:val="en-US"/>
          </w:rPr>
          <w:t>Accept: application/</w:t>
        </w:r>
        <w:proofErr w:type="spellStart"/>
        <w:r w:rsidRPr="00E80313">
          <w:rPr>
            <w:rFonts w:ascii="Courier New" w:hAnsi="Courier New"/>
            <w:sz w:val="18"/>
            <w:lang w:val="en-US"/>
          </w:rPr>
          <w:t>json</w:t>
        </w:r>
        <w:proofErr w:type="spellEnd"/>
      </w:ins>
    </w:p>
    <w:p w14:paraId="5603D1F4" w14:textId="77777777" w:rsidR="004878EC" w:rsidRPr="00E80313" w:rsidRDefault="004878EC" w:rsidP="004878EC">
      <w:pPr>
        <w:rPr>
          <w:ins w:id="268" w:author="Edgar Jung" w:date="2026-06-21T14:22:00Z" w16du:dateUtc="2026-06-21T12:22:00Z"/>
          <w:lang w:val="en-US"/>
        </w:rPr>
      </w:pPr>
      <w:ins w:id="269" w:author="Edgar Jung" w:date="2026-06-21T14:22:00Z" w16du:dateUtc="2026-06-21T12:22:00Z">
        <w:r w:rsidRPr="00E80313">
          <w:rPr>
            <w:rFonts w:ascii="Courier New" w:hAnsi="Courier New"/>
            <w:sz w:val="18"/>
            <w:lang w:val="en-US"/>
          </w:rPr>
          <w:t>Date: Sun, 01 Jun 2026 10:15:30 GMT</w:t>
        </w:r>
      </w:ins>
    </w:p>
    <w:p w14:paraId="6B9A5C6C" w14:textId="77777777" w:rsidR="004878EC" w:rsidRPr="00E80313" w:rsidRDefault="004878EC" w:rsidP="004878EC">
      <w:pPr>
        <w:rPr>
          <w:ins w:id="270" w:author="Edgar Jung" w:date="2026-06-21T14:22:00Z" w16du:dateUtc="2026-06-21T12:22:00Z"/>
          <w:lang w:val="en-US"/>
        </w:rPr>
      </w:pPr>
      <w:ins w:id="271" w:author="Edgar Jung" w:date="2026-06-21T14:22:00Z" w16du:dateUtc="2026-06-21T12:22:00Z">
        <w:r w:rsidRPr="00E80313">
          <w:rPr>
            <w:rFonts w:ascii="Courier New" w:hAnsi="Courier New"/>
            <w:sz w:val="18"/>
            <w:lang w:val="en-US"/>
          </w:rPr>
          <w:t>X-Request-Id: 7b5d3e2a-4c1a-4c0b-xd99</w:t>
        </w:r>
      </w:ins>
    </w:p>
    <w:p w14:paraId="1BD892D3" w14:textId="77777777" w:rsidR="004878EC" w:rsidRPr="00E80313" w:rsidRDefault="004878EC" w:rsidP="004878EC">
      <w:pPr>
        <w:rPr>
          <w:ins w:id="272" w:author="Edgar Jung" w:date="2026-06-21T14:22:00Z" w16du:dateUtc="2026-06-21T12:22:00Z"/>
          <w:lang w:val="en-US"/>
        </w:rPr>
      </w:pPr>
      <w:ins w:id="273" w:author="Edgar Jung" w:date="2026-06-21T14:22:00Z" w16du:dateUtc="2026-06-21T12:22:00Z">
        <w:r w:rsidRPr="00E80313">
          <w:rPr>
            <w:rFonts w:ascii="Courier New" w:hAnsi="Courier New"/>
            <w:sz w:val="18"/>
            <w:lang w:val="en-US"/>
          </w:rPr>
          <w:t xml:space="preserve">X-Api-Spec-Ref: </w:t>
        </w:r>
        <w:proofErr w:type="spellStart"/>
        <w:r w:rsidRPr="00E80313">
          <w:rPr>
            <w:rFonts w:ascii="Courier New" w:hAnsi="Courier New"/>
            <w:sz w:val="18"/>
            <w:lang w:val="en-US"/>
          </w:rPr>
          <w:t>git:EDI-Energy</w:t>
        </w:r>
        <w:proofErr w:type="spellEnd"/>
        <w:r w:rsidRPr="00E80313">
          <w:rPr>
            <w:rFonts w:ascii="Courier New" w:hAnsi="Courier New"/>
            <w:sz w:val="18"/>
            <w:lang w:val="en-US"/>
          </w:rPr>
          <w:t>/</w:t>
        </w:r>
        <w:proofErr w:type="spellStart"/>
        <w:r w:rsidRPr="00E80313">
          <w:rPr>
            <w:rFonts w:ascii="Courier New" w:hAnsi="Courier New"/>
            <w:sz w:val="18"/>
            <w:lang w:val="en-US"/>
          </w:rPr>
          <w:t>api</w:t>
        </w:r>
        <w:proofErr w:type="spellEnd"/>
        <w:r w:rsidRPr="00E80313">
          <w:rPr>
            <w:rFonts w:ascii="Courier New" w:hAnsi="Courier New"/>
            <w:sz w:val="18"/>
            <w:lang w:val="en-US"/>
          </w:rPr>
          <w:t>-electricity</w:t>
        </w:r>
      </w:ins>
    </w:p>
    <w:p w14:paraId="5E85583B" w14:textId="77777777" w:rsidR="004878EC" w:rsidRPr="00E80313" w:rsidRDefault="004878EC" w:rsidP="004878EC">
      <w:pPr>
        <w:rPr>
          <w:ins w:id="274" w:author="Edgar Jung" w:date="2026-06-21T14:22:00Z" w16du:dateUtc="2026-06-21T12:22:00Z"/>
          <w:lang w:val="en-US"/>
        </w:rPr>
      </w:pPr>
      <w:ins w:id="275" w:author="Edgar Jung" w:date="2026-06-21T14:22:00Z" w16du:dateUtc="2026-06-21T12:22:00Z">
        <w:r w:rsidRPr="00E80313">
          <w:rPr>
            <w:rFonts w:ascii="Courier New" w:hAnsi="Courier New"/>
            <w:sz w:val="18"/>
            <w:lang w:val="en-US"/>
          </w:rPr>
          <w:t>X-Api-Spec-Version: 1.2</w:t>
        </w:r>
      </w:ins>
    </w:p>
    <w:p w14:paraId="3C96B663" w14:textId="77777777" w:rsidR="004878EC" w:rsidRPr="00E80313" w:rsidRDefault="004878EC" w:rsidP="004878EC">
      <w:pPr>
        <w:rPr>
          <w:ins w:id="276" w:author="Edgar Jung" w:date="2026-06-21T14:22:00Z" w16du:dateUtc="2026-06-21T12:22:00Z"/>
          <w:lang w:val="en-US"/>
        </w:rPr>
      </w:pPr>
      <w:ins w:id="277" w:author="Edgar Jung" w:date="2026-06-21T14:22:00Z" w16du:dateUtc="2026-06-21T12:22:00Z">
        <w:r w:rsidRPr="00E80313">
          <w:rPr>
            <w:rFonts w:ascii="Courier New" w:hAnsi="Courier New"/>
            <w:sz w:val="18"/>
            <w:lang w:val="en-US"/>
          </w:rPr>
          <w:t>Content-Digest: sha-256=:X4vRVA7xH2sP3kLmN8qT1uWzYdFbJcOeGiKpQsSv2nA=:</w:t>
        </w:r>
      </w:ins>
    </w:p>
    <w:p w14:paraId="7CDFBD77" w14:textId="77777777" w:rsidR="004878EC" w:rsidRPr="00E80313" w:rsidRDefault="004878EC" w:rsidP="004878EC">
      <w:pPr>
        <w:rPr>
          <w:ins w:id="278" w:author="Edgar Jung" w:date="2026-06-21T14:22:00Z" w16du:dateUtc="2026-06-21T12:22:00Z"/>
          <w:lang w:val="en-US"/>
        </w:rPr>
      </w:pPr>
      <w:ins w:id="279" w:author="Edgar Jung" w:date="2026-06-21T14:22:00Z" w16du:dateUtc="2026-06-21T12:22:00Z">
        <w:r w:rsidRPr="00E80313">
          <w:rPr>
            <w:rFonts w:ascii="Courier New" w:hAnsi="Courier New"/>
            <w:sz w:val="18"/>
            <w:lang w:val="en-US"/>
          </w:rPr>
          <w:t>Signature-Input: sig1=("@method" "@path" "@authority" "content-type"</w:t>
        </w:r>
      </w:ins>
    </w:p>
    <w:p w14:paraId="2E7485B4" w14:textId="77777777" w:rsidR="004878EC" w:rsidRPr="00E80313" w:rsidRDefault="004878EC" w:rsidP="004878EC">
      <w:pPr>
        <w:rPr>
          <w:ins w:id="280" w:author="Edgar Jung" w:date="2026-06-21T14:22:00Z" w16du:dateUtc="2026-06-21T12:22:00Z"/>
          <w:lang w:val="en-US"/>
        </w:rPr>
      </w:pPr>
      <w:ins w:id="281" w:author="Edgar Jung" w:date="2026-06-21T14:22:00Z" w16du:dateUtc="2026-06-21T12:22:00Z">
        <w:r w:rsidRPr="00E80313">
          <w:rPr>
            <w:rFonts w:ascii="Courier New" w:hAnsi="Courier New"/>
            <w:sz w:val="18"/>
            <w:lang w:val="en-US"/>
          </w:rPr>
          <w:t xml:space="preserve">  "content-digest" "date" "x-request-id");</w:t>
        </w:r>
      </w:ins>
    </w:p>
    <w:p w14:paraId="473A0D74" w14:textId="77777777" w:rsidR="004878EC" w:rsidRPr="00E80313" w:rsidRDefault="004878EC" w:rsidP="004878EC">
      <w:pPr>
        <w:rPr>
          <w:ins w:id="282" w:author="Edgar Jung" w:date="2026-06-21T14:22:00Z" w16du:dateUtc="2026-06-21T12:22:00Z"/>
          <w:lang w:val="en-US"/>
        </w:rPr>
      </w:pPr>
      <w:ins w:id="283" w:author="Edgar Jung" w:date="2026-06-21T14:22:00Z" w16du:dateUtc="2026-06-21T12:22:00Z">
        <w:r w:rsidRPr="00E80313">
          <w:rPr>
            <w:rFonts w:ascii="Courier New" w:hAnsi="Courier New"/>
            <w:sz w:val="18"/>
            <w:lang w:val="en-US"/>
          </w:rPr>
          <w:t xml:space="preserve">  created=1748772930;keyid="EMT.API.NB-12345";alg="ecdsa-p256-sha256"</w:t>
        </w:r>
      </w:ins>
    </w:p>
    <w:p w14:paraId="1922E46C" w14:textId="77777777" w:rsidR="004878EC" w:rsidRPr="00E80313" w:rsidRDefault="004878EC" w:rsidP="004878EC">
      <w:pPr>
        <w:rPr>
          <w:ins w:id="284" w:author="Edgar Jung" w:date="2026-06-21T14:22:00Z" w16du:dateUtc="2026-06-21T12:22:00Z"/>
          <w:lang w:val="en-US"/>
        </w:rPr>
      </w:pPr>
      <w:ins w:id="285" w:author="Edgar Jung" w:date="2026-06-21T14:22:00Z" w16du:dateUtc="2026-06-21T12:22:00Z">
        <w:r w:rsidRPr="00E80313">
          <w:rPr>
            <w:rFonts w:ascii="Courier New" w:hAnsi="Courier New"/>
            <w:sz w:val="18"/>
            <w:lang w:val="en-US"/>
          </w:rPr>
          <w:t>Signature: sig1=:MEUCIQCx9vK2pX8mRtLsNwQzYcFbJdOeGiKpAsSv3nB1uWzYdA</w:t>
        </w:r>
      </w:ins>
    </w:p>
    <w:p w14:paraId="6AA1CF6F" w14:textId="77777777" w:rsidR="004878EC" w:rsidRPr="00E80313" w:rsidRDefault="004878EC" w:rsidP="004878EC">
      <w:pPr>
        <w:rPr>
          <w:ins w:id="286" w:author="Edgar Jung" w:date="2026-06-21T14:22:00Z" w16du:dateUtc="2026-06-21T12:22:00Z"/>
          <w:lang w:val="en-US"/>
        </w:rPr>
      </w:pPr>
      <w:ins w:id="287" w:author="Edgar Jung" w:date="2026-06-21T14:22:00Z" w16du:dateUtc="2026-06-21T12:22:00Z">
        <w:r w:rsidRPr="00E80313">
          <w:rPr>
            <w:rFonts w:ascii="Courier New" w:hAnsi="Courier New"/>
            <w:sz w:val="18"/>
            <w:lang w:val="en-US"/>
          </w:rPr>
          <w:t xml:space="preserve">  IgAP4vRVA7xH2sP3kLmN8qT1uWzYdFbJcOeGiKpQsSv2nABC:</w:t>
        </w:r>
      </w:ins>
    </w:p>
    <w:p w14:paraId="5C9FCB1C" w14:textId="77777777" w:rsidR="004878EC" w:rsidRPr="00E80313" w:rsidRDefault="004878EC" w:rsidP="004878EC">
      <w:pPr>
        <w:rPr>
          <w:ins w:id="288" w:author="Edgar Jung" w:date="2026-06-21T14:22:00Z" w16du:dateUtc="2026-06-21T12:22:00Z"/>
          <w:lang w:val="en-US"/>
        </w:rPr>
      </w:pPr>
    </w:p>
    <w:p w14:paraId="793FDFB0" w14:textId="77777777" w:rsidR="004878EC" w:rsidRPr="00E80313" w:rsidRDefault="004878EC" w:rsidP="004878EC">
      <w:pPr>
        <w:rPr>
          <w:ins w:id="289" w:author="Edgar Jung" w:date="2026-06-21T14:22:00Z" w16du:dateUtc="2026-06-21T12:22:00Z"/>
          <w:lang w:val="en-US"/>
        </w:rPr>
      </w:pPr>
      <w:ins w:id="290" w:author="Edgar Jung" w:date="2026-06-21T14:22:00Z" w16du:dateUtc="2026-06-21T12:22:00Z">
        <w:r w:rsidRPr="00E80313">
          <w:rPr>
            <w:rFonts w:ascii="Courier New" w:hAnsi="Courier New"/>
            <w:sz w:val="18"/>
            <w:lang w:val="en-US"/>
          </w:rPr>
          <w:t>{"address":{"zip":80001},"customerNumber":6024997}</w:t>
        </w:r>
      </w:ins>
    </w:p>
    <w:p w14:paraId="22756012" w14:textId="77777777" w:rsidR="004878EC" w:rsidRDefault="004878EC" w:rsidP="004878EC">
      <w:pPr>
        <w:pStyle w:val="berschrift3"/>
        <w:rPr>
          <w:ins w:id="291" w:author="Edgar Jung" w:date="2026-06-21T14:22:00Z" w16du:dateUtc="2026-06-21T12:22:00Z"/>
        </w:rPr>
      </w:pPr>
      <w:ins w:id="292" w:author="Edgar Jung" w:date="2026-06-21T14:22:00Z" w16du:dateUtc="2026-06-21T12:22:00Z">
        <w:r>
          <w:t>Verifikation auf Empfängerseite</w:t>
        </w:r>
      </w:ins>
    </w:p>
    <w:p w14:paraId="0BF35335" w14:textId="77777777" w:rsidR="004878EC" w:rsidRDefault="004878EC" w:rsidP="004878EC">
      <w:pPr>
        <w:rPr>
          <w:ins w:id="293" w:author="Edgar Jung" w:date="2026-06-21T14:22:00Z" w16du:dateUtc="2026-06-21T12:22:00Z"/>
        </w:rPr>
      </w:pPr>
      <w:ins w:id="294" w:author="Edgar Jung" w:date="2026-06-21T14:22:00Z" w16du:dateUtc="2026-06-21T12:22:00Z">
        <w:r>
          <w:t xml:space="preserve">Der Empfänger eines signierten </w:t>
        </w:r>
        <w:proofErr w:type="spellStart"/>
        <w:r>
          <w:t>Requests</w:t>
        </w:r>
        <w:proofErr w:type="spellEnd"/>
        <w:r>
          <w:t xml:space="preserve"> führt folgende Prüfschritte aus, bevor der Request fachlich verarbeitet wird [RFC9421, §3.2]:</w:t>
        </w:r>
      </w:ins>
    </w:p>
    <w:p w14:paraId="10CBC25E" w14:textId="77777777" w:rsidR="004878EC" w:rsidRDefault="004878EC" w:rsidP="004878EC">
      <w:pPr>
        <w:pStyle w:val="Aufzhlungszeichen"/>
        <w:rPr>
          <w:ins w:id="295" w:author="Edgar Jung" w:date="2026-06-21T14:22:00Z" w16du:dateUtc="2026-06-21T12:22:00Z"/>
        </w:rPr>
      </w:pPr>
      <w:ins w:id="296" w:author="Edgar Jung" w:date="2026-06-21T14:22:00Z" w16du:dateUtc="2026-06-21T12:22:00Z">
        <w:r>
          <w:rPr>
            <w:b/>
            <w:bCs/>
          </w:rPr>
          <w:t xml:space="preserve">1. </w:t>
        </w:r>
        <w:r>
          <w:t>Content-Digest neu berechnen (kanonisierter Body, Schritte 3.3.1–3.3.2) und mit dem übertragenen Wert vergleichen.</w:t>
        </w:r>
      </w:ins>
    </w:p>
    <w:p w14:paraId="73EC46C5" w14:textId="77777777" w:rsidR="004878EC" w:rsidRDefault="004878EC" w:rsidP="004878EC">
      <w:pPr>
        <w:pStyle w:val="Aufzhlungszeichen"/>
        <w:rPr>
          <w:ins w:id="297" w:author="Edgar Jung" w:date="2026-06-21T14:22:00Z" w16du:dateUtc="2026-06-21T12:22:00Z"/>
        </w:rPr>
      </w:pPr>
      <w:ins w:id="298" w:author="Edgar Jung" w:date="2026-06-21T14:22:00Z" w16du:dateUtc="2026-06-21T12:22:00Z">
        <w:r>
          <w:rPr>
            <w:b/>
            <w:bCs/>
          </w:rPr>
          <w:t xml:space="preserve">2. </w:t>
        </w:r>
        <w:r>
          <w:t xml:space="preserve">Signaturbasis aus dem empfangenen </w:t>
        </w:r>
        <w:proofErr w:type="spellStart"/>
        <w:r>
          <w:t>Signature</w:t>
        </w:r>
        <w:proofErr w:type="spellEnd"/>
        <w:r>
          <w:t>-Input identisch zu Schritt 3.3.4 rekonstruieren.</w:t>
        </w:r>
      </w:ins>
    </w:p>
    <w:p w14:paraId="4A63DD5D" w14:textId="77777777" w:rsidR="004878EC" w:rsidRDefault="004878EC" w:rsidP="004878EC">
      <w:pPr>
        <w:pStyle w:val="Aufzhlungszeichen"/>
        <w:rPr>
          <w:ins w:id="299" w:author="Edgar Jung" w:date="2026-06-21T14:22:00Z" w16du:dateUtc="2026-06-21T12:22:00Z"/>
        </w:rPr>
      </w:pPr>
      <w:ins w:id="300" w:author="Edgar Jung" w:date="2026-06-21T14:22:00Z" w16du:dateUtc="2026-06-21T12:22:00Z">
        <w:r>
          <w:rPr>
            <w:b/>
            <w:bCs/>
          </w:rPr>
          <w:t xml:space="preserve">3. </w:t>
        </w:r>
        <w:r>
          <w:t xml:space="preserve">Öffentlichen Schlüssel über </w:t>
        </w:r>
        <w:proofErr w:type="spellStart"/>
        <w:r>
          <w:t>keyid</w:t>
        </w:r>
        <w:proofErr w:type="spellEnd"/>
        <w:r>
          <w:t xml:space="preserve"> aus dem SM-PKI-Verzeichnisdienst (Kapitel 4.2) auflösen und Zertifikatsgültigkeit prüfen.</w:t>
        </w:r>
      </w:ins>
    </w:p>
    <w:p w14:paraId="743024E7" w14:textId="77777777" w:rsidR="004878EC" w:rsidRDefault="004878EC" w:rsidP="004878EC">
      <w:pPr>
        <w:pStyle w:val="Aufzhlungszeichen"/>
        <w:rPr>
          <w:ins w:id="301" w:author="Edgar Jung" w:date="2026-06-21T14:22:00Z" w16du:dateUtc="2026-06-21T12:22:00Z"/>
        </w:rPr>
      </w:pPr>
      <w:ins w:id="302" w:author="Edgar Jung" w:date="2026-06-21T14:22:00Z" w16du:dateUtc="2026-06-21T12:22:00Z">
        <w:r>
          <w:rPr>
            <w:b/>
            <w:bCs/>
          </w:rPr>
          <w:lastRenderedPageBreak/>
          <w:t xml:space="preserve">4. </w:t>
        </w:r>
        <w:r>
          <w:t>ECDSA-Signatur gegen die rekonstruierte Signaturbasis und den öffentlichen Schlüssel verifizieren.</w:t>
        </w:r>
      </w:ins>
    </w:p>
    <w:p w14:paraId="7604B63D" w14:textId="77777777" w:rsidR="004878EC" w:rsidRDefault="004878EC" w:rsidP="004878EC">
      <w:pPr>
        <w:pStyle w:val="Aufzhlungszeichen"/>
        <w:rPr>
          <w:ins w:id="303" w:author="Edgar Jung" w:date="2026-06-21T14:22:00Z" w16du:dateUtc="2026-06-21T12:22:00Z"/>
        </w:rPr>
      </w:pPr>
      <w:ins w:id="304" w:author="Edgar Jung" w:date="2026-06-21T14:22:00Z" w16du:dateUtc="2026-06-21T12:22:00Z">
        <w:r>
          <w:rPr>
            <w:b/>
            <w:bCs/>
          </w:rPr>
          <w:t xml:space="preserve">5. </w:t>
        </w:r>
        <w:proofErr w:type="spellStart"/>
        <w:r>
          <w:t>created</w:t>
        </w:r>
        <w:proofErr w:type="spellEnd"/>
        <w:r>
          <w:t>-Wert gegen das Akzeptanzfenster prüfen (Replay-Schutz, Schritt 3.3.6).</w:t>
        </w:r>
      </w:ins>
    </w:p>
    <w:p w14:paraId="2DD039F9" w14:textId="77777777" w:rsidR="004878EC" w:rsidRDefault="004878EC" w:rsidP="004878EC">
      <w:pPr>
        <w:rPr>
          <w:ins w:id="305" w:author="Edgar Jung" w:date="2026-06-21T14:22:00Z" w16du:dateUtc="2026-06-21T12:22:00Z"/>
        </w:rPr>
      </w:pPr>
      <w:ins w:id="306" w:author="Edgar Jung" w:date="2026-06-21T14:22:00Z" w16du:dateUtc="2026-06-21T12:22:00Z">
        <w:r>
          <w:t xml:space="preserve">Schlägt einer dieser Schritte fehl, MUSS der Request mit HTTP-Status 401 </w:t>
        </w:r>
        <w:proofErr w:type="spellStart"/>
        <w:r>
          <w:t>Unauthorized</w:t>
        </w:r>
        <w:proofErr w:type="spellEnd"/>
        <w:r>
          <w:t xml:space="preserve"> abgelehnt werden, ohne dass eine fachliche Verarbeitung erfolgt.</w:t>
        </w:r>
      </w:ins>
    </w:p>
    <w:p w14:paraId="284CCA05" w14:textId="77777777" w:rsidR="004878EC" w:rsidRDefault="004878EC" w:rsidP="004878EC">
      <w:pPr>
        <w:pStyle w:val="berschrift3"/>
        <w:rPr>
          <w:ins w:id="307" w:author="Edgar Jung" w:date="2026-06-21T14:22:00Z" w16du:dateUtc="2026-06-21T12:22:00Z"/>
        </w:rPr>
      </w:pPr>
      <w:ins w:id="308" w:author="Edgar Jung" w:date="2026-06-21T14:22:00Z" w16du:dateUtc="2026-06-21T12:22:00Z">
        <w:r>
          <w:t xml:space="preserve"> Hinweis zur Payload-Verschlüsselung</w:t>
        </w:r>
      </w:ins>
    </w:p>
    <w:p w14:paraId="24EEDD03" w14:textId="77777777" w:rsidR="004878EC" w:rsidRDefault="004878EC" w:rsidP="004878EC">
      <w:pPr>
        <w:rPr>
          <w:ins w:id="309" w:author="Edgar Jung" w:date="2026-06-21T14:22:00Z" w16du:dateUtc="2026-06-21T12:22:00Z"/>
        </w:rPr>
      </w:pPr>
      <w:ins w:id="310" w:author="Edgar Jung" w:date="2026-06-21T14:22:00Z" w16du:dateUtc="2026-06-21T12:22:00Z">
        <w:r>
          <w:rPr>
            <w:b/>
            <w:bCs/>
            <w:color w:val="7B241C"/>
          </w:rPr>
          <w:t xml:space="preserve">HINWEIS: </w:t>
        </w:r>
        <w:r>
          <w:t xml:space="preserve">Die mittels des API-Aufrufs übertragenen Parameter und der Payload werden in der vorliegenden Fassung nicht verschlüsselt. RFC 9421 sichert ausschließlich Integrität und Authentizität, nicht jedoch Vertraulichkeit. Eine dringend notwendige Verschlüsselung des </w:t>
        </w:r>
        <w:proofErr w:type="spellStart"/>
        <w:r>
          <w:t>Payloads</w:t>
        </w:r>
        <w:proofErr w:type="spellEnd"/>
        <w:r>
          <w:t xml:space="preserve"> nach [RFC7516] (JSON Web Encryption, JWE), in Verbindung mit [RFC7518] (JWA) und [RFC7517] (JWK) für die Schlüsselverwaltung, ist für eine künftige Version dieses Dokuments vorgesehen und wird nach Konsultation durch die Ad-hoc AG </w:t>
        </w:r>
        <w:proofErr w:type="spellStart"/>
        <w:r>
          <w:t>RzÜ</w:t>
        </w:r>
        <w:proofErr w:type="spellEnd"/>
        <w:r>
          <w:t xml:space="preserve"> ergänzt.</w:t>
        </w:r>
      </w:ins>
    </w:p>
    <w:p w14:paraId="7AA18298" w14:textId="77777777" w:rsidR="004878EC" w:rsidRDefault="004878EC" w:rsidP="004878EC">
      <w:pPr>
        <w:pStyle w:val="berschrift3"/>
        <w:rPr>
          <w:ins w:id="311" w:author="Edgar Jung" w:date="2026-06-21T14:22:00Z" w16du:dateUtc="2026-06-21T12:22:00Z"/>
        </w:rPr>
      </w:pPr>
      <w:ins w:id="312" w:author="Edgar Jung" w:date="2026-06-21T14:22:00Z" w16du:dateUtc="2026-06-21T12:22:00Z">
        <w:r>
          <w:t>Ablösung des bisherigen Verfahrens</w:t>
        </w:r>
      </w:ins>
    </w:p>
    <w:p w14:paraId="211BFE80" w14:textId="77777777" w:rsidR="004878EC" w:rsidRDefault="004878EC" w:rsidP="004878EC">
      <w:pPr>
        <w:rPr>
          <w:ins w:id="313" w:author="Edgar Jung" w:date="2026-06-21T14:22:00Z" w16du:dateUtc="2026-06-21T12:22:00Z"/>
        </w:rPr>
      </w:pPr>
      <w:ins w:id="314" w:author="Edgar Jung" w:date="2026-06-21T14:22:00Z" w16du:dateUtc="2026-06-21T12:22:00Z">
        <w:r>
          <w:t>Das bisherige Verfahren wird durch das beschriebene Verfahren vollständig ersetzt. Die folgende Übersicht zeigt die Zuordnung:</w:t>
        </w:r>
      </w:ins>
    </w:p>
    <w:tbl>
      <w:tblPr>
        <w:tblW w:w="99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600"/>
        <w:gridCol w:w="3600"/>
        <w:gridCol w:w="2700"/>
      </w:tblGrid>
      <w:tr w:rsidR="004878EC" w14:paraId="6DC31C7A" w14:textId="77777777" w:rsidTr="000860A4">
        <w:trPr>
          <w:ins w:id="315" w:author="Edgar Jung" w:date="2026-06-21T14:22:00Z" w16du:dateUtc="2026-06-21T12:22:00Z"/>
        </w:trPr>
        <w:tc>
          <w:tcPr>
            <w:tcW w:w="3600" w:type="dxa"/>
            <w:shd w:val="clear" w:color="auto" w:fill="C20000"/>
          </w:tcPr>
          <w:p w14:paraId="49FF42F3" w14:textId="77777777" w:rsidR="004878EC" w:rsidRDefault="004878EC" w:rsidP="000860A4">
            <w:pPr>
              <w:rPr>
                <w:ins w:id="316" w:author="Edgar Jung" w:date="2026-06-21T14:22:00Z" w16du:dateUtc="2026-06-21T12:22:00Z"/>
              </w:rPr>
            </w:pPr>
            <w:ins w:id="317" w:author="Edgar Jung" w:date="2026-06-21T14:22:00Z" w16du:dateUtc="2026-06-21T12:22:00Z">
              <w:r>
                <w:rPr>
                  <w:b/>
                  <w:color w:val="FFFFFF"/>
                </w:rPr>
                <w:t>Bisher (proprietär)</w:t>
              </w:r>
            </w:ins>
          </w:p>
        </w:tc>
        <w:tc>
          <w:tcPr>
            <w:tcW w:w="3600" w:type="dxa"/>
            <w:shd w:val="clear" w:color="auto" w:fill="C20000"/>
          </w:tcPr>
          <w:p w14:paraId="60B844EF" w14:textId="77777777" w:rsidR="004878EC" w:rsidRDefault="004878EC" w:rsidP="000860A4">
            <w:pPr>
              <w:rPr>
                <w:ins w:id="318" w:author="Edgar Jung" w:date="2026-06-21T14:22:00Z" w16du:dateUtc="2026-06-21T12:22:00Z"/>
              </w:rPr>
            </w:pPr>
            <w:ins w:id="319" w:author="Edgar Jung" w:date="2026-06-21T14:22:00Z" w16du:dateUtc="2026-06-21T12:22:00Z">
              <w:r>
                <w:rPr>
                  <w:b/>
                  <w:color w:val="FFFFFF"/>
                </w:rPr>
                <w:t>Ersetzt durch</w:t>
              </w:r>
            </w:ins>
          </w:p>
        </w:tc>
        <w:tc>
          <w:tcPr>
            <w:tcW w:w="2700" w:type="dxa"/>
            <w:shd w:val="clear" w:color="auto" w:fill="C20000"/>
          </w:tcPr>
          <w:p w14:paraId="18396ACE" w14:textId="77777777" w:rsidR="004878EC" w:rsidRDefault="004878EC" w:rsidP="000860A4">
            <w:pPr>
              <w:rPr>
                <w:ins w:id="320" w:author="Edgar Jung" w:date="2026-06-21T14:22:00Z" w16du:dateUtc="2026-06-21T12:22:00Z"/>
              </w:rPr>
            </w:pPr>
            <w:ins w:id="321" w:author="Edgar Jung" w:date="2026-06-21T14:22:00Z" w16du:dateUtc="2026-06-21T12:22:00Z">
              <w:r>
                <w:rPr>
                  <w:b/>
                  <w:color w:val="FFFFFF"/>
                </w:rPr>
                <w:t>Referenz</w:t>
              </w:r>
            </w:ins>
          </w:p>
        </w:tc>
      </w:tr>
      <w:tr w:rsidR="004878EC" w14:paraId="2C8910FE" w14:textId="77777777" w:rsidTr="000860A4">
        <w:trPr>
          <w:ins w:id="322" w:author="Edgar Jung" w:date="2026-06-21T14:22:00Z" w16du:dateUtc="2026-06-21T12:22:00Z"/>
        </w:trPr>
        <w:tc>
          <w:tcPr>
            <w:tcW w:w="3600" w:type="dxa"/>
          </w:tcPr>
          <w:p w14:paraId="712864A3" w14:textId="77777777" w:rsidR="004878EC" w:rsidRPr="00E80313" w:rsidRDefault="004878EC" w:rsidP="000860A4">
            <w:pPr>
              <w:rPr>
                <w:ins w:id="323" w:author="Edgar Jung" w:date="2026-06-21T14:22:00Z" w16du:dateUtc="2026-06-21T12:22:00Z"/>
                <w:lang w:val="en-US"/>
              </w:rPr>
            </w:pPr>
            <w:ins w:id="324" w:author="Edgar Jung" w:date="2026-06-21T14:22:00Z" w16du:dateUtc="2026-06-21T12:22:00Z">
              <w:r w:rsidRPr="00E80313">
                <w:rPr>
                  <w:lang w:val="en-US"/>
                </w:rPr>
                <w:t>Hash-</w:t>
              </w:r>
              <w:proofErr w:type="spellStart"/>
              <w:r w:rsidRPr="00E80313">
                <w:rPr>
                  <w:lang w:val="en-US"/>
                </w:rPr>
                <w:t>Konkatenation</w:t>
              </w:r>
              <w:proofErr w:type="spellEnd"/>
              <w:r w:rsidRPr="00E80313">
                <w:rPr>
                  <w:lang w:val="en-US"/>
                </w:rPr>
                <w:t xml:space="preserve"> M = Hash(URI) + Hash(Payload) + ...</w:t>
              </w:r>
            </w:ins>
          </w:p>
        </w:tc>
        <w:tc>
          <w:tcPr>
            <w:tcW w:w="3600" w:type="dxa"/>
          </w:tcPr>
          <w:p w14:paraId="35A9A5D8" w14:textId="77777777" w:rsidR="004878EC" w:rsidRDefault="004878EC" w:rsidP="000860A4">
            <w:pPr>
              <w:rPr>
                <w:ins w:id="325" w:author="Edgar Jung" w:date="2026-06-21T14:22:00Z" w16du:dateUtc="2026-06-21T12:22:00Z"/>
              </w:rPr>
            </w:pPr>
            <w:ins w:id="326" w:author="Edgar Jung" w:date="2026-06-21T14:22:00Z" w16du:dateUtc="2026-06-21T12:22:00Z">
              <w:r>
                <w:rPr>
                  <w:rFonts w:ascii="Courier New" w:hAnsi="Courier New"/>
                  <w:sz w:val="18"/>
                </w:rPr>
                <w:t>Signaturbasis nach normiertem RFC-9421-Format</w:t>
              </w:r>
            </w:ins>
          </w:p>
        </w:tc>
        <w:tc>
          <w:tcPr>
            <w:tcW w:w="2700" w:type="dxa"/>
          </w:tcPr>
          <w:p w14:paraId="484C2736" w14:textId="77777777" w:rsidR="004878EC" w:rsidRDefault="004878EC" w:rsidP="000860A4">
            <w:pPr>
              <w:rPr>
                <w:ins w:id="327" w:author="Edgar Jung" w:date="2026-06-21T14:22:00Z" w16du:dateUtc="2026-06-21T12:22:00Z"/>
              </w:rPr>
            </w:pPr>
            <w:ins w:id="328" w:author="Edgar Jung" w:date="2026-06-21T14:22:00Z" w16du:dateUtc="2026-06-21T12:22:00Z">
              <w:r>
                <w:t>[RFC9421, §2.3]</w:t>
              </w:r>
            </w:ins>
          </w:p>
        </w:tc>
      </w:tr>
      <w:tr w:rsidR="004878EC" w14:paraId="71B6E5C2" w14:textId="77777777" w:rsidTr="000860A4">
        <w:trPr>
          <w:ins w:id="329" w:author="Edgar Jung" w:date="2026-06-21T14:22:00Z" w16du:dateUtc="2026-06-21T12:22:00Z"/>
        </w:trPr>
        <w:tc>
          <w:tcPr>
            <w:tcW w:w="3600" w:type="dxa"/>
          </w:tcPr>
          <w:p w14:paraId="215DB9F7" w14:textId="77777777" w:rsidR="004878EC" w:rsidRDefault="004878EC" w:rsidP="000860A4">
            <w:pPr>
              <w:rPr>
                <w:ins w:id="330" w:author="Edgar Jung" w:date="2026-06-21T14:22:00Z" w16du:dateUtc="2026-06-21T12:22:00Z"/>
              </w:rPr>
            </w:pPr>
            <w:ins w:id="331" w:author="Edgar Jung" w:date="2026-06-21T14:22:00Z" w16du:dateUtc="2026-06-21T12:22:00Z">
              <w:r>
                <w:t>X-BDEW-DIGEST</w:t>
              </w:r>
            </w:ins>
          </w:p>
        </w:tc>
        <w:tc>
          <w:tcPr>
            <w:tcW w:w="3600" w:type="dxa"/>
          </w:tcPr>
          <w:p w14:paraId="23B3FC78" w14:textId="77777777" w:rsidR="004878EC" w:rsidRDefault="004878EC" w:rsidP="000860A4">
            <w:pPr>
              <w:rPr>
                <w:ins w:id="332" w:author="Edgar Jung" w:date="2026-06-21T14:22:00Z" w16du:dateUtc="2026-06-21T12:22:00Z"/>
              </w:rPr>
            </w:pPr>
            <w:ins w:id="333" w:author="Edgar Jung" w:date="2026-06-21T14:22:00Z" w16du:dateUtc="2026-06-21T12:22:00Z">
              <w:r>
                <w:rPr>
                  <w:rFonts w:ascii="Courier New" w:hAnsi="Courier New"/>
                  <w:sz w:val="18"/>
                </w:rPr>
                <w:t>Content-Digest</w:t>
              </w:r>
            </w:ins>
          </w:p>
        </w:tc>
        <w:tc>
          <w:tcPr>
            <w:tcW w:w="2700" w:type="dxa"/>
          </w:tcPr>
          <w:p w14:paraId="4AE942DD" w14:textId="77777777" w:rsidR="004878EC" w:rsidRDefault="004878EC" w:rsidP="000860A4">
            <w:pPr>
              <w:rPr>
                <w:ins w:id="334" w:author="Edgar Jung" w:date="2026-06-21T14:22:00Z" w16du:dateUtc="2026-06-21T12:22:00Z"/>
              </w:rPr>
            </w:pPr>
            <w:ins w:id="335" w:author="Edgar Jung" w:date="2026-06-21T14:22:00Z" w16du:dateUtc="2026-06-21T12:22:00Z">
              <w:r>
                <w:t>[RFC9530, §2]</w:t>
              </w:r>
            </w:ins>
          </w:p>
        </w:tc>
      </w:tr>
      <w:tr w:rsidR="004878EC" w14:paraId="0EB674D5" w14:textId="77777777" w:rsidTr="000860A4">
        <w:trPr>
          <w:ins w:id="336" w:author="Edgar Jung" w:date="2026-06-21T14:22:00Z" w16du:dateUtc="2026-06-21T12:22:00Z"/>
        </w:trPr>
        <w:tc>
          <w:tcPr>
            <w:tcW w:w="3600" w:type="dxa"/>
          </w:tcPr>
          <w:p w14:paraId="10993CA4" w14:textId="77777777" w:rsidR="004878EC" w:rsidRDefault="004878EC" w:rsidP="000860A4">
            <w:pPr>
              <w:rPr>
                <w:ins w:id="337" w:author="Edgar Jung" w:date="2026-06-21T14:22:00Z" w16du:dateUtc="2026-06-21T12:22:00Z"/>
              </w:rPr>
            </w:pPr>
            <w:ins w:id="338" w:author="Edgar Jung" w:date="2026-06-21T14:22:00Z" w16du:dateUtc="2026-06-21T12:22:00Z">
              <w:r>
                <w:t>X-BDEW-SIGNATURE</w:t>
              </w:r>
            </w:ins>
          </w:p>
        </w:tc>
        <w:tc>
          <w:tcPr>
            <w:tcW w:w="3600" w:type="dxa"/>
          </w:tcPr>
          <w:p w14:paraId="61B8081D" w14:textId="77777777" w:rsidR="004878EC" w:rsidRDefault="004878EC" w:rsidP="000860A4">
            <w:pPr>
              <w:rPr>
                <w:ins w:id="339" w:author="Edgar Jung" w:date="2026-06-21T14:22:00Z" w16du:dateUtc="2026-06-21T12:22:00Z"/>
              </w:rPr>
            </w:pPr>
            <w:proofErr w:type="spellStart"/>
            <w:ins w:id="340" w:author="Edgar Jung" w:date="2026-06-21T14:22:00Z" w16du:dateUtc="2026-06-21T12:22:00Z">
              <w:r>
                <w:rPr>
                  <w:rFonts w:ascii="Courier New" w:hAnsi="Courier New"/>
                  <w:sz w:val="18"/>
                </w:rPr>
                <w:t>Signature</w:t>
              </w:r>
              <w:proofErr w:type="spellEnd"/>
              <w:r>
                <w:rPr>
                  <w:rFonts w:ascii="Courier New" w:hAnsi="Courier New"/>
                  <w:sz w:val="18"/>
                </w:rPr>
                <w:t xml:space="preserve"> + </w:t>
              </w:r>
              <w:proofErr w:type="spellStart"/>
              <w:r>
                <w:rPr>
                  <w:rFonts w:ascii="Courier New" w:hAnsi="Courier New"/>
                  <w:sz w:val="18"/>
                </w:rPr>
                <w:t>Signature</w:t>
              </w:r>
              <w:proofErr w:type="spellEnd"/>
              <w:r>
                <w:rPr>
                  <w:rFonts w:ascii="Courier New" w:hAnsi="Courier New"/>
                  <w:sz w:val="18"/>
                </w:rPr>
                <w:t>-Input</w:t>
              </w:r>
            </w:ins>
          </w:p>
        </w:tc>
        <w:tc>
          <w:tcPr>
            <w:tcW w:w="2700" w:type="dxa"/>
          </w:tcPr>
          <w:p w14:paraId="6C1C24A3" w14:textId="77777777" w:rsidR="004878EC" w:rsidRDefault="004878EC" w:rsidP="000860A4">
            <w:pPr>
              <w:rPr>
                <w:ins w:id="341" w:author="Edgar Jung" w:date="2026-06-21T14:22:00Z" w16du:dateUtc="2026-06-21T12:22:00Z"/>
              </w:rPr>
            </w:pPr>
            <w:ins w:id="342" w:author="Edgar Jung" w:date="2026-06-21T14:22:00Z" w16du:dateUtc="2026-06-21T12:22:00Z">
              <w:r>
                <w:t>[RFC9421, §4]</w:t>
              </w:r>
            </w:ins>
          </w:p>
        </w:tc>
      </w:tr>
      <w:tr w:rsidR="004878EC" w14:paraId="2604FE44" w14:textId="77777777" w:rsidTr="000860A4">
        <w:trPr>
          <w:ins w:id="343" w:author="Edgar Jung" w:date="2026-06-21T14:22:00Z" w16du:dateUtc="2026-06-21T12:22:00Z"/>
        </w:trPr>
        <w:tc>
          <w:tcPr>
            <w:tcW w:w="3600" w:type="dxa"/>
          </w:tcPr>
          <w:p w14:paraId="08ACCD59" w14:textId="77777777" w:rsidR="004878EC" w:rsidRDefault="004878EC" w:rsidP="000860A4">
            <w:pPr>
              <w:rPr>
                <w:ins w:id="344" w:author="Edgar Jung" w:date="2026-06-21T14:22:00Z" w16du:dateUtc="2026-06-21T12:22:00Z"/>
              </w:rPr>
            </w:pPr>
            <w:ins w:id="345" w:author="Edgar Jung" w:date="2026-06-21T14:22:00Z" w16du:dateUtc="2026-06-21T12:22:00Z">
              <w:r>
                <w:t>X-BDEW-CERT (RFC 9440, TTRP-Kontext nicht zutreffend)</w:t>
              </w:r>
            </w:ins>
          </w:p>
        </w:tc>
        <w:tc>
          <w:tcPr>
            <w:tcW w:w="3600" w:type="dxa"/>
          </w:tcPr>
          <w:p w14:paraId="684E8B1F" w14:textId="77777777" w:rsidR="004878EC" w:rsidRDefault="004878EC" w:rsidP="000860A4">
            <w:pPr>
              <w:rPr>
                <w:ins w:id="346" w:author="Edgar Jung" w:date="2026-06-21T14:22:00Z" w16du:dateUtc="2026-06-21T12:22:00Z"/>
              </w:rPr>
            </w:pPr>
            <w:proofErr w:type="spellStart"/>
            <w:ins w:id="347" w:author="Edgar Jung" w:date="2026-06-21T14:22:00Z" w16du:dateUtc="2026-06-21T12:22:00Z">
              <w:r>
                <w:rPr>
                  <w:rFonts w:ascii="Courier New" w:hAnsi="Courier New"/>
                  <w:sz w:val="18"/>
                </w:rPr>
                <w:t>keyid</w:t>
              </w:r>
              <w:proofErr w:type="spellEnd"/>
              <w:r>
                <w:rPr>
                  <w:rFonts w:ascii="Courier New" w:hAnsi="Courier New"/>
                  <w:sz w:val="18"/>
                </w:rPr>
                <w:t>-Parameter + SM-PKI-Verzeichnisdienst</w:t>
              </w:r>
            </w:ins>
          </w:p>
        </w:tc>
        <w:tc>
          <w:tcPr>
            <w:tcW w:w="2700" w:type="dxa"/>
          </w:tcPr>
          <w:p w14:paraId="283C2285" w14:textId="77777777" w:rsidR="004878EC" w:rsidRDefault="004878EC" w:rsidP="000860A4">
            <w:pPr>
              <w:rPr>
                <w:ins w:id="348" w:author="Edgar Jung" w:date="2026-06-21T14:22:00Z" w16du:dateUtc="2026-06-21T12:22:00Z"/>
              </w:rPr>
            </w:pPr>
            <w:ins w:id="349" w:author="Edgar Jung" w:date="2026-06-21T14:22:00Z" w16du:dateUtc="2026-06-21T12:22:00Z">
              <w:r>
                <w:t>[RFC9421, §2.5]</w:t>
              </w:r>
            </w:ins>
          </w:p>
        </w:tc>
      </w:tr>
      <w:tr w:rsidR="004878EC" w14:paraId="6D504F9A" w14:textId="77777777" w:rsidTr="000860A4">
        <w:trPr>
          <w:ins w:id="350" w:author="Edgar Jung" w:date="2026-06-21T14:22:00Z" w16du:dateUtc="2026-06-21T12:22:00Z"/>
        </w:trPr>
        <w:tc>
          <w:tcPr>
            <w:tcW w:w="3600" w:type="dxa"/>
          </w:tcPr>
          <w:p w14:paraId="289B4827" w14:textId="77777777" w:rsidR="004878EC" w:rsidRDefault="004878EC" w:rsidP="000860A4">
            <w:pPr>
              <w:rPr>
                <w:ins w:id="351" w:author="Edgar Jung" w:date="2026-06-21T14:22:00Z" w16du:dateUtc="2026-06-21T12:22:00Z"/>
              </w:rPr>
            </w:pPr>
            <w:proofErr w:type="spellStart"/>
            <w:ins w:id="352" w:author="Edgar Jung" w:date="2026-06-21T14:22:00Z" w16du:dateUtc="2026-06-21T12:22:00Z">
              <w:r>
                <w:t>transactionId</w:t>
              </w:r>
              <w:proofErr w:type="spellEnd"/>
              <w:r>
                <w:t xml:space="preserve"> (nicht RFC-konform)</w:t>
              </w:r>
            </w:ins>
          </w:p>
        </w:tc>
        <w:tc>
          <w:tcPr>
            <w:tcW w:w="3600" w:type="dxa"/>
          </w:tcPr>
          <w:p w14:paraId="682BC4A6" w14:textId="77777777" w:rsidR="004878EC" w:rsidRDefault="004878EC" w:rsidP="000860A4">
            <w:pPr>
              <w:rPr>
                <w:ins w:id="353" w:author="Edgar Jung" w:date="2026-06-21T14:22:00Z" w16du:dateUtc="2026-06-21T12:22:00Z"/>
              </w:rPr>
            </w:pPr>
            <w:ins w:id="354" w:author="Edgar Jung" w:date="2026-06-21T14:22:00Z" w16du:dateUtc="2026-06-21T12:22:00Z">
              <w:r>
                <w:rPr>
                  <w:rFonts w:ascii="Courier New" w:hAnsi="Courier New"/>
                  <w:sz w:val="18"/>
                </w:rPr>
                <w:t>X-Request-</w:t>
              </w:r>
              <w:proofErr w:type="spellStart"/>
              <w:r>
                <w:rPr>
                  <w:rFonts w:ascii="Courier New" w:hAnsi="Courier New"/>
                  <w:sz w:val="18"/>
                </w:rPr>
                <w:t>Id</w:t>
              </w:r>
              <w:proofErr w:type="spellEnd"/>
            </w:ins>
          </w:p>
        </w:tc>
        <w:tc>
          <w:tcPr>
            <w:tcW w:w="2700" w:type="dxa"/>
          </w:tcPr>
          <w:p w14:paraId="72241541" w14:textId="77777777" w:rsidR="004878EC" w:rsidRDefault="004878EC" w:rsidP="000860A4">
            <w:pPr>
              <w:rPr>
                <w:ins w:id="355" w:author="Edgar Jung" w:date="2026-06-21T14:22:00Z" w16du:dateUtc="2026-06-21T12:22:00Z"/>
              </w:rPr>
            </w:pPr>
            <w:ins w:id="356" w:author="Edgar Jung" w:date="2026-06-21T14:22:00Z" w16du:dateUtc="2026-06-21T12:22:00Z">
              <w:r>
                <w:t>IETF-üblicher Header</w:t>
              </w:r>
            </w:ins>
          </w:p>
        </w:tc>
      </w:tr>
      <w:tr w:rsidR="004878EC" w14:paraId="3C737050" w14:textId="77777777" w:rsidTr="000860A4">
        <w:trPr>
          <w:ins w:id="357" w:author="Edgar Jung" w:date="2026-06-21T14:22:00Z" w16du:dateUtc="2026-06-21T12:22:00Z"/>
        </w:trPr>
        <w:tc>
          <w:tcPr>
            <w:tcW w:w="3600" w:type="dxa"/>
          </w:tcPr>
          <w:p w14:paraId="3D0AC3DA" w14:textId="77777777" w:rsidR="004878EC" w:rsidRDefault="004878EC" w:rsidP="000860A4">
            <w:pPr>
              <w:rPr>
                <w:ins w:id="358" w:author="Edgar Jung" w:date="2026-06-21T14:22:00Z" w16du:dateUtc="2026-06-21T12:22:00Z"/>
              </w:rPr>
            </w:pPr>
            <w:ins w:id="359" w:author="Edgar Jung" w:date="2026-06-21T14:22:00Z" w16du:dateUtc="2026-06-21T12:22:00Z">
              <w:r>
                <w:t>Kein Replay-Schutz spezifiziert</w:t>
              </w:r>
            </w:ins>
          </w:p>
        </w:tc>
        <w:tc>
          <w:tcPr>
            <w:tcW w:w="3600" w:type="dxa"/>
          </w:tcPr>
          <w:p w14:paraId="6108543D" w14:textId="77777777" w:rsidR="004878EC" w:rsidRDefault="004878EC" w:rsidP="000860A4">
            <w:pPr>
              <w:rPr>
                <w:ins w:id="360" w:author="Edgar Jung" w:date="2026-06-21T14:22:00Z" w16du:dateUtc="2026-06-21T12:22:00Z"/>
              </w:rPr>
            </w:pPr>
            <w:proofErr w:type="spellStart"/>
            <w:ins w:id="361" w:author="Edgar Jung" w:date="2026-06-21T14:22:00Z" w16du:dateUtc="2026-06-21T12:22:00Z">
              <w:r>
                <w:rPr>
                  <w:rFonts w:ascii="Courier New" w:hAnsi="Courier New"/>
                  <w:sz w:val="18"/>
                </w:rPr>
                <w:t>created</w:t>
              </w:r>
              <w:proofErr w:type="spellEnd"/>
              <w:r>
                <w:rPr>
                  <w:rFonts w:ascii="Courier New" w:hAnsi="Courier New"/>
                  <w:sz w:val="18"/>
                </w:rPr>
                <w:t>-Parameter + Akzeptanzfenster</w:t>
              </w:r>
            </w:ins>
          </w:p>
        </w:tc>
        <w:tc>
          <w:tcPr>
            <w:tcW w:w="2700" w:type="dxa"/>
          </w:tcPr>
          <w:p w14:paraId="1794A465" w14:textId="77777777" w:rsidR="004878EC" w:rsidRDefault="004878EC" w:rsidP="000860A4">
            <w:pPr>
              <w:rPr>
                <w:ins w:id="362" w:author="Edgar Jung" w:date="2026-06-21T14:22:00Z" w16du:dateUtc="2026-06-21T12:22:00Z"/>
              </w:rPr>
            </w:pPr>
            <w:ins w:id="363" w:author="Edgar Jung" w:date="2026-06-21T14:22:00Z" w16du:dateUtc="2026-06-21T12:22:00Z">
              <w:r>
                <w:t>[RFC9421, §3.2]</w:t>
              </w:r>
            </w:ins>
          </w:p>
        </w:tc>
      </w:tr>
    </w:tbl>
    <w:p w14:paraId="7CB0DF26" w14:textId="3D7D256F" w:rsidR="000B656E" w:rsidRPr="00803CF2" w:rsidDel="004878EC" w:rsidRDefault="000B656E" w:rsidP="000B656E">
      <w:pPr>
        <w:pStyle w:val="berschrift2"/>
        <w:rPr>
          <w:del w:id="364" w:author="Edgar Jung" w:date="2026-06-21T14:22:00Z" w16du:dateUtc="2026-06-21T12:22:00Z"/>
        </w:rPr>
      </w:pPr>
      <w:del w:id="365" w:author="Edgar Jung" w:date="2026-06-21T14:22:00Z" w16du:dateUtc="2026-06-21T12:22:00Z">
        <w:r w:rsidDel="004878EC">
          <w:delText>Inhaltsdatensicherungsebene</w:delText>
        </w:r>
        <w:bookmarkEnd w:id="19"/>
        <w:bookmarkEnd w:id="20"/>
      </w:del>
    </w:p>
    <w:p w14:paraId="286DAA12" w14:textId="3BED83B9" w:rsidR="000B656E" w:rsidDel="004878EC" w:rsidRDefault="000B656E" w:rsidP="000B656E">
      <w:pPr>
        <w:rPr>
          <w:del w:id="366" w:author="Edgar Jung" w:date="2026-06-21T14:22:00Z" w16du:dateUtc="2026-06-21T12:22:00Z"/>
        </w:rPr>
      </w:pPr>
      <w:del w:id="367" w:author="Edgar Jung" w:date="2026-06-21T14:22:00Z" w16du:dateUtc="2026-06-21T12:22:00Z">
        <w:r w:rsidRPr="00A40357" w:rsidDel="004878EC">
          <w:rPr>
            <w:color w:val="C20000" w:themeColor="background2"/>
          </w:rPr>
          <w:delText xml:space="preserve">MUST </w:delText>
        </w:r>
        <w:r w:rsidDel="004878EC">
          <w:delText>Jede API-Interaktion und der übertragene Payload wird signiert. Dies gilt sowohl für http-Requests als auch synchrone Responses, in denen ein Payload enthalten ist.</w:delText>
        </w:r>
      </w:del>
    </w:p>
    <w:p w14:paraId="1222325C" w14:textId="2A397188" w:rsidR="000B656E" w:rsidDel="004878EC" w:rsidRDefault="000B656E" w:rsidP="000B656E">
      <w:pPr>
        <w:rPr>
          <w:del w:id="368" w:author="Edgar Jung" w:date="2026-06-21T14:22:00Z" w16du:dateUtc="2026-06-21T12:22:00Z"/>
        </w:rPr>
      </w:pPr>
      <w:del w:id="369" w:author="Edgar Jung" w:date="2026-06-21T14:22:00Z" w16du:dateUtc="2026-06-21T12:22:00Z">
        <w:r w:rsidRPr="00A40357" w:rsidDel="004878EC">
          <w:rPr>
            <w:color w:val="C20000" w:themeColor="background2"/>
          </w:rPr>
          <w:delText xml:space="preserve">MUST </w:delText>
        </w:r>
        <w:r w:rsidDel="004878EC">
          <w:delText>D</w:delText>
        </w:r>
        <w:r w:rsidRPr="00543274" w:rsidDel="004878EC">
          <w:delText xml:space="preserve">ie dabei anzuwendenden Algorithmen (Hash- und Signatur-Algorithmus) sowie die Hinweise zur Umsetzung, sind in [TR03116-3] in den Kapiteln 8 und 9 identisch beschrieben und </w:delText>
        </w:r>
        <w:r w:rsidR="00731F32" w:rsidRPr="00543274" w:rsidDel="004878EC">
          <w:delText>soweit</w:delText>
        </w:r>
        <w:r w:rsidRPr="00543274" w:rsidDel="004878EC">
          <w:delText xml:space="preserve"> hier anzuwenden</w:delText>
        </w:r>
        <w:r w:rsidDel="004878EC">
          <w:delText>.</w:delText>
        </w:r>
      </w:del>
    </w:p>
    <w:p w14:paraId="317AD335" w14:textId="6797B19B" w:rsidR="002F7300" w:rsidDel="004878EC" w:rsidRDefault="000B656E" w:rsidP="000B656E">
      <w:pPr>
        <w:rPr>
          <w:del w:id="370" w:author="Edgar Jung" w:date="2026-06-21T14:22:00Z" w16du:dateUtc="2026-06-21T12:22:00Z"/>
        </w:rPr>
      </w:pPr>
      <w:del w:id="371" w:author="Edgar Jung" w:date="2026-06-21T14:22:00Z" w16du:dateUtc="2026-06-21T12:22:00Z">
        <w:r w:rsidDel="004878EC">
          <w:lastRenderedPageBreak/>
          <w:delText>Signiert wird die angesprochene Ressource (URI) inklusive aller Query-Parameter, die http-Kopfzeilen creationDateTime, transactionId und soweit vorhanden initialTransactionId, und die übermittelte Payload (JSON-Objekt)</w:delText>
        </w:r>
        <w:r w:rsidDel="004878EC">
          <w:rPr>
            <w:rStyle w:val="Funotenzeichen"/>
          </w:rPr>
          <w:footnoteReference w:id="4"/>
        </w:r>
        <w:r w:rsidDel="004878EC">
          <w:delText>.</w:delText>
        </w:r>
        <w:r w:rsidR="001E3177" w:rsidDel="004878EC">
          <w:delText xml:space="preserve"> </w:delText>
        </w:r>
      </w:del>
    </w:p>
    <w:p w14:paraId="2B2200ED" w14:textId="64862408" w:rsidR="000B656E" w:rsidDel="004878EC" w:rsidRDefault="004E3942" w:rsidP="000B656E">
      <w:pPr>
        <w:rPr>
          <w:del w:id="374" w:author="Edgar Jung" w:date="2026-06-21T14:22:00Z" w16du:dateUtc="2026-06-21T12:22:00Z"/>
        </w:rPr>
      </w:pPr>
      <w:del w:id="375" w:author="Edgar Jung" w:date="2026-06-21T14:22:00Z" w16du:dateUtc="2026-06-21T12:22:00Z">
        <w:r w:rsidRPr="004E3942" w:rsidDel="004878EC">
          <w:delText>Die URI als Grundlage zur Hashberechnung muss nach [RFC3986], Kapitel 6.2.2 und 6.2.3 normalisiert werden.</w:delText>
        </w:r>
        <w:r w:rsidR="002F7300" w:rsidDel="004878EC">
          <w:delText xml:space="preserve"> </w:delText>
        </w:r>
        <w:r w:rsidR="000B656E" w:rsidDel="004878EC">
          <w:delText>Vor der Berechnung des Hashwerts eines JSON-Objekts muss dieses kanonisiert werden gemäß [RFC8785].</w:delText>
        </w:r>
      </w:del>
    </w:p>
    <w:p w14:paraId="2A63066C" w14:textId="2794DFE5" w:rsidR="00F25D79" w:rsidDel="004878EC" w:rsidRDefault="00F25D79" w:rsidP="00F25D79">
      <w:pPr>
        <w:rPr>
          <w:del w:id="376" w:author="Edgar Jung" w:date="2026-06-21T14:22:00Z" w16du:dateUtc="2026-06-21T12:22:00Z"/>
        </w:rPr>
      </w:pPr>
      <w:del w:id="377" w:author="Edgar Jung" w:date="2026-06-21T14:22:00Z" w16du:dateUtc="2026-06-21T12:22:00Z">
        <w:r w:rsidDel="004878EC">
          <w:delText>Die zu signierende Bitfolge M ist wie folgt zu berechnen, wobei d</w:delText>
        </w:r>
        <w:r w:rsidRPr="0013360C" w:rsidDel="004878EC">
          <w:delText xml:space="preserve">er Hash für die </w:delText>
        </w:r>
        <w:r w:rsidDel="004878EC">
          <w:delText>HTTP</w:delText>
        </w:r>
        <w:r w:rsidRPr="0013360C" w:rsidDel="004878EC">
          <w:delText xml:space="preserve">-Kopfzeile </w:delText>
        </w:r>
        <w:r w:rsidDel="004878EC">
          <w:delText>„</w:delText>
        </w:r>
        <w:r w:rsidRPr="0013360C" w:rsidDel="004878EC">
          <w:delText>initialTransactionId</w:delText>
        </w:r>
        <w:r w:rsidDel="004878EC">
          <w:delText>“</w:delText>
        </w:r>
        <w:r w:rsidRPr="0013360C" w:rsidDel="004878EC">
          <w:delText xml:space="preserve"> nur </w:delText>
        </w:r>
        <w:r w:rsidDel="004878EC">
          <w:delText xml:space="preserve">dann einzubeziehen </w:delText>
        </w:r>
        <w:r w:rsidRPr="0013360C" w:rsidDel="004878EC">
          <w:delText xml:space="preserve">und in die Gesamtberechnung </w:delText>
        </w:r>
        <w:r w:rsidDel="004878EC">
          <w:delText>aufzunehmen ist</w:delText>
        </w:r>
        <w:r w:rsidRPr="0013360C" w:rsidDel="004878EC">
          <w:delText xml:space="preserve">, wenn </w:delText>
        </w:r>
        <w:r w:rsidDel="004878EC">
          <w:delText>diese</w:delText>
        </w:r>
        <w:r w:rsidRPr="0013360C" w:rsidDel="004878EC">
          <w:delText xml:space="preserve"> vorhanden ist</w:delText>
        </w:r>
        <w:r w:rsidDel="004878EC">
          <w:delText>, und das „+“ als Konkatenation der Ergebnisse der Hash-Funktionen zu verstehen ist:</w:delText>
        </w:r>
      </w:del>
    </w:p>
    <w:p w14:paraId="33FA23E5" w14:textId="24FD6B03" w:rsidR="00F25D79" w:rsidDel="004878EC" w:rsidRDefault="00F25D79" w:rsidP="00F25D79">
      <w:pPr>
        <w:pStyle w:val="Aufzhlungszeichen"/>
        <w:rPr>
          <w:del w:id="378" w:author="Edgar Jung" w:date="2026-06-21T14:22:00Z" w16du:dateUtc="2026-06-21T12:22:00Z"/>
          <w:lang w:val="en-US"/>
        </w:rPr>
      </w:pPr>
      <w:del w:id="379" w:author="Edgar Jung" w:date="2026-06-21T14:22:00Z" w16du:dateUtc="2026-06-21T12:22:00Z">
        <w:r w:rsidDel="004878EC">
          <w:rPr>
            <w:lang w:val="en-US"/>
          </w:rPr>
          <w:delText xml:space="preserve">M = </w:delText>
        </w:r>
        <w:r w:rsidRPr="001467BC" w:rsidDel="004878EC">
          <w:rPr>
            <w:lang w:val="en-US"/>
          </w:rPr>
          <w:delText>Hash(URI) + Hash(Payload) + Hash(</w:delText>
        </w:r>
        <w:r w:rsidDel="004878EC">
          <w:rPr>
            <w:lang w:val="en-US"/>
          </w:rPr>
          <w:delText>c</w:delText>
        </w:r>
        <w:r w:rsidRPr="001467BC" w:rsidDel="004878EC">
          <w:rPr>
            <w:lang w:val="en-US"/>
          </w:rPr>
          <w:delText>reationDateTime) + Hash(transactionId) + Hash(initialTransactionId)</w:delText>
        </w:r>
      </w:del>
    </w:p>
    <w:p w14:paraId="6E088489" w14:textId="7310D1FD" w:rsidR="00BD3FB2" w:rsidDel="004878EC" w:rsidRDefault="00F25D79" w:rsidP="00F25D79">
      <w:pPr>
        <w:pStyle w:val="Aufzhlungszeichen2"/>
        <w:rPr>
          <w:del w:id="380" w:author="Edgar Jung" w:date="2026-06-21T14:22:00Z" w16du:dateUtc="2026-06-21T12:22:00Z"/>
        </w:rPr>
      </w:pPr>
      <w:del w:id="381" w:author="Edgar Jung" w:date="2026-06-21T14:22:00Z" w16du:dateUtc="2026-06-21T12:22:00Z">
        <w:r w:rsidRPr="00E96497" w:rsidDel="004878EC">
          <w:delText>Beispiel: Mit dem Signaturalgorithmus ECDSA</w:delText>
        </w:r>
        <w:r w:rsidDel="004878EC">
          <w:delText xml:space="preserve"> gemäß </w:delText>
        </w:r>
        <w:r w:rsidRPr="00673F78" w:rsidDel="004878EC">
          <w:delText>[FIPS-186-5]</w:delText>
        </w:r>
        <w:r w:rsidRPr="00E96497" w:rsidDel="004878EC">
          <w:delText xml:space="preserve"> und dem Hashalgorithmus SHA256 würde die vollständige Signatur wie folgt berechnet:</w:delText>
        </w:r>
        <w:r w:rsidDel="004878EC">
          <w:br/>
        </w:r>
        <w:r w:rsidRPr="00FD7504" w:rsidDel="004878EC">
          <w:br/>
          <w:delText>ECDSA(M, PK</w:delText>
        </w:r>
        <w:r w:rsidRPr="00FD7504" w:rsidDel="004878EC">
          <w:rPr>
            <w:vertAlign w:val="subscript"/>
          </w:rPr>
          <w:delText>S</w:delText>
        </w:r>
        <w:r w:rsidRPr="00FD7504" w:rsidDel="004878EC">
          <w:delText>, SHA256), wobei</w:delText>
        </w:r>
      </w:del>
    </w:p>
    <w:p w14:paraId="1E3FC6AF" w14:textId="581CD431" w:rsidR="00F25D79" w:rsidRPr="00FD7504" w:rsidDel="004878EC" w:rsidRDefault="00F25D79" w:rsidP="00F15625">
      <w:pPr>
        <w:ind w:left="966"/>
        <w:rPr>
          <w:del w:id="382" w:author="Edgar Jung" w:date="2026-06-21T14:22:00Z" w16du:dateUtc="2026-06-21T12:22:00Z"/>
        </w:rPr>
      </w:pPr>
      <w:del w:id="383" w:author="Edgar Jung" w:date="2026-06-21T14:22:00Z" w16du:dateUtc="2026-06-21T12:22:00Z">
        <w:r w:rsidRPr="00F15625" w:rsidDel="004878EC">
          <w:delText>─</w:delText>
        </w:r>
        <w:r w:rsidDel="004878EC">
          <w:delText xml:space="preserve">   </w:delText>
        </w:r>
        <w:r w:rsidRPr="00E96497" w:rsidDel="004878EC">
          <w:delText>M d</w:delText>
        </w:r>
        <w:r w:rsidDel="004878EC">
          <w:delText>ie</w:delText>
        </w:r>
        <w:r w:rsidRPr="00E96497" w:rsidDel="004878EC">
          <w:delText xml:space="preserve"> </w:delText>
        </w:r>
        <w:r w:rsidDel="004878EC">
          <w:delText xml:space="preserve">wie oben beschriebene, </w:delText>
        </w:r>
        <w:r w:rsidRPr="00E96497" w:rsidDel="004878EC">
          <w:delText>zu signierende B</w:delText>
        </w:r>
        <w:r w:rsidDel="004878EC">
          <w:delText>itfolge mit Hash=SHA256,</w:delText>
        </w:r>
        <w:r w:rsidDel="004878EC">
          <w:br/>
        </w:r>
        <w:r w:rsidRPr="00F15625" w:rsidDel="004878EC">
          <w:delText>─</w:delText>
        </w:r>
        <w:r w:rsidDel="004878EC">
          <w:delText xml:space="preserve">   PK</w:delText>
        </w:r>
        <w:r w:rsidRPr="00F15625" w:rsidDel="004878EC">
          <w:delText>S</w:delText>
        </w:r>
        <w:r w:rsidDel="004878EC">
          <w:delText xml:space="preserve"> den privaten Signaturschlüssel des Senders und</w:delText>
        </w:r>
        <w:r w:rsidDel="004878EC">
          <w:br/>
        </w:r>
        <w:r w:rsidRPr="00F15625" w:rsidDel="004878EC">
          <w:delText>─</w:delText>
        </w:r>
        <w:r w:rsidDel="004878EC">
          <w:delText xml:space="preserve">   SHA256 die zu verwendende Hash-Funktion bezeichnet.</w:delText>
        </w:r>
      </w:del>
    </w:p>
    <w:p w14:paraId="43ECD9D6" w14:textId="30D098B2" w:rsidR="00DD5714" w:rsidDel="004878EC" w:rsidRDefault="006952EC" w:rsidP="000B656E">
      <w:pPr>
        <w:rPr>
          <w:del w:id="384" w:author="Edgar Jung" w:date="2026-06-21T14:22:00Z" w16du:dateUtc="2026-06-21T12:22:00Z"/>
        </w:rPr>
      </w:pPr>
      <w:del w:id="385" w:author="Edgar Jung" w:date="2026-06-21T14:22:00Z" w16du:dateUtc="2026-06-21T12:22:00Z">
        <w:r w:rsidRPr="006952EC" w:rsidDel="004878EC">
          <w:delText xml:space="preserve">Die Signatur ist im Plain Format gemäß [TR03111] zu kodieren. Der Plain-kodierte Signaturwert ist im HTTP-Header X-BDEW-SIGNATURE und der signierte Digest Hash(M) im HTTP-Header X-BDEW-DIGEST als Base64-kodierter Text </w:delText>
        </w:r>
        <w:r w:rsidR="0027163C" w:rsidRPr="0027163C" w:rsidDel="004878EC">
          <w:delText xml:space="preserve">gemäß Kapitel 4 von [RFC4648] </w:delText>
        </w:r>
        <w:r w:rsidRPr="006952EC" w:rsidDel="004878EC">
          <w:delText>zu übertragen.</w:delText>
        </w:r>
        <w:r w:rsidDel="004878EC">
          <w:delText xml:space="preserve"> </w:delText>
        </w:r>
      </w:del>
    </w:p>
    <w:p w14:paraId="04EFC5F5" w14:textId="2AFF2858" w:rsidR="000B656E" w:rsidDel="004878EC" w:rsidRDefault="000B656E" w:rsidP="000B656E">
      <w:pPr>
        <w:rPr>
          <w:del w:id="386" w:author="Edgar Jung" w:date="2026-06-21T14:22:00Z" w16du:dateUtc="2026-06-21T12:22:00Z"/>
        </w:rPr>
      </w:pPr>
      <w:del w:id="387" w:author="Edgar Jung" w:date="2026-06-21T14:22:00Z" w16du:dateUtc="2026-06-21T12:22:00Z">
        <w:r w:rsidRPr="00A06A61" w:rsidDel="004878EC">
          <w:delText>Das Zertifikat mit dem zum Signieren verwendeten öffentlichen Schlüssel wird in dem HTTP-H</w:delText>
        </w:r>
        <w:r w:rsidDel="004878EC">
          <w:delText>eader</w:delText>
        </w:r>
        <w:r w:rsidR="00CD40AE" w:rsidDel="004878EC">
          <w:delText xml:space="preserve"> </w:delText>
        </w:r>
        <w:r w:rsidRPr="00A06A61" w:rsidDel="004878EC">
          <w:delText xml:space="preserve">X-BDEW-CERT hinterlegt. Die </w:delText>
        </w:r>
        <w:r w:rsidDel="004878EC">
          <w:delText>K</w:delText>
        </w:r>
        <w:r w:rsidRPr="00A06A61" w:rsidDel="004878EC">
          <w:delText>odierung des Zertifikats in einem HTTP-Header Feld ist in Kapitel 2.1 in [RFC9440] für TLS</w:delText>
        </w:r>
        <w:r w:rsidDel="004878EC">
          <w:delText>-</w:delText>
        </w:r>
        <w:r w:rsidRPr="00A06A61" w:rsidDel="004878EC">
          <w:delText>Zertifikate beschrieben und ist hier in gleicher Weise zu verwenden.</w:delText>
        </w:r>
      </w:del>
    </w:p>
    <w:p w14:paraId="53C47E09" w14:textId="3C2D0A04" w:rsidR="00B20FF7" w:rsidRPr="00814040" w:rsidDel="004878EC" w:rsidRDefault="000B656E" w:rsidP="000B656E">
      <w:pPr>
        <w:rPr>
          <w:del w:id="388" w:author="Edgar Jung" w:date="2026-06-21T14:22:00Z" w16du:dateUtc="2026-06-21T12:22:00Z"/>
        </w:rPr>
      </w:pPr>
      <w:del w:id="389" w:author="Edgar Jung" w:date="2026-06-21T14:22:00Z" w16du:dateUtc="2026-06-21T12:22:00Z">
        <w:r w:rsidDel="004878EC">
          <w:delText>Die mittels des API-Aufrufs übertragenen Parameter und Payload werden nicht verschlüsselt</w:delText>
        </w:r>
        <w:r w:rsidR="00076047" w:rsidDel="004878EC">
          <w:delText>.</w:delText>
        </w:r>
      </w:del>
    </w:p>
    <w:p w14:paraId="73AB0ECC" w14:textId="40E6FAF6" w:rsidR="00AD0481" w:rsidRPr="00814040" w:rsidRDefault="004C541D" w:rsidP="00AD0481">
      <w:pPr>
        <w:pStyle w:val="berschrift1"/>
      </w:pPr>
      <w:bookmarkStart w:id="390" w:name="_Toc173151449"/>
      <w:bookmarkStart w:id="391" w:name="_Toc203728870"/>
      <w:r>
        <w:t>Zertifikate und PKI</w:t>
      </w:r>
      <w:bookmarkEnd w:id="390"/>
      <w:bookmarkEnd w:id="391"/>
    </w:p>
    <w:p w14:paraId="34F4EB25" w14:textId="77777777" w:rsidR="00AC5B99" w:rsidRDefault="00AC5B99" w:rsidP="00AC5B99">
      <w:r>
        <w:t>Die Kommunikation wird durch Verwendung der Smart Metering PKI (SM-PKI) des BSI abgesichert. Die Vorgaben der Certificate Policy (CP) der SM-PKI müssen eingehalten werden. Die Kommunikationspartner, API-Nutzer und Anbieter, sind nach dem Rollenkonzept der SM-PKI in der Rolle passiver EMT, sofern der Kommunikationspartner nicht durch Regelungen außerhalb dieses Regelwerks zur API die Rolle eines aktiven EMT wahrnehmen muss.</w:t>
      </w:r>
    </w:p>
    <w:p w14:paraId="1265412A" w14:textId="77777777" w:rsidR="00A43B0A" w:rsidRDefault="00A43B0A" w:rsidP="00A43B0A">
      <w:pPr>
        <w:pStyle w:val="berschrift2"/>
      </w:pPr>
      <w:bookmarkStart w:id="392" w:name="_Toc173151451"/>
      <w:bookmarkStart w:id="393" w:name="_Toc203728871"/>
      <w:proofErr w:type="spellStart"/>
      <w:r>
        <w:lastRenderedPageBreak/>
        <w:t>Vertrauensdiensteanbieter</w:t>
      </w:r>
      <w:bookmarkEnd w:id="392"/>
      <w:bookmarkEnd w:id="393"/>
      <w:proofErr w:type="spellEnd"/>
    </w:p>
    <w:p w14:paraId="5181A267" w14:textId="77777777" w:rsidR="00A43B0A" w:rsidRPr="003C16C9" w:rsidRDefault="00A43B0A" w:rsidP="00A43B0A">
      <w:r>
        <w:t xml:space="preserve">Die </w:t>
      </w:r>
      <w:proofErr w:type="spellStart"/>
      <w:r>
        <w:t>Vertrauensdiensteanbieter</w:t>
      </w:r>
      <w:proofErr w:type="spellEnd"/>
      <w:r>
        <w:t xml:space="preserve"> müssen eine Sub-CA-Instanz </w:t>
      </w:r>
      <w:r w:rsidRPr="003C16C9">
        <w:t>gemäß der CP der SM-PKI sein.</w:t>
      </w:r>
    </w:p>
    <w:p w14:paraId="75402175" w14:textId="77777777" w:rsidR="00A43B0A" w:rsidRPr="003C16C9" w:rsidRDefault="00A43B0A" w:rsidP="00A43B0A">
      <w:pPr>
        <w:pStyle w:val="berschrift2"/>
      </w:pPr>
      <w:bookmarkStart w:id="394" w:name="_Toc173151452"/>
      <w:bookmarkStart w:id="395" w:name="_Ref173165177"/>
      <w:bookmarkStart w:id="396" w:name="_Toc203728872"/>
      <w:r w:rsidRPr="003C16C9">
        <w:t>Verzeichnisdienst</w:t>
      </w:r>
      <w:bookmarkEnd w:id="394"/>
      <w:bookmarkEnd w:id="395"/>
      <w:bookmarkEnd w:id="396"/>
    </w:p>
    <w:p w14:paraId="06016884" w14:textId="12FE2163" w:rsidR="009B69F2" w:rsidRDefault="009B69F2" w:rsidP="009B69F2">
      <w:r>
        <w:t xml:space="preserve">Neben den von den Sub-CA gestellten Verzeichnisdiensten muss jeder Marktpartner einen dezentralen Verzeichnisdienst (siehe </w:t>
      </w:r>
      <w:proofErr w:type="spellStart"/>
      <w:r>
        <w:t>EDI@Energy-Dokument</w:t>
      </w:r>
      <w:proofErr w:type="spellEnd"/>
      <w:r>
        <w:t xml:space="preserve"> „Regelungen zum Verzeichnis</w:t>
      </w:r>
      <w:r w:rsidR="005E051F">
        <w:softHyphen/>
      </w:r>
      <w:r>
        <w:t>dienst“) beauftragen oder betreiben, der Metadaten zu seinen verwendeten Zertifikaten und insbesondere zur API-Kennung den zughörigen Endpunkt (URL) der API veröffentlicht.</w:t>
      </w:r>
    </w:p>
    <w:p w14:paraId="143DB6C4" w14:textId="7BA9AE22" w:rsidR="00A43B0A" w:rsidRPr="003C16C9" w:rsidRDefault="009B69F2" w:rsidP="00A43B0A">
      <w:r w:rsidRPr="004C5A59">
        <w:rPr>
          <w:i/>
          <w:iCs/>
        </w:rPr>
        <w:t>Hinweis:</w:t>
      </w:r>
      <w:r>
        <w:t xml:space="preserve"> Die möglichen API-Kennungen sind im </w:t>
      </w:r>
      <w:proofErr w:type="spellStart"/>
      <w:r>
        <w:t>EDI@Energy-Dokument</w:t>
      </w:r>
      <w:proofErr w:type="spellEnd"/>
      <w:r>
        <w:t xml:space="preserve"> “Anwendungsübersicht der </w:t>
      </w:r>
      <w:proofErr w:type="spellStart"/>
      <w:r>
        <w:t>Prüfindetifikatoren</w:t>
      </w:r>
      <w:proofErr w:type="spellEnd"/>
      <w:r>
        <w:t>“ zu entnehmen.</w:t>
      </w:r>
    </w:p>
    <w:p w14:paraId="1E994882" w14:textId="77777777" w:rsidR="00A43B0A" w:rsidRDefault="00A43B0A" w:rsidP="00A43B0A">
      <w:pPr>
        <w:pStyle w:val="berschrift2"/>
      </w:pPr>
      <w:bookmarkStart w:id="397" w:name="_Toc173151453"/>
      <w:bookmarkStart w:id="398" w:name="_Toc203728873"/>
      <w:r>
        <w:t>Zertifikate: Parameter und Anforderungen</w:t>
      </w:r>
      <w:bookmarkEnd w:id="397"/>
      <w:bookmarkEnd w:id="398"/>
    </w:p>
    <w:p w14:paraId="797F7741" w14:textId="77777777" w:rsidR="00A43B0A" w:rsidRDefault="00A43B0A" w:rsidP="00A43B0A">
      <w:r>
        <w:t xml:space="preserve">Die Anforderungen an die Zertifikate ergeben sich aus der CP der genutzten SM-PKI; </w:t>
      </w:r>
      <w:proofErr w:type="spellStart"/>
      <w:r>
        <w:t>insbeson-dere</w:t>
      </w:r>
      <w:proofErr w:type="spellEnd"/>
      <w:r>
        <w:t xml:space="preserve"> gilt: </w:t>
      </w:r>
    </w:p>
    <w:p w14:paraId="2A0F00DF" w14:textId="77777777" w:rsidR="00A43B0A" w:rsidRDefault="00A43B0A" w:rsidP="00A43B0A">
      <w:pPr>
        <w:pStyle w:val="Aufzhlungszeichen"/>
      </w:pPr>
      <w:r>
        <w:t xml:space="preserve">der </w:t>
      </w:r>
      <w:proofErr w:type="spellStart"/>
      <w:r>
        <w:t>CommonName</w:t>
      </w:r>
      <w:proofErr w:type="spellEnd"/>
      <w:r>
        <w:t xml:space="preserve"> muss nach dem Schema &lt;</w:t>
      </w:r>
      <w:proofErr w:type="spellStart"/>
      <w:r w:rsidRPr="00230C27">
        <w:rPr>
          <w:i/>
          <w:iCs/>
        </w:rPr>
        <w:t>org</w:t>
      </w:r>
      <w:proofErr w:type="spellEnd"/>
      <w:r>
        <w:t>&gt;.EMT.</w:t>
      </w:r>
      <w:r w:rsidRPr="00230C27">
        <w:rPr>
          <w:b/>
          <w:bCs/>
        </w:rPr>
        <w:t>API</w:t>
      </w:r>
      <w:r>
        <w:t>&lt;</w:t>
      </w:r>
      <w:proofErr w:type="spellStart"/>
      <w:r w:rsidRPr="00230C27">
        <w:rPr>
          <w:i/>
          <w:iCs/>
        </w:rPr>
        <w:t>extension</w:t>
      </w:r>
      <w:proofErr w:type="spellEnd"/>
      <w:r>
        <w:t>&gt; gebildet werden.</w:t>
      </w:r>
    </w:p>
    <w:p w14:paraId="1CA13DCF" w14:textId="77777777" w:rsidR="00A43B0A" w:rsidRDefault="00A43B0A" w:rsidP="00A43B0A">
      <w:pPr>
        <w:pStyle w:val="Aufzhlungszeichen"/>
      </w:pPr>
      <w:r>
        <w:t>Das Feld Organisational Unit („OU“) des Subject muss die MP-ID enthalten.</w:t>
      </w:r>
    </w:p>
    <w:p w14:paraId="70CCFD05" w14:textId="653133B3" w:rsidR="00A43B0A" w:rsidRDefault="00A43B0A" w:rsidP="00A43B0A">
      <w:pPr>
        <w:pStyle w:val="Aufzhlungszeichen"/>
      </w:pPr>
      <w:r>
        <w:t xml:space="preserve">Der Parameter im Feld „Alternativer Antragstellername“ mit der Ausprägung </w:t>
      </w:r>
      <w:proofErr w:type="spellStart"/>
      <w:r>
        <w:t>UniformResourceIdentifier</w:t>
      </w:r>
      <w:proofErr w:type="spellEnd"/>
      <w:r>
        <w:t xml:space="preserve"> </w:t>
      </w:r>
      <w:r w:rsidRPr="003C16C9">
        <w:t xml:space="preserve">muss vorhanden sein und die Adresse des genutzten Verzeichnisdiensts (siehe Kapitel </w:t>
      </w:r>
      <w:r w:rsidRPr="003C16C9">
        <w:fldChar w:fldCharType="begin"/>
      </w:r>
      <w:r w:rsidRPr="003C16C9">
        <w:instrText xml:space="preserve"> REF _Ref173165177 \r \h </w:instrText>
      </w:r>
      <w:r w:rsidR="003C16C9">
        <w:instrText xml:space="preserve"> \* MERGEFORMAT </w:instrText>
      </w:r>
      <w:r w:rsidRPr="003C16C9">
        <w:fldChar w:fldCharType="separate"/>
      </w:r>
      <w:r w:rsidR="0089535B">
        <w:t>4.2</w:t>
      </w:r>
      <w:r w:rsidRPr="003C16C9">
        <w:fldChar w:fldCharType="end"/>
      </w:r>
      <w:r w:rsidRPr="003C16C9">
        <w:t>)</w:t>
      </w:r>
      <w:r>
        <w:t xml:space="preserve"> beinhalten.</w:t>
      </w:r>
    </w:p>
    <w:p w14:paraId="0313AC52" w14:textId="77777777" w:rsidR="00A43B0A" w:rsidRDefault="00A43B0A" w:rsidP="00A43B0A">
      <w:pPr>
        <w:pStyle w:val="Aufzhlungszeichen"/>
      </w:pPr>
      <w:r>
        <w:t>ein EMT.API-Zertifikat kann für einen oder mehrere API-Webdienste genutzt werden.</w:t>
      </w:r>
    </w:p>
    <w:p w14:paraId="24C670E0" w14:textId="66E9E38D" w:rsidR="00A43B0A" w:rsidRDefault="00A43B0A" w:rsidP="00A43B0A">
      <w:pPr>
        <w:pStyle w:val="berschrift2"/>
      </w:pPr>
      <w:bookmarkStart w:id="399" w:name="_Toc173151454"/>
      <w:bookmarkStart w:id="400" w:name="_Toc203728874"/>
      <w:r>
        <w:t>Übergangsregel</w:t>
      </w:r>
      <w:bookmarkEnd w:id="399"/>
      <w:r w:rsidR="00621225">
        <w:t>ung</w:t>
      </w:r>
      <w:bookmarkEnd w:id="400"/>
    </w:p>
    <w:p w14:paraId="6BE505DC" w14:textId="77777777" w:rsidR="00A43B0A" w:rsidRPr="00277C48" w:rsidRDefault="00A43B0A" w:rsidP="00A43B0A">
      <w:pPr>
        <w:pStyle w:val="Zwischenberschrift"/>
        <w:jc w:val="left"/>
        <w:rPr>
          <w:color w:val="000000" w:themeColor="text1"/>
        </w:rPr>
      </w:pPr>
      <w:r w:rsidRPr="003624BF">
        <w:rPr>
          <w:b w:val="0"/>
          <w:color w:val="auto"/>
        </w:rPr>
        <w:t>Bereits ausgestel</w:t>
      </w:r>
      <w:r>
        <w:rPr>
          <w:b w:val="0"/>
          <w:color w:val="auto"/>
        </w:rPr>
        <w:t xml:space="preserve">lte und in der Marktkommunikation genutzte Zertifikate für die Nutzung der API-Webdienste </w:t>
      </w:r>
      <w:r w:rsidRPr="00C74A67">
        <w:rPr>
          <w:b w:val="0"/>
          <w:color w:val="auto"/>
        </w:rPr>
        <w:t>zur prozessualen Abwicklung von Steuerungshandlungen in Verbindung mit intelligenten Messsystemen (iMS)</w:t>
      </w:r>
      <w:r>
        <w:rPr>
          <w:b w:val="0"/>
          <w:color w:val="auto"/>
        </w:rPr>
        <w:t>, die nicht den genannten Anforderungen entsprechen, dürfen bis zum Gültigkeitsende weiter genutzt werden.</w:t>
      </w:r>
    </w:p>
    <w:p w14:paraId="4C1EBA83" w14:textId="77777777" w:rsidR="00A43B0A" w:rsidRDefault="00A43B0A" w:rsidP="00A43B0A">
      <w:pPr>
        <w:pStyle w:val="berschrift2"/>
      </w:pPr>
      <w:bookmarkStart w:id="401" w:name="_Toc173151455"/>
      <w:bookmarkStart w:id="402" w:name="_Toc203728875"/>
      <w:r>
        <w:t>Zertifikatswechsel</w:t>
      </w:r>
      <w:bookmarkEnd w:id="401"/>
      <w:bookmarkEnd w:id="402"/>
    </w:p>
    <w:p w14:paraId="51E61B84" w14:textId="77777777" w:rsidR="00A43B0A" w:rsidRDefault="00A43B0A" w:rsidP="00A43B0A">
      <w:r>
        <w:t>Spätestens 10 Werktage, bevor Zertifikate ungültig werden, muss der Inhaber dieser Zertifikate die Nachfolgezertifikate zur Verfügung gestellt haben. Somit entsteht ein Überlappungszeitraum von mindestens 10 Werktagen, in dem noch die bisherigen und die neuen Zertifikate gleichzeitig gültig sind. Für diesen Zeitraum gilt: Innerhalb dieses Überlappungszeitraums kann bei allen Marktpartnern die Umstellung von den bisher genutzten auf die neuen Zertifikate erfolgen.</w:t>
      </w:r>
    </w:p>
    <w:p w14:paraId="03BA6E53" w14:textId="77777777" w:rsidR="00A43B0A" w:rsidRDefault="00A43B0A" w:rsidP="00A43B0A">
      <w:pPr>
        <w:pStyle w:val="berschrift2"/>
      </w:pPr>
      <w:bookmarkStart w:id="403" w:name="_Toc173151456"/>
      <w:bookmarkStart w:id="404" w:name="_Toc203728876"/>
      <w:r>
        <w:t>Rückruf und Sperrlisten</w:t>
      </w:r>
      <w:bookmarkEnd w:id="403"/>
      <w:bookmarkEnd w:id="404"/>
    </w:p>
    <w:p w14:paraId="222711B0" w14:textId="77777777" w:rsidR="00A43B0A" w:rsidRDefault="00A43B0A" w:rsidP="00A43B0A">
      <w:r>
        <w:t>Will ein Zertifikatsinhaber sein Zertifikat vor Ablauf der Gültigkeitsfrist nicht mehr verwenden oder für ungültig erklären, so muss er sein Zertifikat über die Sperrlisten (CRL) seines CA-</w:t>
      </w:r>
      <w:proofErr w:type="spellStart"/>
      <w:r>
        <w:t>Anbie</w:t>
      </w:r>
      <w:proofErr w:type="spellEnd"/>
      <w:r>
        <w:t>-</w:t>
      </w:r>
      <w:proofErr w:type="spellStart"/>
      <w:r>
        <w:t>ters</w:t>
      </w:r>
      <w:proofErr w:type="spellEnd"/>
      <w:r>
        <w:t xml:space="preserve"> zurückziehen lassen. Die Vorgaben und Regelungen für die Sperrung von Zertifikaten, </w:t>
      </w:r>
      <w:r>
        <w:lastRenderedPageBreak/>
        <w:t>Verarbeitung von Sperrlisten und der Aktualisierungs- und Prüfungszeiten ergeben sich aus der Certificate Policy (CP) der SM-PKI.</w:t>
      </w:r>
    </w:p>
    <w:p w14:paraId="27FA5AD7" w14:textId="566E1DA2" w:rsidR="00AC5B99" w:rsidRPr="00814040" w:rsidRDefault="00A43B0A" w:rsidP="00BA02F0">
      <w:r>
        <w:t xml:space="preserve">Wenn die CRL einer CA über die im Zertifikat eingetragene </w:t>
      </w:r>
      <w:proofErr w:type="spellStart"/>
      <w:r>
        <w:t>Certificate</w:t>
      </w:r>
      <w:proofErr w:type="spellEnd"/>
      <w:r>
        <w:t xml:space="preserve"> </w:t>
      </w:r>
      <w:proofErr w:type="spellStart"/>
      <w:r>
        <w:t>Revocation</w:t>
      </w:r>
      <w:proofErr w:type="spellEnd"/>
      <w:r>
        <w:t xml:space="preserve"> List Distribution Point (CRL-DP) von einer CA über 3 Tage nicht abrufbar ist oder im Gültigkeitszeitraum nicht verlängert wurde, dann ist der ausstellenden CA und aller darunter gelisteten Zertifikate bis zur Veröffentlichung einer aktuellen CRL nach den Regelungen der CP zu misstrauen. Die konkreten, möglichen Konsequenzen sind Kapitel 9 zu entnehmen</w:t>
      </w:r>
    </w:p>
    <w:p w14:paraId="5FDF097F" w14:textId="4633E508" w:rsidR="00661C93" w:rsidRPr="00814040" w:rsidRDefault="00661C93">
      <w:pPr>
        <w:spacing w:after="200" w:line="276" w:lineRule="auto"/>
      </w:pPr>
      <w:r w:rsidRPr="00814040">
        <w:br w:type="page"/>
      </w:r>
    </w:p>
    <w:p w14:paraId="4FE6447D" w14:textId="1900CDCD" w:rsidR="001E5195" w:rsidRPr="00814040" w:rsidRDefault="00661C93" w:rsidP="00661C93">
      <w:pPr>
        <w:pStyle w:val="berschrift1"/>
      </w:pPr>
      <w:bookmarkStart w:id="405" w:name="_Toc140239909"/>
      <w:bookmarkStart w:id="406" w:name="_Toc203728877"/>
      <w:r w:rsidRPr="00814040">
        <w:lastRenderedPageBreak/>
        <w:t>Quellen</w:t>
      </w:r>
      <w:bookmarkEnd w:id="405"/>
      <w:bookmarkEnd w:id="406"/>
    </w:p>
    <w:p w14:paraId="1D7FD009" w14:textId="77777777" w:rsidR="00D373E5" w:rsidRPr="00D679D7" w:rsidRDefault="00D373E5" w:rsidP="00D373E5">
      <w:pPr>
        <w:spacing w:after="200" w:line="276" w:lineRule="auto"/>
        <w:ind w:left="1560" w:hanging="1560"/>
      </w:pPr>
      <w:r>
        <w:t>[</w:t>
      </w:r>
      <w:r w:rsidRPr="00814040">
        <w:t>BK6-21-282</w:t>
      </w:r>
      <w:r>
        <w:t>]</w:t>
      </w:r>
      <w:r>
        <w:tab/>
      </w:r>
      <w:r w:rsidRPr="00D679D7">
        <w:t>Beschluss (BK6-21-282) und Anlagen zur Absicherung der elektronischen Marktkom</w:t>
      </w:r>
      <w:r w:rsidRPr="00D679D7">
        <w:softHyphen/>
        <w:t>munikation Strom, Bundesnetzagentur, 31.03.2022.</w:t>
      </w:r>
    </w:p>
    <w:p w14:paraId="4B5CBA7E" w14:textId="77777777" w:rsidR="00D373E5" w:rsidRDefault="00D373E5" w:rsidP="00D373E5">
      <w:pPr>
        <w:spacing w:after="200" w:line="276" w:lineRule="auto"/>
        <w:ind w:left="1560" w:hanging="1560"/>
      </w:pPr>
      <w:bookmarkStart w:id="407" w:name="_Hlk168313325"/>
      <w:r>
        <w:t>[</w:t>
      </w:r>
      <w:r w:rsidRPr="000465D3">
        <w:t>BK6-22-128</w:t>
      </w:r>
      <w:r>
        <w:t>]</w:t>
      </w:r>
      <w:bookmarkEnd w:id="407"/>
      <w:r>
        <w:tab/>
      </w:r>
      <w:r w:rsidRPr="00760150">
        <w:t>Beschluss (</w:t>
      </w:r>
      <w:r w:rsidRPr="000465D3">
        <w:t>BK6-22-128</w:t>
      </w:r>
      <w:r w:rsidRPr="00760150">
        <w:t xml:space="preserve">) und Anlagen </w:t>
      </w:r>
      <w:r>
        <w:t xml:space="preserve">zur prozessualen Abwicklung von Steuerungshandlungen in Verbindung mit intelligenten Messsystemen (iMS) (Universalbestellprozess), </w:t>
      </w:r>
      <w:r w:rsidRPr="00E720FB">
        <w:t>21.11.2022</w:t>
      </w:r>
      <w:r>
        <w:t>.</w:t>
      </w:r>
    </w:p>
    <w:p w14:paraId="3F6B49B7" w14:textId="77777777" w:rsidR="00D373E5" w:rsidRPr="00760150" w:rsidRDefault="00D373E5" w:rsidP="00D373E5">
      <w:pPr>
        <w:spacing w:after="200" w:line="276" w:lineRule="auto"/>
        <w:ind w:left="1560" w:hanging="1560"/>
      </w:pPr>
      <w:r w:rsidRPr="00760150">
        <w:t>[BK6-22-024]</w:t>
      </w:r>
      <w:r w:rsidRPr="00760150">
        <w:tab/>
        <w:t xml:space="preserve">Beschluss (BK6-22-024) und Anlagen zu </w:t>
      </w:r>
      <w:r w:rsidRPr="00ED2C2E">
        <w:t>Regelungen für einen beschleunigten werktäglichen Lieferantenwechsel in 24 Stunden (LFW24)</w:t>
      </w:r>
      <w:r w:rsidRPr="00760150">
        <w:t>,</w:t>
      </w:r>
      <w:r>
        <w:t xml:space="preserve"> 21</w:t>
      </w:r>
      <w:r w:rsidRPr="00760150">
        <w:t>.03.202</w:t>
      </w:r>
      <w:r>
        <w:t>4</w:t>
      </w:r>
      <w:r w:rsidRPr="00760150">
        <w:t>.</w:t>
      </w:r>
    </w:p>
    <w:p w14:paraId="11F7D86F" w14:textId="77777777" w:rsidR="00D373E5" w:rsidRPr="00133B95" w:rsidRDefault="00D373E5" w:rsidP="00D373E5">
      <w:pPr>
        <w:spacing w:after="200" w:line="276" w:lineRule="auto"/>
        <w:ind w:left="1560" w:hanging="1560"/>
      </w:pPr>
      <w:r w:rsidRPr="00143BBC">
        <w:rPr>
          <w:lang w:val="en-GB"/>
        </w:rPr>
        <w:t>[CP-SM-PKI]</w:t>
      </w:r>
      <w:r w:rsidRPr="00143BBC">
        <w:rPr>
          <w:lang w:val="en-GB"/>
        </w:rPr>
        <w:tab/>
        <w:t>Certificate Policy der Smart Metering PKI</w:t>
      </w:r>
      <w:r>
        <w:rPr>
          <w:lang w:val="en-GB"/>
        </w:rPr>
        <w:t>.</w:t>
      </w:r>
      <w:r w:rsidRPr="00143BBC">
        <w:rPr>
          <w:lang w:val="en-GB"/>
        </w:rPr>
        <w:t xml:space="preserve"> </w:t>
      </w:r>
      <w:r w:rsidRPr="00133B95">
        <w:t>Version 1.1.2, 25.01.2023.</w:t>
      </w:r>
      <w:r w:rsidRPr="00133B95">
        <w:br/>
        <w:t>https://www.bsi.bund.de/dok/7615484</w:t>
      </w:r>
    </w:p>
    <w:p w14:paraId="7BC4FC22" w14:textId="77777777" w:rsidR="00CD40AE" w:rsidRPr="00632A7F" w:rsidRDefault="00CD40AE" w:rsidP="00CD40AE">
      <w:pPr>
        <w:spacing w:after="200" w:line="276" w:lineRule="auto"/>
        <w:ind w:left="1560" w:hanging="1560"/>
        <w:rPr>
          <w:lang w:val="en-GB"/>
        </w:rPr>
      </w:pPr>
      <w:r w:rsidRPr="00632A7F">
        <w:rPr>
          <w:lang w:val="en-GB"/>
        </w:rPr>
        <w:t>[FIPS-186-5]</w:t>
      </w:r>
      <w:r w:rsidRPr="00632A7F">
        <w:rPr>
          <w:lang w:val="en-GB"/>
        </w:rPr>
        <w:tab/>
        <w:t>Federal Information Processing Standards Publication. (FIPS PUB) 186-5, Digital Signature Standard</w:t>
      </w:r>
      <w:r>
        <w:rPr>
          <w:lang w:val="en-GB"/>
        </w:rPr>
        <w:t xml:space="preserve"> (DSS)</w:t>
      </w:r>
      <w:r w:rsidRPr="00632A7F">
        <w:rPr>
          <w:lang w:val="en-GB"/>
        </w:rPr>
        <w:t>, 03.02.2023.</w:t>
      </w:r>
      <w:r>
        <w:rPr>
          <w:lang w:val="en-GB"/>
        </w:rPr>
        <w:t xml:space="preserve"> </w:t>
      </w:r>
      <w:r w:rsidRPr="00E32482">
        <w:rPr>
          <w:lang w:val="en-GB"/>
        </w:rPr>
        <w:t>https://doi.org/10.6028/NIST.FIPS.186-5</w:t>
      </w:r>
    </w:p>
    <w:p w14:paraId="6C36E3D4" w14:textId="77777777" w:rsidR="00D373E5" w:rsidRPr="00275276" w:rsidRDefault="00D373E5" w:rsidP="00D373E5">
      <w:pPr>
        <w:spacing w:after="200" w:line="276" w:lineRule="auto"/>
        <w:ind w:left="1560" w:hanging="1560"/>
        <w:rPr>
          <w:lang w:val="en-US"/>
        </w:rPr>
      </w:pPr>
      <w:r w:rsidRPr="00275276">
        <w:rPr>
          <w:lang w:val="en-US"/>
        </w:rPr>
        <w:t>[RFC2119]</w:t>
      </w:r>
      <w:r>
        <w:rPr>
          <w:lang w:val="en-US"/>
        </w:rPr>
        <w:tab/>
      </w:r>
      <w:r w:rsidRPr="00275276">
        <w:rPr>
          <w:lang w:val="en-US"/>
        </w:rPr>
        <w:t>Key words for use in RFCs to Indicate Requirement Levels. IETF RFC 2119. March 1997. https://www.rfc-editor.org/rfc/rfc2119</w:t>
      </w:r>
    </w:p>
    <w:p w14:paraId="2C71EC30" w14:textId="0A1F44AC" w:rsidR="00900AE5" w:rsidRDefault="00900AE5" w:rsidP="006171F8">
      <w:pPr>
        <w:spacing w:after="200" w:line="276" w:lineRule="auto"/>
        <w:ind w:left="1560" w:hanging="1560"/>
        <w:rPr>
          <w:lang w:val="en-US"/>
        </w:rPr>
      </w:pPr>
      <w:r w:rsidRPr="004B3463">
        <w:rPr>
          <w:lang w:val="en-US"/>
        </w:rPr>
        <w:t>[RFC3986]</w:t>
      </w:r>
      <w:r w:rsidRPr="004B3463">
        <w:rPr>
          <w:lang w:val="en-US"/>
        </w:rPr>
        <w:tab/>
      </w:r>
      <w:r w:rsidR="005D03C5" w:rsidRPr="005D03C5">
        <w:rPr>
          <w:lang w:val="en-US"/>
        </w:rPr>
        <w:t>Uniform Resource Identifier (URI): Generic Syntax</w:t>
      </w:r>
      <w:r w:rsidR="005D03C5">
        <w:rPr>
          <w:lang w:val="en-US"/>
        </w:rPr>
        <w:t xml:space="preserve">. </w:t>
      </w:r>
      <w:r w:rsidR="00AE79E3" w:rsidRPr="00AE79E3">
        <w:rPr>
          <w:lang w:val="en-US"/>
        </w:rPr>
        <w:t>January 2005</w:t>
      </w:r>
      <w:r w:rsidR="00AE79E3">
        <w:rPr>
          <w:lang w:val="en-US"/>
        </w:rPr>
        <w:t xml:space="preserve">. </w:t>
      </w:r>
      <w:r w:rsidR="004B3463" w:rsidRPr="004B3463">
        <w:rPr>
          <w:lang w:val="en-US"/>
        </w:rPr>
        <w:t>https://www.rfc-editor.org/rfc/rfc3986</w:t>
      </w:r>
    </w:p>
    <w:p w14:paraId="522E7DE7" w14:textId="15EFD2AD" w:rsidR="006171F8" w:rsidRDefault="006171F8" w:rsidP="006171F8">
      <w:pPr>
        <w:spacing w:after="200" w:line="276" w:lineRule="auto"/>
        <w:ind w:left="1560" w:hanging="1560"/>
        <w:rPr>
          <w:lang w:val="en-US"/>
        </w:rPr>
      </w:pPr>
      <w:r>
        <w:rPr>
          <w:lang w:val="en-US"/>
        </w:rPr>
        <w:t>[RFC4648]</w:t>
      </w:r>
      <w:r>
        <w:rPr>
          <w:lang w:val="en-US"/>
        </w:rPr>
        <w:tab/>
      </w:r>
      <w:r w:rsidRPr="002B70CA">
        <w:rPr>
          <w:lang w:val="en-US"/>
        </w:rPr>
        <w:t>The Base16, Base32, and Base64 Data Encodings. IETF RFC 4648. October 2006. https://www.rfc-editor.org/rfc/rfc4648</w:t>
      </w:r>
      <w:r w:rsidRPr="00275276">
        <w:rPr>
          <w:lang w:val="en-US"/>
        </w:rPr>
        <w:t xml:space="preserve"> </w:t>
      </w:r>
    </w:p>
    <w:p w14:paraId="10CF1D20" w14:textId="77777777" w:rsidR="00D373E5" w:rsidRPr="00275276" w:rsidRDefault="00D373E5" w:rsidP="00D373E5">
      <w:pPr>
        <w:spacing w:after="200" w:line="276" w:lineRule="auto"/>
        <w:ind w:left="1560" w:hanging="1560"/>
        <w:rPr>
          <w:lang w:val="en-US"/>
        </w:rPr>
      </w:pPr>
      <w:r w:rsidRPr="00275276">
        <w:rPr>
          <w:lang w:val="en-US"/>
        </w:rPr>
        <w:t>[RFC6066]</w:t>
      </w:r>
      <w:r>
        <w:rPr>
          <w:lang w:val="en-US"/>
        </w:rPr>
        <w:tab/>
      </w:r>
      <w:r w:rsidRPr="00275276">
        <w:rPr>
          <w:lang w:val="en-US"/>
        </w:rPr>
        <w:t xml:space="preserve">Transport Layer Security (TLS) Extensions: Extension Definitions, ITEF RFC 6066. </w:t>
      </w:r>
      <w:proofErr w:type="spellStart"/>
      <w:r w:rsidRPr="00275276">
        <w:rPr>
          <w:lang w:val="en-US"/>
        </w:rPr>
        <w:t>Januar</w:t>
      </w:r>
      <w:proofErr w:type="spellEnd"/>
      <w:r w:rsidRPr="00275276">
        <w:rPr>
          <w:lang w:val="en-US"/>
        </w:rPr>
        <w:t xml:space="preserve"> 2011. https://www.rfc-editor.org/rfc/rfc6066</w:t>
      </w:r>
    </w:p>
    <w:p w14:paraId="749D17AF" w14:textId="77777777" w:rsidR="00D373E5" w:rsidRPr="00275276" w:rsidRDefault="00D373E5" w:rsidP="00D373E5">
      <w:pPr>
        <w:spacing w:after="200" w:line="276" w:lineRule="auto"/>
        <w:ind w:left="1560" w:hanging="1560"/>
        <w:rPr>
          <w:lang w:val="en-US"/>
        </w:rPr>
      </w:pPr>
      <w:r w:rsidRPr="00275276">
        <w:rPr>
          <w:lang w:val="en-US"/>
        </w:rPr>
        <w:t>[RFC8449]</w:t>
      </w:r>
      <w:r>
        <w:rPr>
          <w:lang w:val="en-US"/>
        </w:rPr>
        <w:tab/>
      </w:r>
      <w:r w:rsidRPr="00275276">
        <w:rPr>
          <w:lang w:val="en-US"/>
        </w:rPr>
        <w:t>Record Size Limit Extension for TLS IETF RFC 8449. August 2018. https://www.rfc-editor.org/rfc/rfc8449</w:t>
      </w:r>
    </w:p>
    <w:p w14:paraId="49A28438" w14:textId="77777777" w:rsidR="00D373E5" w:rsidRPr="00277C48" w:rsidRDefault="00D373E5" w:rsidP="00D373E5">
      <w:pPr>
        <w:spacing w:after="200" w:line="276" w:lineRule="auto"/>
        <w:ind w:left="1560" w:hanging="1560"/>
        <w:rPr>
          <w:lang w:val="en-US"/>
        </w:rPr>
      </w:pPr>
      <w:r w:rsidRPr="00275276">
        <w:rPr>
          <w:lang w:val="en-US"/>
        </w:rPr>
        <w:t>[RFC8785]</w:t>
      </w:r>
      <w:r>
        <w:rPr>
          <w:lang w:val="en-US"/>
        </w:rPr>
        <w:tab/>
      </w:r>
      <w:r w:rsidRPr="00275276">
        <w:rPr>
          <w:lang w:val="en-US"/>
        </w:rPr>
        <w:t xml:space="preserve">JSON Canonicalization Scheme (JCS). IETF RFC 8785. June 2020. </w:t>
      </w:r>
      <w:r w:rsidRPr="00277C48">
        <w:rPr>
          <w:lang w:val="en-US"/>
        </w:rPr>
        <w:t>https://www.rfc-editor.org/rfc/rfc8785</w:t>
      </w:r>
    </w:p>
    <w:p w14:paraId="2D81548C" w14:textId="77777777" w:rsidR="001053A5" w:rsidRDefault="001053A5" w:rsidP="001053A5">
      <w:pPr>
        <w:spacing w:after="200" w:line="276" w:lineRule="auto"/>
        <w:ind w:left="1560" w:hanging="1560"/>
        <w:rPr>
          <w:lang w:val="en-US"/>
        </w:rPr>
      </w:pPr>
      <w:r>
        <w:rPr>
          <w:lang w:val="en-US"/>
        </w:rPr>
        <w:t>[RFC9440]</w:t>
      </w:r>
      <w:r>
        <w:rPr>
          <w:lang w:val="en-US"/>
        </w:rPr>
        <w:tab/>
      </w:r>
      <w:r w:rsidRPr="002B70CA">
        <w:rPr>
          <w:lang w:val="en-US"/>
        </w:rPr>
        <w:t xml:space="preserve">Client-Cert HTTP Header Field. IETF RFC 9440. July 2023. </w:t>
      </w:r>
      <w:r>
        <w:rPr>
          <w:lang w:val="en-US"/>
        </w:rPr>
        <w:br/>
      </w:r>
      <w:r w:rsidRPr="002B70CA">
        <w:rPr>
          <w:lang w:val="en-US"/>
        </w:rPr>
        <w:t>https://www.rfc-editor.org/rfc/rfc9440</w:t>
      </w:r>
    </w:p>
    <w:p w14:paraId="0B503A57" w14:textId="77777777" w:rsidR="00D87BAE" w:rsidRPr="0025061D" w:rsidRDefault="00D87BAE" w:rsidP="00D87BAE">
      <w:pPr>
        <w:spacing w:after="200" w:line="276" w:lineRule="auto"/>
        <w:ind w:left="1560" w:hanging="1560"/>
      </w:pPr>
      <w:r w:rsidRPr="00DE6B9D">
        <w:rPr>
          <w:lang w:val="en-US"/>
        </w:rPr>
        <w:t>[TR03111]</w:t>
      </w:r>
      <w:r w:rsidRPr="00DE6B9D">
        <w:rPr>
          <w:lang w:val="en-US"/>
        </w:rPr>
        <w:tab/>
        <w:t xml:space="preserve">Technical Guideline BSI TR-03111 Elliptic Curve Cryptography. </w:t>
      </w:r>
      <w:r w:rsidRPr="0025061D">
        <w:t>01.06.2018.</w:t>
      </w:r>
      <w:r w:rsidRPr="0025061D">
        <w:br/>
        <w:t>https://www.bsi.bund.de/dok/TR-03111</w:t>
      </w:r>
    </w:p>
    <w:p w14:paraId="7AB724B1" w14:textId="0F1CD17D" w:rsidR="00D373E5" w:rsidRPr="00672C87" w:rsidRDefault="00D373E5" w:rsidP="00D373E5">
      <w:pPr>
        <w:spacing w:after="200" w:line="276" w:lineRule="auto"/>
        <w:ind w:left="1560" w:hanging="1560"/>
      </w:pPr>
      <w:r>
        <w:t>[TR03116-3]</w:t>
      </w:r>
      <w:r>
        <w:tab/>
        <w:t xml:space="preserve">Technische Richtlinie BSI TR-03116 Kryptographische Vorgaben für Projekte der Bundesregierung. Teil 3: Intelligente Messsysteme. </w:t>
      </w:r>
      <w:r w:rsidR="00AB3A72" w:rsidRPr="00AB3A72">
        <w:rPr>
          <w:rFonts w:ascii="Calibri" w:hAnsi="Calibri" w:cs="Calibri"/>
          <w:color w:val="000000"/>
          <w:shd w:val="clear" w:color="auto" w:fill="FFFFFF"/>
        </w:rPr>
        <w:t>13.12.2024</w:t>
      </w:r>
      <w:r>
        <w:rPr>
          <w:rFonts w:ascii="Calibri" w:hAnsi="Calibri" w:cs="Calibri"/>
          <w:color w:val="000000"/>
          <w:shd w:val="clear" w:color="auto" w:fill="FFFFFF"/>
        </w:rPr>
        <w:t>.</w:t>
      </w:r>
      <w:r>
        <w:br/>
      </w:r>
      <w:r w:rsidRPr="006A6BCE">
        <w:rPr>
          <w:sz w:val="15"/>
          <w:szCs w:val="15"/>
        </w:rPr>
        <w:t>https://www.bsi.bund.de/SharedDocs/Downloads/DE/BSI/Publikationen/TechnischeRichtlinien/TR03116/BSI-TR-03116-3.html</w:t>
      </w:r>
    </w:p>
    <w:p w14:paraId="662D0D03" w14:textId="77777777" w:rsidR="00884ABE" w:rsidRPr="00814040" w:rsidRDefault="00884ABE" w:rsidP="00884ABE">
      <w:pPr>
        <w:spacing w:after="200" w:line="276" w:lineRule="auto"/>
        <w:sectPr w:rsidR="00884ABE" w:rsidRPr="00814040" w:rsidSect="00A92203">
          <w:headerReference w:type="default" r:id="rId13"/>
          <w:footerReference w:type="default" r:id="rId14"/>
          <w:headerReference w:type="first" r:id="rId15"/>
          <w:footerReference w:type="first" r:id="rId16"/>
          <w:pgSz w:w="11906" w:h="16838" w:code="9"/>
          <w:pgMar w:top="1985" w:right="1134" w:bottom="851" w:left="1389" w:header="771" w:footer="284" w:gutter="0"/>
          <w:cols w:space="708"/>
          <w:titlePg/>
          <w:docGrid w:linePitch="360"/>
        </w:sectPr>
      </w:pPr>
      <w:r w:rsidRPr="00814040">
        <w:br w:type="page"/>
      </w:r>
    </w:p>
    <w:p w14:paraId="69592506" w14:textId="77777777" w:rsidR="00884ABE" w:rsidRPr="00814040" w:rsidRDefault="00884ABE" w:rsidP="00884ABE">
      <w:pPr>
        <w:pStyle w:val="berschrift1"/>
      </w:pPr>
      <w:bookmarkStart w:id="408" w:name="_Toc130919551"/>
      <w:bookmarkStart w:id="409" w:name="_Toc140239911"/>
      <w:bookmarkStart w:id="410" w:name="_Toc203728878"/>
      <w:r w:rsidRPr="00814040">
        <w:lastRenderedPageBreak/>
        <w:t>Änderungshistorie</w:t>
      </w:r>
      <w:bookmarkEnd w:id="408"/>
      <w:bookmarkEnd w:id="409"/>
      <w:bookmarkEnd w:id="410"/>
    </w:p>
    <w:tbl>
      <w:tblPr>
        <w:tblW w:w="14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03"/>
        <w:gridCol w:w="1697"/>
        <w:gridCol w:w="3394"/>
        <w:gridCol w:w="3394"/>
        <w:gridCol w:w="2720"/>
        <w:gridCol w:w="2404"/>
      </w:tblGrid>
      <w:tr w:rsidR="00884ABE" w:rsidRPr="00814040" w14:paraId="0D9F7C97" w14:textId="77777777" w:rsidTr="004266A3">
        <w:trPr>
          <w:tblHeader/>
        </w:trPr>
        <w:tc>
          <w:tcPr>
            <w:tcW w:w="703" w:type="dxa"/>
            <w:vMerge w:val="restart"/>
            <w:shd w:val="clear" w:color="auto" w:fill="D8DFE4"/>
          </w:tcPr>
          <w:p w14:paraId="1BEE3777" w14:textId="77777777" w:rsidR="00884ABE" w:rsidRPr="00814040" w:rsidRDefault="00884ABE" w:rsidP="00617123">
            <w:pPr>
              <w:tabs>
                <w:tab w:val="left" w:pos="1134"/>
              </w:tabs>
              <w:spacing w:before="60" w:after="20" w:line="192" w:lineRule="exact"/>
              <w:rPr>
                <w:rFonts w:cstheme="minorHAnsi"/>
                <w:b/>
                <w:color w:val="C00000"/>
                <w:sz w:val="18"/>
                <w:szCs w:val="18"/>
              </w:rPr>
            </w:pPr>
            <w:proofErr w:type="spellStart"/>
            <w:r w:rsidRPr="00814040">
              <w:rPr>
                <w:rFonts w:cstheme="minorHAnsi"/>
                <w:b/>
                <w:color w:val="C00000"/>
                <w:sz w:val="18"/>
                <w:szCs w:val="18"/>
              </w:rPr>
              <w:t>Änd</w:t>
            </w:r>
            <w:proofErr w:type="spellEnd"/>
            <w:r w:rsidRPr="00814040">
              <w:rPr>
                <w:rFonts w:cstheme="minorHAnsi"/>
                <w:b/>
                <w:color w:val="C00000"/>
                <w:sz w:val="18"/>
                <w:szCs w:val="18"/>
              </w:rPr>
              <w:t>-ID</w:t>
            </w:r>
          </w:p>
        </w:tc>
        <w:tc>
          <w:tcPr>
            <w:tcW w:w="1697" w:type="dxa"/>
            <w:vMerge w:val="restart"/>
            <w:shd w:val="clear" w:color="auto" w:fill="D8DFE4"/>
          </w:tcPr>
          <w:p w14:paraId="1CD2935E" w14:textId="77777777" w:rsidR="00884ABE" w:rsidRPr="00814040" w:rsidRDefault="00884ABE" w:rsidP="00617123">
            <w:pPr>
              <w:tabs>
                <w:tab w:val="left" w:pos="1134"/>
              </w:tabs>
              <w:spacing w:before="60" w:after="20" w:line="192" w:lineRule="exact"/>
              <w:rPr>
                <w:rFonts w:cstheme="minorHAnsi"/>
                <w:b/>
                <w:color w:val="C00000"/>
                <w:sz w:val="18"/>
                <w:szCs w:val="18"/>
              </w:rPr>
            </w:pPr>
            <w:r w:rsidRPr="00814040">
              <w:rPr>
                <w:rFonts w:cstheme="minorHAnsi"/>
                <w:b/>
                <w:color w:val="C00000"/>
                <w:sz w:val="18"/>
                <w:szCs w:val="18"/>
              </w:rPr>
              <w:t>Ort</w:t>
            </w:r>
            <w:r w:rsidRPr="00814040">
              <w:rPr>
                <w:rFonts w:cstheme="minorHAnsi"/>
                <w:b/>
                <w:color w:val="C00000"/>
                <w:sz w:val="18"/>
                <w:szCs w:val="18"/>
              </w:rPr>
              <w:br/>
            </w:r>
          </w:p>
        </w:tc>
        <w:tc>
          <w:tcPr>
            <w:tcW w:w="6788" w:type="dxa"/>
            <w:gridSpan w:val="2"/>
            <w:shd w:val="clear" w:color="auto" w:fill="D8DFE4"/>
          </w:tcPr>
          <w:p w14:paraId="556C4D65" w14:textId="77777777" w:rsidR="00884ABE" w:rsidRPr="00814040" w:rsidRDefault="00884ABE" w:rsidP="00617123">
            <w:pPr>
              <w:tabs>
                <w:tab w:val="center" w:pos="3180"/>
              </w:tabs>
              <w:spacing w:before="60" w:after="20" w:line="192" w:lineRule="exact"/>
              <w:rPr>
                <w:rFonts w:cstheme="minorHAnsi"/>
                <w:b/>
                <w:color w:val="C00000"/>
                <w:sz w:val="18"/>
                <w:szCs w:val="18"/>
              </w:rPr>
            </w:pPr>
            <w:r w:rsidRPr="00814040">
              <w:rPr>
                <w:rFonts w:cstheme="minorHAnsi"/>
                <w:b/>
                <w:color w:val="C00000"/>
                <w:sz w:val="18"/>
                <w:szCs w:val="18"/>
              </w:rPr>
              <w:tab/>
              <w:t>Änderungen</w:t>
            </w:r>
          </w:p>
        </w:tc>
        <w:tc>
          <w:tcPr>
            <w:tcW w:w="2720" w:type="dxa"/>
            <w:vMerge w:val="restart"/>
            <w:shd w:val="clear" w:color="auto" w:fill="D8DFE4"/>
          </w:tcPr>
          <w:p w14:paraId="36E20A23" w14:textId="77777777" w:rsidR="00884ABE" w:rsidRPr="00814040" w:rsidRDefault="00884ABE" w:rsidP="00617123">
            <w:pPr>
              <w:tabs>
                <w:tab w:val="left" w:pos="1134"/>
              </w:tabs>
              <w:spacing w:before="60" w:after="20" w:line="192" w:lineRule="exact"/>
              <w:rPr>
                <w:rFonts w:cstheme="minorHAnsi"/>
                <w:b/>
                <w:color w:val="C00000"/>
                <w:sz w:val="18"/>
                <w:szCs w:val="18"/>
              </w:rPr>
            </w:pPr>
            <w:r w:rsidRPr="00814040">
              <w:rPr>
                <w:rFonts w:cstheme="minorHAnsi"/>
                <w:b/>
                <w:color w:val="C00000"/>
                <w:sz w:val="18"/>
                <w:szCs w:val="18"/>
              </w:rPr>
              <w:t>Grund der Anpassung</w:t>
            </w:r>
          </w:p>
        </w:tc>
        <w:tc>
          <w:tcPr>
            <w:tcW w:w="2404" w:type="dxa"/>
            <w:vMerge w:val="restart"/>
            <w:shd w:val="clear" w:color="auto" w:fill="D8DFE4"/>
          </w:tcPr>
          <w:p w14:paraId="18ABB084" w14:textId="77777777" w:rsidR="00884ABE" w:rsidRPr="00814040" w:rsidRDefault="00884ABE" w:rsidP="00617123">
            <w:pPr>
              <w:tabs>
                <w:tab w:val="left" w:pos="1134"/>
              </w:tabs>
              <w:spacing w:before="60" w:after="20" w:line="192" w:lineRule="exact"/>
              <w:rPr>
                <w:rFonts w:cstheme="minorHAnsi"/>
                <w:b/>
                <w:color w:val="C00000"/>
                <w:sz w:val="18"/>
                <w:szCs w:val="18"/>
              </w:rPr>
            </w:pPr>
            <w:r w:rsidRPr="00814040">
              <w:rPr>
                <w:rFonts w:cstheme="minorHAnsi"/>
                <w:b/>
                <w:color w:val="C00000"/>
                <w:sz w:val="18"/>
                <w:szCs w:val="18"/>
              </w:rPr>
              <w:t>Status</w:t>
            </w:r>
          </w:p>
        </w:tc>
      </w:tr>
      <w:tr w:rsidR="00884ABE" w:rsidRPr="00814040" w14:paraId="24309ED2" w14:textId="77777777" w:rsidTr="004266A3">
        <w:trPr>
          <w:tblHeader/>
        </w:trPr>
        <w:tc>
          <w:tcPr>
            <w:tcW w:w="703" w:type="dxa"/>
            <w:vMerge/>
          </w:tcPr>
          <w:p w14:paraId="3A7B6F05" w14:textId="77777777" w:rsidR="00884ABE" w:rsidRPr="00814040" w:rsidRDefault="00884ABE" w:rsidP="00617123">
            <w:pPr>
              <w:spacing w:before="60" w:after="20" w:line="192" w:lineRule="exact"/>
              <w:rPr>
                <w:rFonts w:cstheme="minorHAnsi"/>
                <w:color w:val="C00000"/>
                <w:sz w:val="18"/>
                <w:szCs w:val="18"/>
              </w:rPr>
            </w:pPr>
          </w:p>
        </w:tc>
        <w:tc>
          <w:tcPr>
            <w:tcW w:w="1697" w:type="dxa"/>
            <w:vMerge/>
          </w:tcPr>
          <w:p w14:paraId="2C5ED534" w14:textId="77777777" w:rsidR="00884ABE" w:rsidRPr="00814040" w:rsidRDefault="00884ABE" w:rsidP="00617123">
            <w:pPr>
              <w:spacing w:before="60" w:after="20" w:line="192" w:lineRule="exact"/>
              <w:rPr>
                <w:rFonts w:cstheme="minorHAnsi"/>
                <w:color w:val="C00000"/>
                <w:sz w:val="18"/>
                <w:szCs w:val="18"/>
              </w:rPr>
            </w:pPr>
          </w:p>
        </w:tc>
        <w:tc>
          <w:tcPr>
            <w:tcW w:w="3394" w:type="dxa"/>
            <w:shd w:val="clear" w:color="auto" w:fill="D8DFE4"/>
          </w:tcPr>
          <w:p w14:paraId="4D26032E" w14:textId="77777777" w:rsidR="00884ABE" w:rsidRPr="00814040" w:rsidRDefault="00884ABE" w:rsidP="00617123">
            <w:pPr>
              <w:spacing w:before="60" w:after="20" w:line="192" w:lineRule="exact"/>
              <w:rPr>
                <w:rFonts w:cstheme="minorHAnsi"/>
                <w:b/>
                <w:color w:val="C00000"/>
                <w:sz w:val="18"/>
                <w:szCs w:val="18"/>
              </w:rPr>
            </w:pPr>
            <w:r w:rsidRPr="00814040">
              <w:rPr>
                <w:rFonts w:cstheme="minorHAnsi"/>
                <w:b/>
                <w:color w:val="C00000"/>
                <w:sz w:val="18"/>
                <w:szCs w:val="18"/>
              </w:rPr>
              <w:t>Bisher</w:t>
            </w:r>
          </w:p>
        </w:tc>
        <w:tc>
          <w:tcPr>
            <w:tcW w:w="3394" w:type="dxa"/>
            <w:shd w:val="clear" w:color="auto" w:fill="D8DFE4"/>
          </w:tcPr>
          <w:p w14:paraId="4654ED01" w14:textId="77777777" w:rsidR="00884ABE" w:rsidRPr="00814040" w:rsidRDefault="00884ABE" w:rsidP="00617123">
            <w:pPr>
              <w:spacing w:before="60" w:after="20" w:line="192" w:lineRule="exact"/>
              <w:rPr>
                <w:rFonts w:cstheme="minorHAnsi"/>
                <w:b/>
                <w:color w:val="C00000"/>
                <w:sz w:val="18"/>
                <w:szCs w:val="18"/>
              </w:rPr>
            </w:pPr>
            <w:r w:rsidRPr="00814040">
              <w:rPr>
                <w:rFonts w:cstheme="minorHAnsi"/>
                <w:b/>
                <w:color w:val="C00000"/>
                <w:sz w:val="18"/>
                <w:szCs w:val="18"/>
              </w:rPr>
              <w:t>Neu</w:t>
            </w:r>
          </w:p>
        </w:tc>
        <w:tc>
          <w:tcPr>
            <w:tcW w:w="2720" w:type="dxa"/>
            <w:vMerge/>
          </w:tcPr>
          <w:p w14:paraId="43150B6A" w14:textId="77777777" w:rsidR="00884ABE" w:rsidRPr="00814040" w:rsidRDefault="00884ABE" w:rsidP="00617123">
            <w:pPr>
              <w:spacing w:before="60" w:after="20" w:line="192" w:lineRule="exact"/>
              <w:rPr>
                <w:rFonts w:cstheme="minorHAnsi"/>
                <w:color w:val="C00000"/>
                <w:sz w:val="18"/>
                <w:szCs w:val="18"/>
              </w:rPr>
            </w:pPr>
          </w:p>
        </w:tc>
        <w:tc>
          <w:tcPr>
            <w:tcW w:w="2404" w:type="dxa"/>
            <w:vMerge/>
          </w:tcPr>
          <w:p w14:paraId="1963C95C" w14:textId="77777777" w:rsidR="00884ABE" w:rsidRPr="00814040" w:rsidRDefault="00884ABE" w:rsidP="00617123">
            <w:pPr>
              <w:spacing w:before="60" w:after="20" w:line="192" w:lineRule="exact"/>
              <w:rPr>
                <w:rFonts w:cstheme="minorHAnsi"/>
                <w:color w:val="C00000"/>
                <w:sz w:val="18"/>
                <w:szCs w:val="18"/>
              </w:rPr>
            </w:pPr>
          </w:p>
        </w:tc>
      </w:tr>
      <w:tr w:rsidR="001028CF" w:rsidRPr="00814040" w14:paraId="5083C8DE" w14:textId="77777777" w:rsidTr="001028CF">
        <w:trPr>
          <w:cantSplit/>
        </w:trPr>
        <w:tc>
          <w:tcPr>
            <w:tcW w:w="703" w:type="dxa"/>
          </w:tcPr>
          <w:p w14:paraId="3C87D701" w14:textId="77555C8A" w:rsidR="001028CF" w:rsidRDefault="00EB3454" w:rsidP="001028CF">
            <w:pPr>
              <w:spacing w:before="60" w:after="20" w:line="192" w:lineRule="exact"/>
              <w:rPr>
                <w:rFonts w:cstheme="minorHAnsi"/>
                <w:sz w:val="18"/>
                <w:szCs w:val="18"/>
              </w:rPr>
            </w:pPr>
            <w:r>
              <w:rPr>
                <w:rFonts w:cstheme="minorHAnsi"/>
                <w:sz w:val="18"/>
                <w:szCs w:val="18"/>
              </w:rPr>
              <w:t>14054</w:t>
            </w:r>
          </w:p>
        </w:tc>
        <w:tc>
          <w:tcPr>
            <w:tcW w:w="1697" w:type="dxa"/>
          </w:tcPr>
          <w:p w14:paraId="42501103" w14:textId="1F2D02D1" w:rsidR="001028CF" w:rsidRDefault="001028CF" w:rsidP="001028CF">
            <w:pPr>
              <w:spacing w:before="60" w:after="20" w:line="192" w:lineRule="exact"/>
              <w:rPr>
                <w:rFonts w:cstheme="minorHAnsi"/>
                <w:sz w:val="18"/>
                <w:szCs w:val="18"/>
              </w:rPr>
            </w:pPr>
            <w:r w:rsidRPr="00814040">
              <w:rPr>
                <w:rFonts w:cstheme="minorHAnsi"/>
                <w:sz w:val="18"/>
                <w:szCs w:val="18"/>
              </w:rPr>
              <w:t>Deckblatt</w:t>
            </w:r>
          </w:p>
        </w:tc>
        <w:tc>
          <w:tcPr>
            <w:tcW w:w="3394" w:type="dxa"/>
          </w:tcPr>
          <w:p w14:paraId="1CD1CD6A" w14:textId="77777777" w:rsidR="001028CF" w:rsidRPr="007804A4" w:rsidRDefault="001028CF" w:rsidP="001028CF">
            <w:pPr>
              <w:spacing w:before="60" w:after="20" w:line="192" w:lineRule="exact"/>
              <w:rPr>
                <w:rFonts w:cstheme="minorHAnsi"/>
                <w:color w:val="000000"/>
                <w:sz w:val="18"/>
                <w:szCs w:val="18"/>
              </w:rPr>
            </w:pPr>
            <w:r>
              <w:rPr>
                <w:rFonts w:cstheme="minorHAnsi"/>
                <w:color w:val="000000"/>
                <w:sz w:val="18"/>
                <w:szCs w:val="18"/>
              </w:rPr>
              <w:br/>
            </w:r>
          </w:p>
          <w:p w14:paraId="37C22BE8" w14:textId="77777777" w:rsidR="001028CF" w:rsidRDefault="001028CF" w:rsidP="001028CF">
            <w:pPr>
              <w:spacing w:before="60" w:after="20" w:line="192" w:lineRule="exact"/>
              <w:rPr>
                <w:rFonts w:cstheme="minorHAnsi"/>
                <w:color w:val="000000"/>
                <w:sz w:val="18"/>
                <w:szCs w:val="18"/>
              </w:rPr>
            </w:pPr>
          </w:p>
          <w:p w14:paraId="2F1B394D" w14:textId="29C443D1" w:rsidR="001028CF" w:rsidRPr="00814040" w:rsidRDefault="001028CF" w:rsidP="001028CF">
            <w:pPr>
              <w:spacing w:before="60" w:after="20" w:line="192" w:lineRule="exact"/>
              <w:rPr>
                <w:rFonts w:cstheme="minorHAnsi"/>
                <w:color w:val="000000"/>
                <w:sz w:val="18"/>
                <w:szCs w:val="18"/>
              </w:rPr>
            </w:pPr>
            <w:r w:rsidRPr="00814040">
              <w:rPr>
                <w:rFonts w:cstheme="minorHAnsi"/>
                <w:color w:val="000000"/>
                <w:sz w:val="18"/>
                <w:szCs w:val="18"/>
              </w:rPr>
              <w:t xml:space="preserve">Version: </w:t>
            </w:r>
            <w:r>
              <w:rPr>
                <w:rFonts w:cstheme="minorHAnsi"/>
                <w:color w:val="000000"/>
                <w:sz w:val="18"/>
                <w:szCs w:val="18"/>
              </w:rPr>
              <w:t>1</w:t>
            </w:r>
            <w:r w:rsidRPr="0085279D">
              <w:rPr>
                <w:rFonts w:cstheme="minorHAnsi"/>
                <w:color w:val="000000"/>
                <w:sz w:val="18"/>
                <w:szCs w:val="18"/>
              </w:rPr>
              <w:t>.</w:t>
            </w:r>
            <w:r>
              <w:rPr>
                <w:rFonts w:cstheme="minorHAnsi"/>
                <w:color w:val="000000"/>
                <w:sz w:val="18"/>
                <w:szCs w:val="18"/>
              </w:rPr>
              <w:t>2</w:t>
            </w:r>
          </w:p>
          <w:p w14:paraId="7CF2069A" w14:textId="0F108581" w:rsidR="00C75F10" w:rsidRPr="00C75F10" w:rsidRDefault="00C75F10" w:rsidP="00C75F10">
            <w:pPr>
              <w:spacing w:before="60" w:after="20" w:line="192" w:lineRule="exact"/>
              <w:rPr>
                <w:rFonts w:cstheme="minorHAnsi"/>
                <w:color w:val="000000"/>
                <w:sz w:val="18"/>
                <w:szCs w:val="18"/>
              </w:rPr>
            </w:pPr>
            <w:r w:rsidRPr="00671B30">
              <w:rPr>
                <w:rFonts w:cstheme="minorHAnsi"/>
                <w:color w:val="000000"/>
                <w:sz w:val="18"/>
                <w:szCs w:val="18"/>
              </w:rPr>
              <w:t>Publikationsdatum</w:t>
            </w:r>
            <w:r w:rsidRPr="00C75F10">
              <w:rPr>
                <w:rFonts w:cstheme="minorHAnsi"/>
                <w:color w:val="000000"/>
                <w:sz w:val="18"/>
                <w:szCs w:val="18"/>
              </w:rPr>
              <w:t>: 01.04.2025</w:t>
            </w:r>
            <w:r w:rsidRPr="00C75F10">
              <w:rPr>
                <w:rFonts w:cstheme="minorHAnsi"/>
                <w:color w:val="000000"/>
                <w:sz w:val="18"/>
                <w:szCs w:val="18"/>
              </w:rPr>
              <w:br/>
            </w:r>
          </w:p>
          <w:p w14:paraId="14A97D27" w14:textId="6BF44884" w:rsidR="001028CF" w:rsidRPr="00AC6772" w:rsidRDefault="00C75F10" w:rsidP="00C75F10">
            <w:pPr>
              <w:spacing w:before="60" w:after="20" w:line="192" w:lineRule="exact"/>
              <w:ind w:left="1036" w:hanging="1036"/>
              <w:rPr>
                <w:rFonts w:cstheme="minorHAnsi"/>
                <w:noProof/>
                <w:color w:val="000000"/>
                <w:sz w:val="18"/>
                <w:szCs w:val="18"/>
              </w:rPr>
            </w:pPr>
            <w:r w:rsidRPr="00C75F10">
              <w:rPr>
                <w:rFonts w:cstheme="minorHAnsi"/>
                <w:color w:val="000000"/>
                <w:sz w:val="18"/>
                <w:szCs w:val="18"/>
              </w:rPr>
              <w:t>Anzuwenden ab: 01.10.2025</w:t>
            </w:r>
            <w:r w:rsidR="001028CF" w:rsidRPr="00C75F10">
              <w:rPr>
                <w:rFonts w:cstheme="minorHAnsi"/>
                <w:color w:val="000000"/>
                <w:sz w:val="18"/>
                <w:szCs w:val="18"/>
              </w:rPr>
              <w:br/>
            </w:r>
          </w:p>
        </w:tc>
        <w:tc>
          <w:tcPr>
            <w:tcW w:w="3394" w:type="dxa"/>
          </w:tcPr>
          <w:p w14:paraId="35CEAADE" w14:textId="77777777" w:rsidR="001028CF" w:rsidRPr="0085279D" w:rsidRDefault="001028CF" w:rsidP="001028CF">
            <w:pPr>
              <w:spacing w:before="60" w:after="20" w:line="192" w:lineRule="exact"/>
              <w:rPr>
                <w:rFonts w:cstheme="minorHAnsi"/>
                <w:b/>
                <w:bCs/>
                <w:color w:val="000000"/>
                <w:sz w:val="18"/>
                <w:szCs w:val="18"/>
              </w:rPr>
            </w:pPr>
            <w:r w:rsidRPr="0085279D">
              <w:rPr>
                <w:rFonts w:cstheme="minorHAnsi"/>
                <w:b/>
                <w:bCs/>
                <w:color w:val="000000"/>
                <w:sz w:val="18"/>
                <w:szCs w:val="18"/>
              </w:rPr>
              <w:t>Konsolidierte Lesefassung mit Fehlerkorrekturen</w:t>
            </w:r>
          </w:p>
          <w:p w14:paraId="547DC630" w14:textId="77777777" w:rsidR="001028CF" w:rsidRDefault="001028CF" w:rsidP="001028CF">
            <w:pPr>
              <w:spacing w:before="60" w:after="20" w:line="192" w:lineRule="exact"/>
              <w:rPr>
                <w:rFonts w:cstheme="minorHAnsi"/>
                <w:color w:val="000000"/>
                <w:sz w:val="18"/>
                <w:szCs w:val="18"/>
              </w:rPr>
            </w:pPr>
            <w:r w:rsidRPr="0085279D">
              <w:rPr>
                <w:rFonts w:cstheme="minorHAnsi"/>
                <w:b/>
                <w:bCs/>
                <w:color w:val="000000"/>
                <w:sz w:val="18"/>
                <w:szCs w:val="18"/>
              </w:rPr>
              <w:t>Stand: 28.05.2025</w:t>
            </w:r>
          </w:p>
          <w:p w14:paraId="7828FA79" w14:textId="353035FF" w:rsidR="001028CF" w:rsidRPr="00814040" w:rsidRDefault="001028CF" w:rsidP="001028CF">
            <w:pPr>
              <w:spacing w:before="60" w:after="20" w:line="192" w:lineRule="exact"/>
              <w:rPr>
                <w:rFonts w:cstheme="minorHAnsi"/>
                <w:b/>
                <w:bCs/>
                <w:color w:val="000000"/>
                <w:sz w:val="18"/>
                <w:szCs w:val="18"/>
              </w:rPr>
            </w:pPr>
            <w:r w:rsidRPr="00814040">
              <w:rPr>
                <w:rFonts w:cstheme="minorHAnsi"/>
                <w:color w:val="000000"/>
                <w:sz w:val="18"/>
                <w:szCs w:val="18"/>
              </w:rPr>
              <w:t>Version:</w:t>
            </w:r>
            <w:r w:rsidRPr="00814040">
              <w:rPr>
                <w:rFonts w:cstheme="minorHAnsi"/>
                <w:b/>
                <w:bCs/>
                <w:color w:val="000000"/>
                <w:sz w:val="18"/>
                <w:szCs w:val="18"/>
              </w:rPr>
              <w:t xml:space="preserve"> </w:t>
            </w:r>
            <w:r w:rsidRPr="0025061D">
              <w:rPr>
                <w:rFonts w:cstheme="minorHAnsi"/>
                <w:color w:val="000000"/>
                <w:sz w:val="18"/>
                <w:szCs w:val="18"/>
              </w:rPr>
              <w:t>1.</w:t>
            </w:r>
            <w:r>
              <w:rPr>
                <w:rFonts w:cstheme="minorHAnsi"/>
                <w:color w:val="000000"/>
                <w:sz w:val="18"/>
                <w:szCs w:val="18"/>
              </w:rPr>
              <w:t>2</w:t>
            </w:r>
            <w:r w:rsidRPr="00814040">
              <w:rPr>
                <w:rFonts w:cstheme="minorHAnsi"/>
                <w:b/>
                <w:bCs/>
                <w:color w:val="000000"/>
                <w:sz w:val="18"/>
                <w:szCs w:val="18"/>
              </w:rPr>
              <w:t xml:space="preserve"> </w:t>
            </w:r>
          </w:p>
          <w:p w14:paraId="571DE865" w14:textId="72FE01E4" w:rsidR="001028CF" w:rsidRPr="00814040" w:rsidRDefault="001028CF" w:rsidP="001028CF">
            <w:pPr>
              <w:spacing w:before="60" w:after="20" w:line="192" w:lineRule="exact"/>
              <w:rPr>
                <w:rFonts w:cstheme="minorHAnsi"/>
                <w:color w:val="000000"/>
                <w:sz w:val="18"/>
                <w:szCs w:val="18"/>
              </w:rPr>
            </w:pPr>
            <w:r w:rsidRPr="0085279D">
              <w:rPr>
                <w:rFonts w:cstheme="minorHAnsi"/>
                <w:b/>
                <w:bCs/>
                <w:color w:val="000000"/>
                <w:sz w:val="18"/>
                <w:szCs w:val="18"/>
              </w:rPr>
              <w:t>Ursprüngliches</w:t>
            </w:r>
            <w:r w:rsidRPr="0085279D">
              <w:rPr>
                <w:rFonts w:cstheme="minorHAnsi"/>
                <w:color w:val="000000"/>
                <w:sz w:val="18"/>
                <w:szCs w:val="18"/>
              </w:rPr>
              <w:t xml:space="preserve"> </w:t>
            </w:r>
            <w:r w:rsidRPr="00814040">
              <w:rPr>
                <w:rFonts w:cstheme="minorHAnsi"/>
                <w:color w:val="000000"/>
                <w:sz w:val="18"/>
                <w:szCs w:val="18"/>
              </w:rPr>
              <w:t xml:space="preserve">Publikationsdatum: </w:t>
            </w:r>
            <w:r w:rsidRPr="0085279D">
              <w:rPr>
                <w:rFonts w:cstheme="minorHAnsi"/>
                <w:color w:val="000000"/>
                <w:sz w:val="18"/>
                <w:szCs w:val="18"/>
              </w:rPr>
              <w:t>01.</w:t>
            </w:r>
            <w:r w:rsidR="00C75F10">
              <w:rPr>
                <w:rFonts w:cstheme="minorHAnsi"/>
                <w:color w:val="000000"/>
                <w:sz w:val="18"/>
                <w:szCs w:val="18"/>
              </w:rPr>
              <w:t>04</w:t>
            </w:r>
            <w:r w:rsidRPr="0085279D">
              <w:rPr>
                <w:rFonts w:cstheme="minorHAnsi"/>
                <w:color w:val="000000"/>
                <w:sz w:val="18"/>
                <w:szCs w:val="18"/>
              </w:rPr>
              <w:t>.202</w:t>
            </w:r>
            <w:r w:rsidR="00C75F10">
              <w:rPr>
                <w:rFonts w:cstheme="minorHAnsi"/>
                <w:color w:val="000000"/>
                <w:sz w:val="18"/>
                <w:szCs w:val="18"/>
              </w:rPr>
              <w:t>5</w:t>
            </w:r>
          </w:p>
          <w:p w14:paraId="45330B92" w14:textId="3F508524" w:rsidR="001028CF" w:rsidRPr="00AC6772" w:rsidRDefault="001028CF" w:rsidP="001028CF">
            <w:pPr>
              <w:spacing w:before="60" w:after="20" w:line="192" w:lineRule="exact"/>
              <w:ind w:left="1036" w:hanging="1036"/>
              <w:rPr>
                <w:rFonts w:cstheme="minorHAnsi"/>
                <w:noProof/>
                <w:color w:val="000000"/>
                <w:sz w:val="18"/>
                <w:szCs w:val="18"/>
              </w:rPr>
            </w:pPr>
            <w:r w:rsidRPr="00814040">
              <w:rPr>
                <w:rFonts w:cstheme="minorHAnsi"/>
                <w:color w:val="000000"/>
                <w:sz w:val="18"/>
                <w:szCs w:val="18"/>
              </w:rPr>
              <w:t xml:space="preserve">Anzuwenden ab: </w:t>
            </w:r>
            <w:r w:rsidRPr="0025061D">
              <w:rPr>
                <w:rFonts w:cstheme="minorHAnsi"/>
                <w:color w:val="000000"/>
                <w:sz w:val="18"/>
                <w:szCs w:val="18"/>
              </w:rPr>
              <w:t>0</w:t>
            </w:r>
            <w:r w:rsidR="00C75F10">
              <w:rPr>
                <w:rFonts w:cstheme="minorHAnsi"/>
                <w:color w:val="000000"/>
                <w:sz w:val="18"/>
                <w:szCs w:val="18"/>
              </w:rPr>
              <w:t>1</w:t>
            </w:r>
            <w:r w:rsidRPr="0025061D">
              <w:rPr>
                <w:rFonts w:cstheme="minorHAnsi"/>
                <w:color w:val="000000"/>
                <w:sz w:val="18"/>
                <w:szCs w:val="18"/>
              </w:rPr>
              <w:t>.</w:t>
            </w:r>
            <w:r w:rsidR="00C75F10">
              <w:rPr>
                <w:rFonts w:cstheme="minorHAnsi"/>
                <w:color w:val="000000"/>
                <w:sz w:val="18"/>
                <w:szCs w:val="18"/>
              </w:rPr>
              <w:t>10</w:t>
            </w:r>
            <w:r w:rsidRPr="0025061D">
              <w:rPr>
                <w:rFonts w:cstheme="minorHAnsi"/>
                <w:color w:val="000000"/>
                <w:sz w:val="18"/>
                <w:szCs w:val="18"/>
              </w:rPr>
              <w:t>.2025</w:t>
            </w:r>
            <w:r w:rsidRPr="00814040">
              <w:rPr>
                <w:rFonts w:cstheme="minorHAnsi"/>
                <w:b/>
                <w:bCs/>
                <w:color w:val="000000"/>
                <w:sz w:val="18"/>
                <w:szCs w:val="18"/>
              </w:rPr>
              <w:br/>
            </w:r>
          </w:p>
        </w:tc>
        <w:tc>
          <w:tcPr>
            <w:tcW w:w="2720" w:type="dxa"/>
          </w:tcPr>
          <w:p w14:paraId="300954F9" w14:textId="77777777" w:rsidR="001028CF" w:rsidRDefault="001028CF" w:rsidP="001028CF">
            <w:pPr>
              <w:spacing w:before="60" w:after="20" w:line="192" w:lineRule="exact"/>
              <w:rPr>
                <w:rFonts w:cstheme="minorHAnsi"/>
                <w:noProof/>
                <w:color w:val="000000"/>
                <w:sz w:val="18"/>
                <w:szCs w:val="18"/>
              </w:rPr>
            </w:pPr>
            <w:r w:rsidRPr="003C4B0E">
              <w:rPr>
                <w:rFonts w:cstheme="minorHAnsi"/>
                <w:noProof/>
                <w:color w:val="000000"/>
                <w:sz w:val="18"/>
                <w:szCs w:val="18"/>
              </w:rPr>
              <w:t xml:space="preserve">Version aktualisiert. </w:t>
            </w:r>
          </w:p>
          <w:p w14:paraId="710DAC58" w14:textId="77777777" w:rsidR="001028CF" w:rsidRPr="00814040" w:rsidRDefault="001028CF" w:rsidP="001028CF">
            <w:pPr>
              <w:spacing w:before="60" w:after="20" w:line="192" w:lineRule="exact"/>
              <w:rPr>
                <w:rFonts w:cstheme="minorHAnsi"/>
                <w:noProof/>
                <w:color w:val="000000"/>
                <w:sz w:val="18"/>
                <w:szCs w:val="18"/>
              </w:rPr>
            </w:pPr>
            <w:r w:rsidRPr="00814040">
              <w:rPr>
                <w:rFonts w:cstheme="minorHAnsi"/>
                <w:noProof/>
                <w:color w:val="000000"/>
                <w:sz w:val="18"/>
                <w:szCs w:val="18"/>
              </w:rPr>
              <w:t>Zusätzlich wurden im gesamten Dokument Schreibfehler, Layout, Internetadressen etc. korrigiert, die keinen Einfluss auf die inhaltliche Aussage haben.</w:t>
            </w:r>
          </w:p>
          <w:p w14:paraId="524FC80A" w14:textId="77777777" w:rsidR="001028CF" w:rsidRPr="004D30F7" w:rsidRDefault="001028CF" w:rsidP="001028CF">
            <w:pPr>
              <w:spacing w:before="60" w:after="20" w:line="192" w:lineRule="exact"/>
              <w:rPr>
                <w:rFonts w:cstheme="minorHAnsi"/>
                <w:noProof/>
                <w:color w:val="000000"/>
                <w:sz w:val="18"/>
                <w:szCs w:val="18"/>
              </w:rPr>
            </w:pPr>
          </w:p>
        </w:tc>
        <w:tc>
          <w:tcPr>
            <w:tcW w:w="2404" w:type="dxa"/>
          </w:tcPr>
          <w:p w14:paraId="59BA05F7" w14:textId="3499AEA5" w:rsidR="001028CF" w:rsidRDefault="001028CF" w:rsidP="001028CF">
            <w:pPr>
              <w:spacing w:before="60" w:after="20" w:line="192" w:lineRule="exact"/>
              <w:rPr>
                <w:rFonts w:cstheme="minorHAnsi"/>
                <w:noProof/>
                <w:color w:val="000000"/>
                <w:sz w:val="18"/>
                <w:szCs w:val="18"/>
              </w:rPr>
            </w:pPr>
            <w:r>
              <w:rPr>
                <w:rFonts w:cstheme="minorHAnsi"/>
                <w:noProof/>
                <w:color w:val="000000"/>
                <w:sz w:val="18"/>
                <w:szCs w:val="18"/>
              </w:rPr>
              <w:t>Fehler (28.05.2025).</w:t>
            </w:r>
          </w:p>
        </w:tc>
      </w:tr>
      <w:tr w:rsidR="00EB3454" w:rsidRPr="00814040" w14:paraId="6AABE196" w14:textId="77777777" w:rsidTr="00201BC5">
        <w:tc>
          <w:tcPr>
            <w:tcW w:w="703" w:type="dxa"/>
          </w:tcPr>
          <w:p w14:paraId="05556CF9" w14:textId="4063E474" w:rsidR="00EB3454" w:rsidRDefault="00EB3454" w:rsidP="00201BC5">
            <w:pPr>
              <w:spacing w:before="60" w:after="20" w:line="192" w:lineRule="exact"/>
              <w:rPr>
                <w:rFonts w:cstheme="minorHAnsi"/>
                <w:sz w:val="18"/>
                <w:szCs w:val="18"/>
              </w:rPr>
            </w:pPr>
            <w:r>
              <w:rPr>
                <w:rFonts w:cstheme="minorHAnsi"/>
                <w:sz w:val="18"/>
                <w:szCs w:val="18"/>
              </w:rPr>
              <w:t>14055</w:t>
            </w:r>
          </w:p>
        </w:tc>
        <w:tc>
          <w:tcPr>
            <w:tcW w:w="1697" w:type="dxa"/>
          </w:tcPr>
          <w:p w14:paraId="39423F09" w14:textId="77777777" w:rsidR="00EB3454" w:rsidRDefault="00EB3454" w:rsidP="00201BC5">
            <w:pPr>
              <w:spacing w:before="60" w:after="20" w:line="192" w:lineRule="exact"/>
              <w:rPr>
                <w:rFonts w:cstheme="minorHAnsi"/>
                <w:sz w:val="18"/>
                <w:szCs w:val="18"/>
              </w:rPr>
            </w:pPr>
            <w:r>
              <w:rPr>
                <w:rFonts w:cstheme="minorHAnsi"/>
                <w:sz w:val="18"/>
                <w:szCs w:val="18"/>
              </w:rPr>
              <w:t xml:space="preserve">Kapitel </w:t>
            </w:r>
            <w:r w:rsidRPr="00BF42DE">
              <w:rPr>
                <w:rFonts w:cstheme="minorHAnsi"/>
                <w:sz w:val="18"/>
                <w:szCs w:val="18"/>
              </w:rPr>
              <w:t>3.3</w:t>
            </w:r>
            <w:r>
              <w:rPr>
                <w:rFonts w:cstheme="minorHAnsi"/>
                <w:sz w:val="18"/>
                <w:szCs w:val="18"/>
              </w:rPr>
              <w:br/>
            </w:r>
            <w:r w:rsidRPr="00BF42DE">
              <w:rPr>
                <w:rFonts w:cstheme="minorHAnsi"/>
                <w:sz w:val="18"/>
                <w:szCs w:val="18"/>
              </w:rPr>
              <w:t>Inhaltsdatensicherungsebene</w:t>
            </w:r>
            <w:r>
              <w:rPr>
                <w:rFonts w:cstheme="minorHAnsi"/>
                <w:sz w:val="18"/>
                <w:szCs w:val="18"/>
              </w:rPr>
              <w:br/>
            </w:r>
          </w:p>
        </w:tc>
        <w:tc>
          <w:tcPr>
            <w:tcW w:w="3394" w:type="dxa"/>
          </w:tcPr>
          <w:p w14:paraId="3D79070C" w14:textId="77777777" w:rsidR="00EB3454" w:rsidRDefault="00EB3454" w:rsidP="00201BC5">
            <w:pPr>
              <w:spacing w:before="60" w:after="20" w:line="192" w:lineRule="exact"/>
              <w:rPr>
                <w:rFonts w:cstheme="minorHAnsi"/>
                <w:color w:val="000000"/>
                <w:sz w:val="18"/>
                <w:szCs w:val="18"/>
              </w:rPr>
            </w:pPr>
            <w:r w:rsidRPr="00CE5EA3">
              <w:rPr>
                <w:rFonts w:cstheme="minorHAnsi"/>
                <w:color w:val="000000"/>
                <w:sz w:val="18"/>
                <w:szCs w:val="18"/>
              </w:rPr>
              <w:t>Der zu signierende Digest wird dann berechnet (Der Hash für die http-Kopfzeile „</w:t>
            </w:r>
            <w:proofErr w:type="spellStart"/>
            <w:r w:rsidRPr="00CE5EA3">
              <w:rPr>
                <w:rFonts w:cstheme="minorHAnsi"/>
                <w:color w:val="000000"/>
                <w:sz w:val="18"/>
                <w:szCs w:val="18"/>
              </w:rPr>
              <w:t>initialTransactionId</w:t>
            </w:r>
            <w:proofErr w:type="spellEnd"/>
            <w:r w:rsidRPr="00CE5EA3">
              <w:rPr>
                <w:rFonts w:cstheme="minorHAnsi"/>
                <w:color w:val="000000"/>
                <w:sz w:val="18"/>
                <w:szCs w:val="18"/>
              </w:rPr>
              <w:t>“ wird nur berechnet und in die Gesamtberechnung aufgenommen, wenn sie vorhanden ist!):</w:t>
            </w:r>
          </w:p>
          <w:p w14:paraId="67103BD6" w14:textId="77777777" w:rsidR="00EB3454" w:rsidRPr="00AE178B" w:rsidRDefault="00EB3454" w:rsidP="00201BC5">
            <w:pPr>
              <w:pStyle w:val="Aufzhlungszeichen"/>
              <w:numPr>
                <w:ilvl w:val="0"/>
                <w:numId w:val="0"/>
              </w:numPr>
              <w:tabs>
                <w:tab w:val="left" w:pos="216"/>
              </w:tabs>
              <w:spacing w:before="20" w:after="60" w:line="192" w:lineRule="exact"/>
              <w:ind w:left="195" w:hanging="195"/>
              <w:rPr>
                <w:rFonts w:cstheme="minorHAnsi"/>
                <w:color w:val="000000"/>
                <w:sz w:val="18"/>
                <w:szCs w:val="18"/>
                <w:lang w:val="en-US"/>
              </w:rPr>
            </w:pPr>
            <w:r w:rsidRPr="00AE178B">
              <w:rPr>
                <w:rFonts w:cstheme="minorHAnsi"/>
                <w:b/>
                <w:bCs/>
                <w:color w:val="000000"/>
                <w:sz w:val="18"/>
                <w:szCs w:val="18"/>
                <w:lang w:val="en-US"/>
              </w:rPr>
              <w:t>›</w:t>
            </w:r>
            <w:r w:rsidRPr="00AE178B">
              <w:rPr>
                <w:rFonts w:cstheme="minorHAnsi"/>
                <w:b/>
                <w:bCs/>
                <w:color w:val="000000"/>
                <w:sz w:val="18"/>
                <w:szCs w:val="18"/>
                <w:lang w:val="en-US"/>
              </w:rPr>
              <w:tab/>
            </w:r>
            <w:r w:rsidRPr="00CE5EA3">
              <w:rPr>
                <w:rFonts w:cstheme="minorHAnsi"/>
                <w:color w:val="000000"/>
                <w:sz w:val="18"/>
                <w:szCs w:val="18"/>
                <w:lang w:val="en-US"/>
              </w:rPr>
              <w:t>Hash(Hash(URI) + Hash(Payload) + Hash(</w:t>
            </w:r>
            <w:proofErr w:type="spellStart"/>
            <w:r w:rsidRPr="00CE5EA3">
              <w:rPr>
                <w:rFonts w:cstheme="minorHAnsi"/>
                <w:color w:val="000000"/>
                <w:sz w:val="18"/>
                <w:szCs w:val="18"/>
                <w:lang w:val="en-US"/>
              </w:rPr>
              <w:t>CreationDateTime</w:t>
            </w:r>
            <w:proofErr w:type="spellEnd"/>
            <w:r w:rsidRPr="00CE5EA3">
              <w:rPr>
                <w:rFonts w:cstheme="minorHAnsi"/>
                <w:color w:val="000000"/>
                <w:sz w:val="18"/>
                <w:szCs w:val="18"/>
                <w:lang w:val="en-US"/>
              </w:rPr>
              <w:t>) + Hash(</w:t>
            </w:r>
            <w:proofErr w:type="spellStart"/>
            <w:r w:rsidRPr="00CE5EA3">
              <w:rPr>
                <w:rFonts w:cstheme="minorHAnsi"/>
                <w:color w:val="000000"/>
                <w:sz w:val="18"/>
                <w:szCs w:val="18"/>
                <w:lang w:val="en-US"/>
              </w:rPr>
              <w:t>transactionId</w:t>
            </w:r>
            <w:proofErr w:type="spellEnd"/>
            <w:r w:rsidRPr="00CE5EA3">
              <w:rPr>
                <w:rFonts w:cstheme="minorHAnsi"/>
                <w:color w:val="000000"/>
                <w:sz w:val="18"/>
                <w:szCs w:val="18"/>
                <w:lang w:val="en-US"/>
              </w:rPr>
              <w:t>) + Hash(</w:t>
            </w:r>
            <w:proofErr w:type="spellStart"/>
            <w:r w:rsidRPr="00CE5EA3">
              <w:rPr>
                <w:rFonts w:cstheme="minorHAnsi"/>
                <w:color w:val="000000"/>
                <w:sz w:val="18"/>
                <w:szCs w:val="18"/>
                <w:lang w:val="en-US"/>
              </w:rPr>
              <w:t>initialTransactionId</w:t>
            </w:r>
            <w:proofErr w:type="spellEnd"/>
            <w:r w:rsidRPr="00CE5EA3">
              <w:rPr>
                <w:rFonts w:cstheme="minorHAnsi"/>
                <w:color w:val="000000"/>
                <w:sz w:val="18"/>
                <w:szCs w:val="18"/>
                <w:lang w:val="en-US"/>
              </w:rPr>
              <w:t>))</w:t>
            </w:r>
          </w:p>
          <w:p w14:paraId="74D470D5" w14:textId="77777777" w:rsidR="00EB3454" w:rsidRDefault="00EB3454" w:rsidP="00201BC5">
            <w:pPr>
              <w:spacing w:before="60" w:after="20" w:line="192" w:lineRule="exact"/>
              <w:rPr>
                <w:rFonts w:cstheme="minorHAnsi"/>
                <w:color w:val="000000"/>
                <w:sz w:val="18"/>
                <w:szCs w:val="18"/>
              </w:rPr>
            </w:pPr>
            <w:r w:rsidRPr="00CE5EA3">
              <w:rPr>
                <w:rFonts w:cstheme="minorHAnsi"/>
                <w:color w:val="000000"/>
                <w:sz w:val="18"/>
                <w:szCs w:val="18"/>
              </w:rPr>
              <w:t>Digest und Signatur werden in den http-Header Feldern X-BDEW-DIGEST und X-BDEW-SIGNATURE Base64-kodiert abgelegt.</w:t>
            </w:r>
            <w:r>
              <w:rPr>
                <w:rFonts w:cstheme="minorHAnsi"/>
                <w:color w:val="000000"/>
                <w:sz w:val="18"/>
                <w:szCs w:val="18"/>
              </w:rPr>
              <w:br/>
            </w:r>
          </w:p>
        </w:tc>
        <w:tc>
          <w:tcPr>
            <w:tcW w:w="3394" w:type="dxa"/>
          </w:tcPr>
          <w:p w14:paraId="14F99165" w14:textId="77777777" w:rsidR="00EB3454" w:rsidRPr="00852B56" w:rsidRDefault="00EB3454" w:rsidP="00201BC5">
            <w:pPr>
              <w:spacing w:before="60" w:after="20" w:line="192" w:lineRule="exact"/>
              <w:rPr>
                <w:rFonts w:cstheme="minorHAnsi"/>
                <w:sz w:val="18"/>
                <w:szCs w:val="18"/>
              </w:rPr>
            </w:pPr>
            <w:r w:rsidRPr="00852B56">
              <w:rPr>
                <w:rFonts w:cstheme="minorHAnsi"/>
                <w:b/>
                <w:bCs/>
                <w:sz w:val="18"/>
                <w:szCs w:val="18"/>
              </w:rPr>
              <w:t>Die</w:t>
            </w:r>
            <w:r w:rsidRPr="00852B56">
              <w:rPr>
                <w:rFonts w:cstheme="minorHAnsi"/>
                <w:sz w:val="18"/>
                <w:szCs w:val="18"/>
              </w:rPr>
              <w:t xml:space="preserve"> zu signierende </w:t>
            </w:r>
            <w:r w:rsidRPr="00F302A7">
              <w:rPr>
                <w:rFonts w:cstheme="minorHAnsi"/>
                <w:strike/>
                <w:color w:val="000000"/>
                <w:sz w:val="18"/>
                <w:szCs w:val="18"/>
              </w:rPr>
              <w:t>Digest wird dann berechnet (Der</w:t>
            </w:r>
            <w:r w:rsidRPr="00F302A7">
              <w:rPr>
                <w:rFonts w:cstheme="minorHAnsi"/>
                <w:color w:val="000000"/>
                <w:sz w:val="18"/>
                <w:szCs w:val="18"/>
              </w:rPr>
              <w:t xml:space="preserve"> </w:t>
            </w:r>
            <w:r w:rsidRPr="00852B56">
              <w:rPr>
                <w:rFonts w:cstheme="minorHAnsi"/>
                <w:b/>
                <w:bCs/>
                <w:sz w:val="18"/>
                <w:szCs w:val="18"/>
              </w:rPr>
              <w:t>Bitfolge M ist wie folgt</w:t>
            </w:r>
            <w:r w:rsidRPr="00852B56">
              <w:rPr>
                <w:rFonts w:cstheme="minorHAnsi"/>
                <w:sz w:val="18"/>
                <w:szCs w:val="18"/>
              </w:rPr>
              <w:t xml:space="preserve"> </w:t>
            </w:r>
            <w:r w:rsidRPr="002C60CA">
              <w:rPr>
                <w:rFonts w:cstheme="minorHAnsi"/>
                <w:b/>
                <w:bCs/>
                <w:sz w:val="18"/>
                <w:szCs w:val="18"/>
              </w:rPr>
              <w:t xml:space="preserve">zu berechnen, wobei der </w:t>
            </w:r>
            <w:r w:rsidRPr="002C60CA">
              <w:rPr>
                <w:rFonts w:cstheme="minorHAnsi"/>
                <w:sz w:val="18"/>
                <w:szCs w:val="18"/>
              </w:rPr>
              <w:t xml:space="preserve">Hash </w:t>
            </w:r>
            <w:r w:rsidRPr="00852B56">
              <w:rPr>
                <w:rFonts w:cstheme="minorHAnsi"/>
                <w:sz w:val="18"/>
                <w:szCs w:val="18"/>
              </w:rPr>
              <w:t>für die HTTP-Kopfzeile „</w:t>
            </w:r>
            <w:proofErr w:type="spellStart"/>
            <w:r w:rsidRPr="00852B56">
              <w:rPr>
                <w:rFonts w:cstheme="minorHAnsi"/>
                <w:sz w:val="18"/>
                <w:szCs w:val="18"/>
              </w:rPr>
              <w:t>initialTransactionId</w:t>
            </w:r>
            <w:proofErr w:type="spellEnd"/>
            <w:r w:rsidRPr="00852B56">
              <w:rPr>
                <w:rFonts w:cstheme="minorHAnsi"/>
                <w:sz w:val="18"/>
                <w:szCs w:val="18"/>
              </w:rPr>
              <w:t xml:space="preserve">“ </w:t>
            </w:r>
            <w:r w:rsidRPr="008C2F0B">
              <w:rPr>
                <w:rFonts w:cstheme="minorHAnsi"/>
                <w:strike/>
                <w:color w:val="000000"/>
                <w:sz w:val="18"/>
                <w:szCs w:val="18"/>
              </w:rPr>
              <w:t xml:space="preserve">wird nur berechnet und in die Gesamtberechnung </w:t>
            </w:r>
            <w:r w:rsidRPr="005263F6">
              <w:rPr>
                <w:rFonts w:cstheme="minorHAnsi"/>
                <w:strike/>
                <w:color w:val="000000"/>
                <w:sz w:val="18"/>
                <w:szCs w:val="18"/>
              </w:rPr>
              <w:t>aufgenommen, wenn sie vorhanden ist!):</w:t>
            </w:r>
            <w:r>
              <w:rPr>
                <w:rFonts w:cstheme="minorHAnsi"/>
                <w:color w:val="000000"/>
                <w:sz w:val="18"/>
                <w:szCs w:val="18"/>
              </w:rPr>
              <w:t xml:space="preserve"> </w:t>
            </w:r>
            <w:r w:rsidRPr="00FB117A">
              <w:rPr>
                <w:rFonts w:cstheme="minorHAnsi"/>
                <w:b/>
                <w:bCs/>
                <w:sz w:val="18"/>
                <w:szCs w:val="18"/>
              </w:rPr>
              <w:t>nur dann einzubeziehen und in die Gesamtberechnung aufzunehmen ist</w:t>
            </w:r>
            <w:r w:rsidRPr="00852B56">
              <w:rPr>
                <w:rFonts w:cstheme="minorHAnsi"/>
                <w:sz w:val="18"/>
                <w:szCs w:val="18"/>
              </w:rPr>
              <w:t xml:space="preserve">, </w:t>
            </w:r>
            <w:r w:rsidRPr="005263F6">
              <w:rPr>
                <w:rFonts w:cstheme="minorHAnsi"/>
                <w:b/>
                <w:bCs/>
                <w:sz w:val="18"/>
                <w:szCs w:val="18"/>
              </w:rPr>
              <w:t>wenn diese vorhanden ist, und das „+“ als Konkatenation der Ergebnisse der Hash-Funktionen zu verstehen ist:</w:t>
            </w:r>
          </w:p>
          <w:p w14:paraId="454B8677" w14:textId="77777777" w:rsidR="00EB3454" w:rsidRPr="00DC74C9" w:rsidRDefault="00EB3454" w:rsidP="00201BC5">
            <w:pPr>
              <w:pStyle w:val="Aufzhlungszeichen"/>
              <w:numPr>
                <w:ilvl w:val="0"/>
                <w:numId w:val="0"/>
              </w:numPr>
              <w:tabs>
                <w:tab w:val="left" w:pos="216"/>
              </w:tabs>
              <w:spacing w:before="20" w:after="60" w:line="192" w:lineRule="exact"/>
              <w:ind w:left="195" w:hanging="195"/>
              <w:rPr>
                <w:rFonts w:cstheme="minorHAnsi"/>
                <w:sz w:val="18"/>
                <w:szCs w:val="18"/>
                <w:lang w:val="en-US"/>
              </w:rPr>
            </w:pPr>
            <w:r w:rsidRPr="00DC74C9">
              <w:rPr>
                <w:rFonts w:cstheme="minorHAnsi"/>
                <w:color w:val="000000"/>
                <w:sz w:val="18"/>
                <w:szCs w:val="18"/>
                <w:lang w:val="en-US"/>
              </w:rPr>
              <w:t>›</w:t>
            </w:r>
            <w:r w:rsidRPr="00DC74C9">
              <w:rPr>
                <w:rFonts w:cstheme="minorHAnsi"/>
                <w:color w:val="000000"/>
                <w:sz w:val="18"/>
                <w:szCs w:val="18"/>
                <w:lang w:val="en-US"/>
              </w:rPr>
              <w:tab/>
            </w:r>
            <w:r w:rsidRPr="00DC74C9">
              <w:rPr>
                <w:rFonts w:cstheme="minorHAnsi"/>
                <w:b/>
                <w:bCs/>
                <w:color w:val="000000"/>
                <w:sz w:val="18"/>
                <w:szCs w:val="18"/>
                <w:lang w:val="en-US"/>
              </w:rPr>
              <w:t>M =</w:t>
            </w:r>
            <w:r w:rsidRPr="00DC74C9">
              <w:rPr>
                <w:rFonts w:cstheme="minorHAnsi"/>
                <w:color w:val="000000"/>
                <w:sz w:val="18"/>
                <w:szCs w:val="18"/>
                <w:lang w:val="en-US"/>
              </w:rPr>
              <w:t xml:space="preserve"> </w:t>
            </w:r>
            <w:r w:rsidRPr="00116E4A">
              <w:rPr>
                <w:rFonts w:cstheme="minorHAnsi"/>
                <w:strike/>
                <w:color w:val="000000"/>
                <w:sz w:val="18"/>
                <w:szCs w:val="18"/>
                <w:lang w:val="en-US"/>
              </w:rPr>
              <w:t>Hash(</w:t>
            </w:r>
            <w:r w:rsidRPr="00DC74C9">
              <w:rPr>
                <w:rFonts w:cstheme="minorHAnsi"/>
                <w:color w:val="000000"/>
                <w:sz w:val="18"/>
                <w:szCs w:val="18"/>
                <w:lang w:val="en-US"/>
              </w:rPr>
              <w:t>Hash(URI) + Hash(Payload) + Hash(</w:t>
            </w:r>
            <w:proofErr w:type="spellStart"/>
            <w:r w:rsidRPr="00DC74C9">
              <w:rPr>
                <w:rFonts w:cstheme="minorHAnsi"/>
                <w:color w:val="000000"/>
                <w:sz w:val="18"/>
                <w:szCs w:val="18"/>
                <w:lang w:val="en-US"/>
              </w:rPr>
              <w:t>creationDateTime</w:t>
            </w:r>
            <w:proofErr w:type="spellEnd"/>
            <w:r w:rsidRPr="00DC74C9">
              <w:rPr>
                <w:rFonts w:cstheme="minorHAnsi"/>
                <w:color w:val="000000"/>
                <w:sz w:val="18"/>
                <w:szCs w:val="18"/>
                <w:lang w:val="en-US"/>
              </w:rPr>
              <w:t>) + Hash(</w:t>
            </w:r>
            <w:proofErr w:type="spellStart"/>
            <w:r w:rsidRPr="00DC74C9">
              <w:rPr>
                <w:rFonts w:cstheme="minorHAnsi"/>
                <w:color w:val="000000"/>
                <w:sz w:val="18"/>
                <w:szCs w:val="18"/>
                <w:lang w:val="en-US"/>
              </w:rPr>
              <w:t>transactionId</w:t>
            </w:r>
            <w:proofErr w:type="spellEnd"/>
            <w:r w:rsidRPr="00DC74C9">
              <w:rPr>
                <w:rFonts w:cstheme="minorHAnsi"/>
                <w:color w:val="000000"/>
                <w:sz w:val="18"/>
                <w:szCs w:val="18"/>
                <w:lang w:val="en-US"/>
              </w:rPr>
              <w:t>) + Hash(</w:t>
            </w:r>
            <w:proofErr w:type="spellStart"/>
            <w:r w:rsidRPr="00DC74C9">
              <w:rPr>
                <w:rFonts w:cstheme="minorHAnsi"/>
                <w:color w:val="000000"/>
                <w:sz w:val="18"/>
                <w:szCs w:val="18"/>
                <w:lang w:val="en-US"/>
              </w:rPr>
              <w:t>initialTransactionId</w:t>
            </w:r>
            <w:proofErr w:type="spellEnd"/>
            <w:r w:rsidRPr="00DC74C9">
              <w:rPr>
                <w:rFonts w:cstheme="minorHAnsi"/>
                <w:color w:val="000000"/>
                <w:sz w:val="18"/>
                <w:szCs w:val="18"/>
                <w:lang w:val="en-US"/>
              </w:rPr>
              <w:t>)</w:t>
            </w:r>
            <w:r w:rsidRPr="00116E4A">
              <w:rPr>
                <w:rFonts w:cstheme="minorHAnsi"/>
                <w:strike/>
                <w:color w:val="000000"/>
                <w:sz w:val="18"/>
                <w:szCs w:val="18"/>
                <w:lang w:val="en-US"/>
              </w:rPr>
              <w:t>)</w:t>
            </w:r>
          </w:p>
          <w:p w14:paraId="7D725499" w14:textId="558DF5E3" w:rsidR="00EB3454" w:rsidRPr="00852B56" w:rsidRDefault="00EB3454" w:rsidP="00201BC5">
            <w:pPr>
              <w:spacing w:before="60" w:after="20" w:line="192" w:lineRule="exact"/>
              <w:ind w:left="367" w:hanging="175"/>
              <w:rPr>
                <w:rFonts w:cstheme="minorHAnsi"/>
                <w:sz w:val="18"/>
                <w:szCs w:val="18"/>
              </w:rPr>
            </w:pPr>
            <w:r w:rsidRPr="00852B56">
              <w:rPr>
                <w:rFonts w:cstheme="minorHAnsi"/>
                <w:sz w:val="18"/>
                <w:szCs w:val="18"/>
              </w:rPr>
              <w:t>•</w:t>
            </w:r>
            <w:r w:rsidRPr="001C71EB">
              <w:rPr>
                <w:rFonts w:cstheme="minorHAnsi"/>
                <w:b/>
                <w:bCs/>
                <w:sz w:val="18"/>
                <w:szCs w:val="18"/>
              </w:rPr>
              <w:tab/>
              <w:t xml:space="preserve">Beispiel: Mit dem </w:t>
            </w:r>
            <w:proofErr w:type="spellStart"/>
            <w:r w:rsidRPr="001C71EB">
              <w:rPr>
                <w:rFonts w:cstheme="minorHAnsi"/>
                <w:b/>
                <w:bCs/>
                <w:sz w:val="18"/>
                <w:szCs w:val="18"/>
              </w:rPr>
              <w:t>Signaturalgorith</w:t>
            </w:r>
            <w:r w:rsidRPr="00E22D1F">
              <w:rPr>
                <w:rFonts w:cstheme="minorHAnsi"/>
                <w:color w:val="000000"/>
                <w:sz w:val="18"/>
                <w:szCs w:val="18"/>
              </w:rPr>
              <w:t>-</w:t>
            </w:r>
            <w:r w:rsidRPr="001C71EB">
              <w:rPr>
                <w:rFonts w:cstheme="minorHAnsi"/>
                <w:b/>
                <w:bCs/>
                <w:sz w:val="18"/>
                <w:szCs w:val="18"/>
              </w:rPr>
              <w:t>mus</w:t>
            </w:r>
            <w:proofErr w:type="spellEnd"/>
            <w:r w:rsidRPr="001C71EB">
              <w:rPr>
                <w:rFonts w:cstheme="minorHAnsi"/>
                <w:b/>
                <w:bCs/>
                <w:sz w:val="18"/>
                <w:szCs w:val="18"/>
              </w:rPr>
              <w:t xml:space="preserve"> ECDSA gemäß [FIPS-186-5] und dem Hashalgorithmus SHA256 würde die vollständige Signatur wie folgt berechnet:</w:t>
            </w:r>
            <w:r w:rsidRPr="001C71EB">
              <w:rPr>
                <w:rFonts w:cstheme="minorHAnsi"/>
                <w:b/>
                <w:bCs/>
                <w:sz w:val="18"/>
                <w:szCs w:val="18"/>
              </w:rPr>
              <w:br/>
            </w:r>
            <w:r w:rsidRPr="001C71EB">
              <w:rPr>
                <w:rFonts w:cstheme="minorHAnsi"/>
                <w:b/>
                <w:bCs/>
                <w:sz w:val="18"/>
                <w:szCs w:val="18"/>
              </w:rPr>
              <w:br/>
              <w:t>ECDSA(M, PKS, SHA256), wobei</w:t>
            </w:r>
            <w:r w:rsidRPr="001C71EB">
              <w:rPr>
                <w:rFonts w:cstheme="minorHAnsi"/>
                <w:b/>
                <w:bCs/>
                <w:sz w:val="18"/>
                <w:szCs w:val="18"/>
              </w:rPr>
              <w:br/>
              <w:t>−   M die wie oben beschriebene, zu signierende Bitfolge mit Hash=SHA256,</w:t>
            </w:r>
            <w:r w:rsidRPr="001C71EB">
              <w:rPr>
                <w:rFonts w:cstheme="minorHAnsi"/>
                <w:b/>
                <w:bCs/>
                <w:sz w:val="18"/>
                <w:szCs w:val="18"/>
              </w:rPr>
              <w:br/>
              <w:t>−    PKS den privaten Signaturschlüssel des Senders und</w:t>
            </w:r>
            <w:r w:rsidRPr="001C71EB">
              <w:rPr>
                <w:rFonts w:cstheme="minorHAnsi"/>
                <w:b/>
                <w:bCs/>
                <w:sz w:val="18"/>
                <w:szCs w:val="18"/>
              </w:rPr>
              <w:br/>
              <w:t>−   SHA256 die zu verwendende Hash-Funktion bezeichnet.</w:t>
            </w:r>
          </w:p>
          <w:p w14:paraId="26247BD4" w14:textId="77777777" w:rsidR="00EB3454" w:rsidRDefault="00EB3454" w:rsidP="00201BC5">
            <w:pPr>
              <w:spacing w:before="60" w:after="20" w:line="192" w:lineRule="exact"/>
              <w:rPr>
                <w:rFonts w:cstheme="minorHAnsi"/>
                <w:sz w:val="18"/>
                <w:szCs w:val="18"/>
              </w:rPr>
            </w:pPr>
            <w:r w:rsidRPr="001C0DA0">
              <w:rPr>
                <w:rFonts w:cstheme="minorHAnsi"/>
                <w:b/>
                <w:bCs/>
                <w:sz w:val="18"/>
                <w:szCs w:val="18"/>
              </w:rPr>
              <w:t>Die Signatur ist im Plain Format gemäß [TR03111] zu kodieren. Der Plain-kodierte Signaturwert ist im HTTP-Header X-BDEW-</w:t>
            </w:r>
            <w:r w:rsidRPr="00CA2539">
              <w:rPr>
                <w:rFonts w:cstheme="minorHAnsi"/>
                <w:b/>
                <w:bCs/>
                <w:sz w:val="18"/>
                <w:szCs w:val="18"/>
              </w:rPr>
              <w:t xml:space="preserve">SIGNATURE und der signierte Digest </w:t>
            </w:r>
            <w:r w:rsidRPr="00CA2539">
              <w:rPr>
                <w:rFonts w:cstheme="minorHAnsi"/>
                <w:b/>
                <w:bCs/>
                <w:sz w:val="18"/>
                <w:szCs w:val="18"/>
              </w:rPr>
              <w:lastRenderedPageBreak/>
              <w:t>Hash(M) im HTTP-Header X-BDEW-DIGEST als Base64-kodie</w:t>
            </w:r>
            <w:r w:rsidRPr="00852B56">
              <w:rPr>
                <w:rFonts w:cstheme="minorHAnsi"/>
                <w:sz w:val="18"/>
                <w:szCs w:val="18"/>
              </w:rPr>
              <w:t>rt</w:t>
            </w:r>
            <w:r w:rsidRPr="003769BF">
              <w:rPr>
                <w:rFonts w:cstheme="minorHAnsi"/>
                <w:b/>
                <w:bCs/>
                <w:sz w:val="18"/>
                <w:szCs w:val="18"/>
              </w:rPr>
              <w:t>er Text zu übertragen.</w:t>
            </w:r>
            <w:r>
              <w:rPr>
                <w:rFonts w:cstheme="minorHAnsi"/>
                <w:b/>
                <w:bCs/>
                <w:sz w:val="18"/>
                <w:szCs w:val="18"/>
              </w:rPr>
              <w:t xml:space="preserve"> </w:t>
            </w:r>
            <w:r w:rsidRPr="004866F9">
              <w:rPr>
                <w:rFonts w:cstheme="minorHAnsi"/>
                <w:strike/>
                <w:color w:val="000000"/>
                <w:sz w:val="18"/>
                <w:szCs w:val="18"/>
              </w:rPr>
              <w:t>Digest und Signatur werden in den http-Header Feldern X-BDEW-DIGEST und X-BDEW-SIGNATURE Base64-kodiert abgelegt.</w:t>
            </w:r>
            <w:r>
              <w:rPr>
                <w:rFonts w:cstheme="minorHAnsi"/>
                <w:strike/>
                <w:color w:val="000000"/>
                <w:sz w:val="18"/>
                <w:szCs w:val="18"/>
              </w:rPr>
              <w:br/>
            </w:r>
          </w:p>
        </w:tc>
        <w:tc>
          <w:tcPr>
            <w:tcW w:w="2720" w:type="dxa"/>
          </w:tcPr>
          <w:p w14:paraId="60AF2C6F" w14:textId="77777777" w:rsidR="00EB3454" w:rsidRDefault="00EB3454" w:rsidP="00201BC5">
            <w:pPr>
              <w:spacing w:before="60" w:after="20" w:line="192" w:lineRule="exact"/>
              <w:rPr>
                <w:rFonts w:cstheme="minorHAnsi"/>
                <w:noProof/>
                <w:color w:val="000000"/>
                <w:sz w:val="18"/>
                <w:szCs w:val="18"/>
              </w:rPr>
            </w:pPr>
            <w:r>
              <w:rPr>
                <w:rFonts w:cstheme="minorHAnsi"/>
                <w:noProof/>
                <w:color w:val="000000"/>
                <w:sz w:val="18"/>
                <w:szCs w:val="18"/>
              </w:rPr>
              <w:lastRenderedPageBreak/>
              <w:t>Präzisierung der Berechnung und Kodierung der Signatur.</w:t>
            </w:r>
          </w:p>
        </w:tc>
        <w:tc>
          <w:tcPr>
            <w:tcW w:w="2404" w:type="dxa"/>
          </w:tcPr>
          <w:p w14:paraId="3B4895E9" w14:textId="77777777" w:rsidR="00EB3454" w:rsidRDefault="00EB3454" w:rsidP="00201BC5">
            <w:pPr>
              <w:spacing w:before="60" w:after="20" w:line="192" w:lineRule="exact"/>
              <w:rPr>
                <w:rFonts w:cstheme="minorHAnsi"/>
                <w:noProof/>
                <w:color w:val="000000"/>
                <w:sz w:val="18"/>
                <w:szCs w:val="18"/>
              </w:rPr>
            </w:pPr>
            <w:r>
              <w:rPr>
                <w:rFonts w:cstheme="minorHAnsi"/>
                <w:noProof/>
                <w:color w:val="000000"/>
                <w:sz w:val="18"/>
                <w:szCs w:val="18"/>
              </w:rPr>
              <w:t>Fehler (28.05.2025).</w:t>
            </w:r>
          </w:p>
        </w:tc>
      </w:tr>
      <w:tr w:rsidR="00EB3454" w:rsidRPr="00814040" w14:paraId="5B9EFA78" w14:textId="77777777" w:rsidTr="00201BC5">
        <w:tc>
          <w:tcPr>
            <w:tcW w:w="703" w:type="dxa"/>
          </w:tcPr>
          <w:p w14:paraId="5EFA1E71" w14:textId="36F8009C" w:rsidR="00EB3454" w:rsidRDefault="00EB3454" w:rsidP="00201BC5">
            <w:pPr>
              <w:spacing w:before="60" w:after="20" w:line="192" w:lineRule="exact"/>
              <w:rPr>
                <w:rFonts w:cstheme="minorHAnsi"/>
                <w:sz w:val="18"/>
                <w:szCs w:val="18"/>
              </w:rPr>
            </w:pPr>
            <w:r>
              <w:rPr>
                <w:rFonts w:cstheme="minorHAnsi"/>
                <w:sz w:val="18"/>
                <w:szCs w:val="18"/>
              </w:rPr>
              <w:t>14056</w:t>
            </w:r>
          </w:p>
        </w:tc>
        <w:tc>
          <w:tcPr>
            <w:tcW w:w="1697" w:type="dxa"/>
          </w:tcPr>
          <w:p w14:paraId="3C6EC4EB" w14:textId="77777777" w:rsidR="00EB3454" w:rsidRDefault="00EB3454" w:rsidP="00201BC5">
            <w:pPr>
              <w:spacing w:before="60" w:after="20" w:line="192" w:lineRule="exact"/>
              <w:rPr>
                <w:rFonts w:cstheme="minorHAnsi"/>
                <w:sz w:val="18"/>
                <w:szCs w:val="18"/>
              </w:rPr>
            </w:pPr>
            <w:r>
              <w:rPr>
                <w:rFonts w:cstheme="minorHAnsi"/>
                <w:sz w:val="18"/>
                <w:szCs w:val="18"/>
              </w:rPr>
              <w:t>Kapitel 5</w:t>
            </w:r>
            <w:r>
              <w:rPr>
                <w:rFonts w:cstheme="minorHAnsi"/>
                <w:sz w:val="18"/>
                <w:szCs w:val="18"/>
              </w:rPr>
              <w:br/>
              <w:t>Quellen</w:t>
            </w:r>
          </w:p>
        </w:tc>
        <w:tc>
          <w:tcPr>
            <w:tcW w:w="3394" w:type="dxa"/>
          </w:tcPr>
          <w:p w14:paraId="00854C7B" w14:textId="77777777" w:rsidR="00EB3454" w:rsidRDefault="00EB3454" w:rsidP="00201BC5">
            <w:pPr>
              <w:spacing w:before="60" w:after="20" w:line="192" w:lineRule="exact"/>
              <w:ind w:left="1036" w:hanging="1036"/>
              <w:rPr>
                <w:rFonts w:cstheme="minorHAnsi"/>
                <w:noProof/>
                <w:color w:val="000000"/>
                <w:sz w:val="18"/>
                <w:szCs w:val="18"/>
              </w:rPr>
            </w:pPr>
            <w:r>
              <w:rPr>
                <w:rFonts w:cstheme="minorHAnsi"/>
                <w:noProof/>
                <w:color w:val="000000"/>
                <w:sz w:val="18"/>
                <w:szCs w:val="18"/>
              </w:rPr>
              <w:br/>
            </w:r>
            <w:r>
              <w:rPr>
                <w:rFonts w:cstheme="minorHAnsi"/>
                <w:noProof/>
                <w:color w:val="000000"/>
                <w:sz w:val="18"/>
                <w:szCs w:val="18"/>
              </w:rPr>
              <w:br/>
            </w:r>
            <w:r>
              <w:rPr>
                <w:rFonts w:cstheme="minorHAnsi"/>
                <w:noProof/>
                <w:color w:val="000000"/>
                <w:sz w:val="18"/>
                <w:szCs w:val="18"/>
              </w:rPr>
              <w:br/>
            </w:r>
            <w:r>
              <w:rPr>
                <w:rFonts w:cstheme="minorHAnsi"/>
                <w:noProof/>
                <w:color w:val="000000"/>
                <w:sz w:val="18"/>
                <w:szCs w:val="18"/>
              </w:rPr>
              <w:br/>
            </w:r>
            <w:r>
              <w:rPr>
                <w:rFonts w:cstheme="minorHAnsi"/>
                <w:noProof/>
                <w:color w:val="000000"/>
                <w:sz w:val="18"/>
                <w:szCs w:val="18"/>
              </w:rPr>
              <w:br/>
            </w:r>
            <w:r>
              <w:rPr>
                <w:rFonts w:cstheme="minorHAnsi"/>
                <w:noProof/>
                <w:color w:val="000000"/>
                <w:sz w:val="18"/>
                <w:szCs w:val="18"/>
              </w:rPr>
              <w:br/>
            </w:r>
          </w:p>
          <w:p w14:paraId="14D3CDBF" w14:textId="77777777" w:rsidR="00EB3454" w:rsidRDefault="00EB3454" w:rsidP="00201BC5">
            <w:pPr>
              <w:spacing w:before="60" w:after="20" w:line="192" w:lineRule="exact"/>
              <w:ind w:left="1036" w:hanging="1036"/>
              <w:rPr>
                <w:rFonts w:cstheme="minorHAnsi"/>
                <w:noProof/>
                <w:color w:val="000000"/>
                <w:sz w:val="18"/>
                <w:szCs w:val="18"/>
              </w:rPr>
            </w:pPr>
          </w:p>
          <w:p w14:paraId="1C88E1AC" w14:textId="77777777" w:rsidR="00EB3454" w:rsidRDefault="00EB3454" w:rsidP="00201BC5">
            <w:pPr>
              <w:spacing w:before="60" w:after="20" w:line="192" w:lineRule="exact"/>
              <w:ind w:left="1036" w:hanging="1036"/>
              <w:rPr>
                <w:rFonts w:cstheme="minorHAnsi"/>
                <w:noProof/>
                <w:color w:val="000000"/>
                <w:sz w:val="18"/>
                <w:szCs w:val="18"/>
              </w:rPr>
            </w:pPr>
            <w:r>
              <w:rPr>
                <w:rFonts w:cstheme="minorHAnsi"/>
                <w:noProof/>
                <w:color w:val="000000"/>
                <w:sz w:val="18"/>
                <w:szCs w:val="18"/>
              </w:rPr>
              <w:br/>
            </w:r>
            <w:r>
              <w:rPr>
                <w:rFonts w:cstheme="minorHAnsi"/>
                <w:noProof/>
                <w:color w:val="000000"/>
                <w:sz w:val="18"/>
                <w:szCs w:val="18"/>
              </w:rPr>
              <w:br/>
            </w:r>
            <w:r>
              <w:rPr>
                <w:rFonts w:cstheme="minorHAnsi"/>
                <w:noProof/>
                <w:color w:val="000000"/>
                <w:sz w:val="18"/>
                <w:szCs w:val="18"/>
              </w:rPr>
              <w:br/>
            </w:r>
            <w:r>
              <w:rPr>
                <w:rFonts w:cstheme="minorHAnsi"/>
                <w:noProof/>
                <w:color w:val="000000"/>
                <w:sz w:val="18"/>
                <w:szCs w:val="18"/>
              </w:rPr>
              <w:br/>
            </w:r>
          </w:p>
          <w:p w14:paraId="026560BB" w14:textId="77777777" w:rsidR="00EB3454" w:rsidRPr="008F0F44" w:rsidRDefault="00EB3454" w:rsidP="00201BC5">
            <w:pPr>
              <w:spacing w:before="60" w:after="20" w:line="192" w:lineRule="exact"/>
              <w:rPr>
                <w:rFonts w:cstheme="minorHAnsi"/>
                <w:color w:val="000000"/>
                <w:sz w:val="18"/>
                <w:szCs w:val="18"/>
                <w:lang w:val="en-US"/>
              </w:rPr>
            </w:pPr>
          </w:p>
        </w:tc>
        <w:tc>
          <w:tcPr>
            <w:tcW w:w="3394" w:type="dxa"/>
          </w:tcPr>
          <w:p w14:paraId="063C881B" w14:textId="77777777" w:rsidR="00EB3454" w:rsidRPr="0005332A" w:rsidRDefault="00EB3454" w:rsidP="00201BC5">
            <w:pPr>
              <w:spacing w:before="60" w:after="20" w:line="192" w:lineRule="exact"/>
              <w:ind w:left="1036" w:hanging="1036"/>
              <w:rPr>
                <w:rFonts w:cstheme="minorHAnsi"/>
                <w:b/>
                <w:bCs/>
                <w:noProof/>
                <w:color w:val="000000"/>
                <w:sz w:val="18"/>
                <w:szCs w:val="18"/>
                <w:lang w:val="en-US"/>
              </w:rPr>
            </w:pPr>
            <w:r w:rsidRPr="0005332A">
              <w:rPr>
                <w:rFonts w:cstheme="minorHAnsi"/>
                <w:b/>
                <w:bCs/>
                <w:noProof/>
                <w:color w:val="000000"/>
                <w:sz w:val="18"/>
                <w:szCs w:val="18"/>
                <w:lang w:val="en-US"/>
              </w:rPr>
              <w:t>[FIPS-186-5]</w:t>
            </w:r>
            <w:r w:rsidRPr="0005332A">
              <w:rPr>
                <w:rFonts w:cstheme="minorHAnsi"/>
                <w:b/>
                <w:bCs/>
                <w:noProof/>
                <w:color w:val="000000"/>
                <w:sz w:val="18"/>
                <w:szCs w:val="18"/>
                <w:lang w:val="en-US"/>
              </w:rPr>
              <w:tab/>
              <w:t>Federal Information Processing Standards Publication. (FIPS PUB) 186-5, Digital Signature Standard (DSS), 03.02.2023. https://doi.org/10.6028/NIST.FIPS.186-5</w:t>
            </w:r>
          </w:p>
          <w:p w14:paraId="5B3E20B1" w14:textId="77777777" w:rsidR="00EB3454" w:rsidRDefault="00EB3454" w:rsidP="00201BC5">
            <w:pPr>
              <w:spacing w:before="60" w:after="20" w:line="192" w:lineRule="exact"/>
              <w:ind w:left="1036" w:hanging="1036"/>
              <w:rPr>
                <w:rFonts w:cstheme="minorHAnsi"/>
                <w:noProof/>
                <w:color w:val="000000"/>
                <w:sz w:val="18"/>
                <w:szCs w:val="18"/>
                <w:lang w:val="en-US"/>
              </w:rPr>
            </w:pPr>
            <w:r>
              <w:rPr>
                <w:rFonts w:cstheme="minorHAnsi"/>
                <w:noProof/>
                <w:color w:val="000000"/>
                <w:sz w:val="18"/>
                <w:szCs w:val="18"/>
                <w:lang w:val="en-US"/>
              </w:rPr>
              <w:t>[…]</w:t>
            </w:r>
          </w:p>
          <w:p w14:paraId="79790F90" w14:textId="77777777" w:rsidR="00EB3454" w:rsidRPr="0025061D" w:rsidRDefault="00EB3454" w:rsidP="00201BC5">
            <w:pPr>
              <w:spacing w:before="60" w:after="20" w:line="192" w:lineRule="exact"/>
              <w:ind w:left="1036" w:hanging="1036"/>
              <w:rPr>
                <w:rFonts w:cstheme="minorHAnsi"/>
                <w:b/>
                <w:bCs/>
                <w:noProof/>
                <w:color w:val="000000"/>
                <w:sz w:val="18"/>
                <w:szCs w:val="18"/>
              </w:rPr>
            </w:pPr>
            <w:r w:rsidRPr="0005332A">
              <w:rPr>
                <w:rFonts w:cstheme="minorHAnsi"/>
                <w:b/>
                <w:bCs/>
                <w:noProof/>
                <w:color w:val="000000"/>
                <w:sz w:val="18"/>
                <w:szCs w:val="18"/>
                <w:lang w:val="en-US"/>
              </w:rPr>
              <w:t>[TR03111]</w:t>
            </w:r>
            <w:r w:rsidRPr="0005332A">
              <w:rPr>
                <w:rFonts w:cstheme="minorHAnsi"/>
                <w:b/>
                <w:bCs/>
                <w:noProof/>
                <w:color w:val="000000"/>
                <w:sz w:val="18"/>
                <w:szCs w:val="18"/>
                <w:lang w:val="en-US"/>
              </w:rPr>
              <w:tab/>
              <w:t xml:space="preserve">Technical Guideline BSI TR-03111 Elliptic Curve Cryptography. </w:t>
            </w:r>
            <w:r w:rsidRPr="0025061D">
              <w:rPr>
                <w:rFonts w:cstheme="minorHAnsi"/>
                <w:b/>
                <w:bCs/>
                <w:noProof/>
                <w:color w:val="000000"/>
                <w:sz w:val="18"/>
                <w:szCs w:val="18"/>
              </w:rPr>
              <w:t>01.06.2018.</w:t>
            </w:r>
            <w:r w:rsidRPr="0025061D">
              <w:rPr>
                <w:rFonts w:cstheme="minorHAnsi"/>
                <w:b/>
                <w:bCs/>
                <w:noProof/>
                <w:color w:val="000000"/>
                <w:sz w:val="18"/>
                <w:szCs w:val="18"/>
              </w:rPr>
              <w:br/>
              <w:t>https://www.bsi.bund.de/dok/TR-03111</w:t>
            </w:r>
          </w:p>
          <w:p w14:paraId="08AB916F" w14:textId="77777777" w:rsidR="00EB3454" w:rsidRPr="00D11BA7" w:rsidRDefault="00EB3454" w:rsidP="00201BC5">
            <w:pPr>
              <w:spacing w:before="60" w:after="20" w:line="192" w:lineRule="exact"/>
              <w:rPr>
                <w:rFonts w:cstheme="minorHAnsi"/>
                <w:noProof/>
                <w:color w:val="000000"/>
                <w:sz w:val="18"/>
                <w:szCs w:val="18"/>
                <w:lang w:val="en-US"/>
              </w:rPr>
            </w:pPr>
          </w:p>
        </w:tc>
        <w:tc>
          <w:tcPr>
            <w:tcW w:w="2720" w:type="dxa"/>
          </w:tcPr>
          <w:p w14:paraId="38F6F457" w14:textId="77777777" w:rsidR="00EB3454" w:rsidRDefault="00EB3454" w:rsidP="00201BC5">
            <w:pPr>
              <w:spacing w:before="60" w:after="20" w:line="192" w:lineRule="exact"/>
              <w:rPr>
                <w:rFonts w:cstheme="minorHAnsi"/>
                <w:sz w:val="18"/>
                <w:szCs w:val="18"/>
              </w:rPr>
            </w:pPr>
            <w:r>
              <w:rPr>
                <w:rFonts w:cstheme="minorHAnsi"/>
                <w:noProof/>
                <w:color w:val="000000"/>
                <w:sz w:val="18"/>
                <w:szCs w:val="18"/>
              </w:rPr>
              <w:t xml:space="preserve">Ergänzungen gemäß </w:t>
            </w:r>
            <w:r>
              <w:rPr>
                <w:rFonts w:cstheme="minorHAnsi"/>
                <w:sz w:val="18"/>
                <w:szCs w:val="18"/>
              </w:rPr>
              <w:t>14031.</w:t>
            </w:r>
          </w:p>
          <w:p w14:paraId="75087D1A" w14:textId="3A0B3F23" w:rsidR="00EB3454" w:rsidRDefault="00EB3454" w:rsidP="00201BC5">
            <w:pPr>
              <w:spacing w:before="60" w:after="20" w:line="192" w:lineRule="exact"/>
              <w:rPr>
                <w:rFonts w:cstheme="minorHAnsi"/>
                <w:noProof/>
                <w:color w:val="000000"/>
                <w:sz w:val="18"/>
                <w:szCs w:val="18"/>
              </w:rPr>
            </w:pPr>
          </w:p>
        </w:tc>
        <w:tc>
          <w:tcPr>
            <w:tcW w:w="2404" w:type="dxa"/>
          </w:tcPr>
          <w:p w14:paraId="61B443EE" w14:textId="77777777" w:rsidR="00EB3454" w:rsidRDefault="00EB3454" w:rsidP="00201BC5">
            <w:pPr>
              <w:spacing w:before="60" w:after="20" w:line="192" w:lineRule="exact"/>
              <w:rPr>
                <w:rFonts w:cstheme="minorHAnsi"/>
                <w:noProof/>
                <w:color w:val="000000"/>
                <w:sz w:val="18"/>
                <w:szCs w:val="18"/>
              </w:rPr>
            </w:pPr>
            <w:r>
              <w:rPr>
                <w:rFonts w:cstheme="minorHAnsi"/>
                <w:noProof/>
                <w:color w:val="000000"/>
                <w:sz w:val="18"/>
                <w:szCs w:val="18"/>
              </w:rPr>
              <w:t>Fehler (28.05.2025).</w:t>
            </w:r>
          </w:p>
        </w:tc>
      </w:tr>
      <w:tr w:rsidR="00906865" w:rsidRPr="00814040" w14:paraId="0E2800D6" w14:textId="77777777" w:rsidTr="00557EE1">
        <w:trPr>
          <w:cantSplit/>
        </w:trPr>
        <w:tc>
          <w:tcPr>
            <w:tcW w:w="703" w:type="dxa"/>
          </w:tcPr>
          <w:p w14:paraId="087678EC" w14:textId="12303FF4" w:rsidR="00906865" w:rsidRPr="00814040" w:rsidRDefault="00906865" w:rsidP="00557EE1">
            <w:pPr>
              <w:spacing w:before="60" w:after="20" w:line="192" w:lineRule="exact"/>
              <w:rPr>
                <w:rFonts w:cstheme="minorHAnsi"/>
                <w:sz w:val="18"/>
                <w:szCs w:val="18"/>
              </w:rPr>
            </w:pPr>
            <w:r>
              <w:rPr>
                <w:rFonts w:cstheme="minorHAnsi"/>
                <w:sz w:val="18"/>
                <w:szCs w:val="18"/>
              </w:rPr>
              <w:t>14057</w:t>
            </w:r>
          </w:p>
        </w:tc>
        <w:tc>
          <w:tcPr>
            <w:tcW w:w="1697" w:type="dxa"/>
          </w:tcPr>
          <w:p w14:paraId="4409B1C1" w14:textId="77777777" w:rsidR="00906865" w:rsidRPr="00814040" w:rsidRDefault="00906865" w:rsidP="00557EE1">
            <w:pPr>
              <w:spacing w:before="60" w:after="20" w:line="192" w:lineRule="exact"/>
              <w:rPr>
                <w:rFonts w:cstheme="minorHAnsi"/>
                <w:sz w:val="18"/>
                <w:szCs w:val="18"/>
              </w:rPr>
            </w:pPr>
            <w:r w:rsidRPr="00814040">
              <w:rPr>
                <w:rFonts w:cstheme="minorHAnsi"/>
                <w:sz w:val="18"/>
                <w:szCs w:val="18"/>
              </w:rPr>
              <w:t>Deckblatt</w:t>
            </w:r>
          </w:p>
        </w:tc>
        <w:tc>
          <w:tcPr>
            <w:tcW w:w="3394" w:type="dxa"/>
          </w:tcPr>
          <w:p w14:paraId="42F4FF8C" w14:textId="77777777" w:rsidR="00906865" w:rsidRPr="00C20651" w:rsidRDefault="00906865" w:rsidP="00557EE1">
            <w:pPr>
              <w:spacing w:before="60" w:after="20" w:line="192" w:lineRule="exact"/>
              <w:rPr>
                <w:rFonts w:cstheme="minorHAnsi"/>
                <w:color w:val="000000"/>
                <w:sz w:val="18"/>
                <w:szCs w:val="18"/>
              </w:rPr>
            </w:pPr>
            <w:r w:rsidRPr="00C20651">
              <w:rPr>
                <w:rFonts w:cstheme="minorHAnsi"/>
                <w:color w:val="000000"/>
                <w:sz w:val="18"/>
                <w:szCs w:val="18"/>
              </w:rPr>
              <w:t>Konsolidierte Lesefassung mit Fehlerkorrekturen</w:t>
            </w:r>
          </w:p>
          <w:p w14:paraId="4BFC6DCF" w14:textId="77777777" w:rsidR="00906865" w:rsidRPr="00C20651" w:rsidRDefault="00906865" w:rsidP="00557EE1">
            <w:pPr>
              <w:spacing w:before="60" w:after="20" w:line="192" w:lineRule="exact"/>
              <w:rPr>
                <w:rFonts w:cstheme="minorHAnsi"/>
                <w:color w:val="000000"/>
                <w:sz w:val="18"/>
                <w:szCs w:val="18"/>
              </w:rPr>
            </w:pPr>
            <w:r w:rsidRPr="00C20651">
              <w:rPr>
                <w:rFonts w:cstheme="minorHAnsi"/>
                <w:color w:val="000000"/>
                <w:sz w:val="18"/>
                <w:szCs w:val="18"/>
              </w:rPr>
              <w:t>Stand: 28.05.2025</w:t>
            </w:r>
          </w:p>
          <w:p w14:paraId="2E0D70C6" w14:textId="42F6E957" w:rsidR="00906865" w:rsidRPr="00C20651" w:rsidRDefault="00906865" w:rsidP="00557EE1">
            <w:pPr>
              <w:spacing w:before="60" w:after="20" w:line="192" w:lineRule="exact"/>
              <w:rPr>
                <w:rFonts w:cstheme="minorHAnsi"/>
                <w:color w:val="000000"/>
                <w:sz w:val="18"/>
                <w:szCs w:val="18"/>
              </w:rPr>
            </w:pPr>
            <w:r w:rsidRPr="00C20651">
              <w:rPr>
                <w:rFonts w:cstheme="minorHAnsi"/>
                <w:color w:val="000000"/>
                <w:sz w:val="18"/>
                <w:szCs w:val="18"/>
              </w:rPr>
              <w:t>Version: 1.</w:t>
            </w:r>
            <w:r>
              <w:rPr>
                <w:rFonts w:cstheme="minorHAnsi"/>
                <w:color w:val="000000"/>
                <w:sz w:val="18"/>
                <w:szCs w:val="18"/>
              </w:rPr>
              <w:t>2</w:t>
            </w:r>
            <w:r w:rsidRPr="00C20651">
              <w:rPr>
                <w:rFonts w:cstheme="minorHAnsi"/>
                <w:color w:val="000000"/>
                <w:sz w:val="18"/>
                <w:szCs w:val="18"/>
              </w:rPr>
              <w:t xml:space="preserve"> </w:t>
            </w:r>
          </w:p>
          <w:p w14:paraId="54AC15D9" w14:textId="04B6FB3F" w:rsidR="00906865" w:rsidRPr="00814040" w:rsidRDefault="00906865" w:rsidP="00557EE1">
            <w:pPr>
              <w:spacing w:before="60" w:after="20" w:line="192" w:lineRule="exact"/>
              <w:rPr>
                <w:rFonts w:cstheme="minorHAnsi"/>
                <w:color w:val="000000"/>
                <w:sz w:val="18"/>
                <w:szCs w:val="18"/>
              </w:rPr>
            </w:pPr>
            <w:r w:rsidRPr="00C20651">
              <w:rPr>
                <w:rFonts w:cstheme="minorHAnsi"/>
                <w:color w:val="000000"/>
                <w:sz w:val="18"/>
                <w:szCs w:val="18"/>
              </w:rPr>
              <w:t>Ursprüngliches</w:t>
            </w:r>
            <w:r w:rsidRPr="0085279D">
              <w:rPr>
                <w:rFonts w:cstheme="minorHAnsi"/>
                <w:color w:val="000000"/>
                <w:sz w:val="18"/>
                <w:szCs w:val="18"/>
              </w:rPr>
              <w:t xml:space="preserve"> </w:t>
            </w:r>
            <w:r w:rsidRPr="00814040">
              <w:rPr>
                <w:rFonts w:cstheme="minorHAnsi"/>
                <w:color w:val="000000"/>
                <w:sz w:val="18"/>
                <w:szCs w:val="18"/>
              </w:rPr>
              <w:t xml:space="preserve">Publikationsdatum: </w:t>
            </w:r>
            <w:r w:rsidRPr="0085279D">
              <w:rPr>
                <w:rFonts w:cstheme="minorHAnsi"/>
                <w:color w:val="000000"/>
                <w:sz w:val="18"/>
                <w:szCs w:val="18"/>
              </w:rPr>
              <w:t>01.</w:t>
            </w:r>
            <w:r>
              <w:rPr>
                <w:rFonts w:cstheme="minorHAnsi"/>
                <w:color w:val="000000"/>
                <w:sz w:val="18"/>
                <w:szCs w:val="18"/>
              </w:rPr>
              <w:t>04</w:t>
            </w:r>
            <w:r w:rsidRPr="0085279D">
              <w:rPr>
                <w:rFonts w:cstheme="minorHAnsi"/>
                <w:color w:val="000000"/>
                <w:sz w:val="18"/>
                <w:szCs w:val="18"/>
              </w:rPr>
              <w:t>.202</w:t>
            </w:r>
            <w:r>
              <w:rPr>
                <w:rFonts w:cstheme="minorHAnsi"/>
                <w:color w:val="000000"/>
                <w:sz w:val="18"/>
                <w:szCs w:val="18"/>
              </w:rPr>
              <w:t>5</w:t>
            </w:r>
          </w:p>
          <w:p w14:paraId="68CF0F54" w14:textId="37D5C5A5" w:rsidR="00906865" w:rsidRPr="00C201E7" w:rsidRDefault="00906865" w:rsidP="00557EE1">
            <w:pPr>
              <w:spacing w:before="60" w:after="20" w:line="192" w:lineRule="exact"/>
              <w:rPr>
                <w:rFonts w:cstheme="minorHAnsi"/>
                <w:color w:val="000000"/>
                <w:sz w:val="18"/>
                <w:szCs w:val="18"/>
              </w:rPr>
            </w:pPr>
            <w:r w:rsidRPr="00814040">
              <w:rPr>
                <w:rFonts w:cstheme="minorHAnsi"/>
                <w:color w:val="000000"/>
                <w:sz w:val="18"/>
                <w:szCs w:val="18"/>
              </w:rPr>
              <w:t xml:space="preserve">Anzuwenden ab: </w:t>
            </w:r>
            <w:r w:rsidRPr="0025061D">
              <w:rPr>
                <w:rFonts w:cstheme="minorHAnsi"/>
                <w:color w:val="000000"/>
                <w:sz w:val="18"/>
                <w:szCs w:val="18"/>
              </w:rPr>
              <w:t>0</w:t>
            </w:r>
            <w:r>
              <w:rPr>
                <w:rFonts w:cstheme="minorHAnsi"/>
                <w:color w:val="000000"/>
                <w:sz w:val="18"/>
                <w:szCs w:val="18"/>
              </w:rPr>
              <w:t>1</w:t>
            </w:r>
            <w:r w:rsidRPr="0025061D">
              <w:rPr>
                <w:rFonts w:cstheme="minorHAnsi"/>
                <w:color w:val="000000"/>
                <w:sz w:val="18"/>
                <w:szCs w:val="18"/>
              </w:rPr>
              <w:t>.</w:t>
            </w:r>
            <w:r>
              <w:rPr>
                <w:rFonts w:cstheme="minorHAnsi"/>
                <w:color w:val="000000"/>
                <w:sz w:val="18"/>
                <w:szCs w:val="18"/>
              </w:rPr>
              <w:t>10</w:t>
            </w:r>
            <w:r w:rsidRPr="0025061D">
              <w:rPr>
                <w:rFonts w:cstheme="minorHAnsi"/>
                <w:color w:val="000000"/>
                <w:sz w:val="18"/>
                <w:szCs w:val="18"/>
              </w:rPr>
              <w:t>.2025</w:t>
            </w:r>
          </w:p>
        </w:tc>
        <w:tc>
          <w:tcPr>
            <w:tcW w:w="3394" w:type="dxa"/>
          </w:tcPr>
          <w:p w14:paraId="6A8C0020" w14:textId="77777777" w:rsidR="00906865" w:rsidRPr="00C201E7" w:rsidRDefault="00906865" w:rsidP="00557EE1">
            <w:pPr>
              <w:spacing w:before="60" w:after="20" w:line="192" w:lineRule="exact"/>
              <w:rPr>
                <w:rFonts w:cstheme="minorHAnsi"/>
                <w:color w:val="000000"/>
                <w:sz w:val="18"/>
                <w:szCs w:val="18"/>
              </w:rPr>
            </w:pPr>
            <w:r w:rsidRPr="00C201E7">
              <w:rPr>
                <w:rFonts w:cstheme="minorHAnsi"/>
                <w:color w:val="000000"/>
                <w:sz w:val="18"/>
                <w:szCs w:val="18"/>
              </w:rPr>
              <w:t>Konsolidierte Lesefassung mit Fehlerkorrekturen</w:t>
            </w:r>
          </w:p>
          <w:p w14:paraId="17EDBA12" w14:textId="77777777" w:rsidR="00906865" w:rsidRDefault="00906865" w:rsidP="00557EE1">
            <w:pPr>
              <w:spacing w:before="60" w:after="20" w:line="192" w:lineRule="exact"/>
              <w:rPr>
                <w:rFonts w:cstheme="minorHAnsi"/>
                <w:color w:val="000000"/>
                <w:sz w:val="18"/>
                <w:szCs w:val="18"/>
              </w:rPr>
            </w:pPr>
            <w:r w:rsidRPr="00C20651">
              <w:rPr>
                <w:rFonts w:cstheme="minorHAnsi"/>
                <w:color w:val="000000"/>
                <w:sz w:val="18"/>
                <w:szCs w:val="18"/>
              </w:rPr>
              <w:t>Stand</w:t>
            </w:r>
            <w:r w:rsidRPr="0085279D">
              <w:rPr>
                <w:rFonts w:cstheme="minorHAnsi"/>
                <w:b/>
                <w:bCs/>
                <w:color w:val="000000"/>
                <w:sz w:val="18"/>
                <w:szCs w:val="18"/>
              </w:rPr>
              <w:t xml:space="preserve">: </w:t>
            </w:r>
            <w:r>
              <w:rPr>
                <w:rFonts w:cstheme="minorHAnsi"/>
                <w:b/>
                <w:bCs/>
                <w:color w:val="000000"/>
                <w:sz w:val="18"/>
                <w:szCs w:val="18"/>
              </w:rPr>
              <w:t>27</w:t>
            </w:r>
            <w:r w:rsidRPr="0085279D">
              <w:rPr>
                <w:rFonts w:cstheme="minorHAnsi"/>
                <w:b/>
                <w:bCs/>
                <w:color w:val="000000"/>
                <w:sz w:val="18"/>
                <w:szCs w:val="18"/>
              </w:rPr>
              <w:t>.0</w:t>
            </w:r>
            <w:r>
              <w:rPr>
                <w:rFonts w:cstheme="minorHAnsi"/>
                <w:b/>
                <w:bCs/>
                <w:color w:val="000000"/>
                <w:sz w:val="18"/>
                <w:szCs w:val="18"/>
              </w:rPr>
              <w:t>6</w:t>
            </w:r>
            <w:r w:rsidRPr="0085279D">
              <w:rPr>
                <w:rFonts w:cstheme="minorHAnsi"/>
                <w:b/>
                <w:bCs/>
                <w:color w:val="000000"/>
                <w:sz w:val="18"/>
                <w:szCs w:val="18"/>
              </w:rPr>
              <w:t>.2025</w:t>
            </w:r>
          </w:p>
          <w:p w14:paraId="16081457" w14:textId="7E812172" w:rsidR="00906865" w:rsidRPr="00814040" w:rsidRDefault="00906865" w:rsidP="00557EE1">
            <w:pPr>
              <w:spacing w:before="60" w:after="20" w:line="192" w:lineRule="exact"/>
              <w:rPr>
                <w:rFonts w:cstheme="minorHAnsi"/>
                <w:b/>
                <w:bCs/>
                <w:color w:val="000000"/>
                <w:sz w:val="18"/>
                <w:szCs w:val="18"/>
              </w:rPr>
            </w:pPr>
            <w:r w:rsidRPr="00814040">
              <w:rPr>
                <w:rFonts w:cstheme="minorHAnsi"/>
                <w:color w:val="000000"/>
                <w:sz w:val="18"/>
                <w:szCs w:val="18"/>
              </w:rPr>
              <w:t>Version:</w:t>
            </w:r>
            <w:r w:rsidRPr="00814040">
              <w:rPr>
                <w:rFonts w:cstheme="minorHAnsi"/>
                <w:b/>
                <w:bCs/>
                <w:color w:val="000000"/>
                <w:sz w:val="18"/>
                <w:szCs w:val="18"/>
              </w:rPr>
              <w:t xml:space="preserve"> </w:t>
            </w:r>
            <w:r w:rsidRPr="003E2C56">
              <w:rPr>
                <w:rFonts w:cstheme="minorHAnsi"/>
                <w:color w:val="000000"/>
                <w:sz w:val="18"/>
                <w:szCs w:val="18"/>
              </w:rPr>
              <w:t>1.</w:t>
            </w:r>
            <w:r>
              <w:rPr>
                <w:rFonts w:cstheme="minorHAnsi"/>
                <w:color w:val="000000"/>
                <w:sz w:val="18"/>
                <w:szCs w:val="18"/>
              </w:rPr>
              <w:t>2</w:t>
            </w:r>
            <w:r w:rsidRPr="00814040">
              <w:rPr>
                <w:rFonts w:cstheme="minorHAnsi"/>
                <w:b/>
                <w:bCs/>
                <w:color w:val="000000"/>
                <w:sz w:val="18"/>
                <w:szCs w:val="18"/>
              </w:rPr>
              <w:t xml:space="preserve"> </w:t>
            </w:r>
          </w:p>
          <w:p w14:paraId="4F01123D" w14:textId="4A52B5A6" w:rsidR="00906865" w:rsidRPr="00814040" w:rsidRDefault="00906865" w:rsidP="00557EE1">
            <w:pPr>
              <w:spacing w:before="60" w:after="20" w:line="192" w:lineRule="exact"/>
              <w:rPr>
                <w:rFonts w:cstheme="minorHAnsi"/>
                <w:color w:val="000000"/>
                <w:sz w:val="18"/>
                <w:szCs w:val="18"/>
              </w:rPr>
            </w:pPr>
            <w:r w:rsidRPr="00C20651">
              <w:rPr>
                <w:rFonts w:cstheme="minorHAnsi"/>
                <w:color w:val="000000"/>
                <w:sz w:val="18"/>
                <w:szCs w:val="18"/>
              </w:rPr>
              <w:t>Ursprüngliches</w:t>
            </w:r>
            <w:r w:rsidRPr="0085279D">
              <w:rPr>
                <w:rFonts w:cstheme="minorHAnsi"/>
                <w:color w:val="000000"/>
                <w:sz w:val="18"/>
                <w:szCs w:val="18"/>
              </w:rPr>
              <w:t xml:space="preserve"> </w:t>
            </w:r>
            <w:r w:rsidRPr="00814040">
              <w:rPr>
                <w:rFonts w:cstheme="minorHAnsi"/>
                <w:color w:val="000000"/>
                <w:sz w:val="18"/>
                <w:szCs w:val="18"/>
              </w:rPr>
              <w:t xml:space="preserve">Publikationsdatum: </w:t>
            </w:r>
            <w:r w:rsidRPr="0085279D">
              <w:rPr>
                <w:rFonts w:cstheme="minorHAnsi"/>
                <w:color w:val="000000"/>
                <w:sz w:val="18"/>
                <w:szCs w:val="18"/>
              </w:rPr>
              <w:t>01.</w:t>
            </w:r>
            <w:r>
              <w:rPr>
                <w:rFonts w:cstheme="minorHAnsi"/>
                <w:color w:val="000000"/>
                <w:sz w:val="18"/>
                <w:szCs w:val="18"/>
              </w:rPr>
              <w:t>04</w:t>
            </w:r>
            <w:r w:rsidRPr="0085279D">
              <w:rPr>
                <w:rFonts w:cstheme="minorHAnsi"/>
                <w:color w:val="000000"/>
                <w:sz w:val="18"/>
                <w:szCs w:val="18"/>
              </w:rPr>
              <w:t>.202</w:t>
            </w:r>
            <w:r>
              <w:rPr>
                <w:rFonts w:cstheme="minorHAnsi"/>
                <w:color w:val="000000"/>
                <w:sz w:val="18"/>
                <w:szCs w:val="18"/>
              </w:rPr>
              <w:t>5</w:t>
            </w:r>
          </w:p>
          <w:p w14:paraId="772596AF" w14:textId="3116D0E1" w:rsidR="00906865" w:rsidRPr="00814040" w:rsidRDefault="00906865" w:rsidP="00557EE1">
            <w:pPr>
              <w:spacing w:before="60" w:after="20" w:line="192" w:lineRule="exact"/>
              <w:rPr>
                <w:rFonts w:cstheme="minorHAnsi"/>
                <w:sz w:val="18"/>
                <w:szCs w:val="18"/>
              </w:rPr>
            </w:pPr>
            <w:r w:rsidRPr="00814040">
              <w:rPr>
                <w:rFonts w:cstheme="minorHAnsi"/>
                <w:color w:val="000000"/>
                <w:sz w:val="18"/>
                <w:szCs w:val="18"/>
              </w:rPr>
              <w:t xml:space="preserve">Anzuwenden ab: </w:t>
            </w:r>
            <w:r w:rsidRPr="0025061D">
              <w:rPr>
                <w:rFonts w:cstheme="minorHAnsi"/>
                <w:color w:val="000000"/>
                <w:sz w:val="18"/>
                <w:szCs w:val="18"/>
              </w:rPr>
              <w:t>0</w:t>
            </w:r>
            <w:r>
              <w:rPr>
                <w:rFonts w:cstheme="minorHAnsi"/>
                <w:color w:val="000000"/>
                <w:sz w:val="18"/>
                <w:szCs w:val="18"/>
              </w:rPr>
              <w:t>1</w:t>
            </w:r>
            <w:r w:rsidRPr="0025061D">
              <w:rPr>
                <w:rFonts w:cstheme="minorHAnsi"/>
                <w:color w:val="000000"/>
                <w:sz w:val="18"/>
                <w:szCs w:val="18"/>
              </w:rPr>
              <w:t>.</w:t>
            </w:r>
            <w:r>
              <w:rPr>
                <w:rFonts w:cstheme="minorHAnsi"/>
                <w:color w:val="000000"/>
                <w:sz w:val="18"/>
                <w:szCs w:val="18"/>
              </w:rPr>
              <w:t>10</w:t>
            </w:r>
            <w:r w:rsidRPr="0025061D">
              <w:rPr>
                <w:rFonts w:cstheme="minorHAnsi"/>
                <w:color w:val="000000"/>
                <w:sz w:val="18"/>
                <w:szCs w:val="18"/>
              </w:rPr>
              <w:t>.2025</w:t>
            </w:r>
            <w:r>
              <w:rPr>
                <w:rFonts w:cstheme="minorHAnsi"/>
                <w:color w:val="000000"/>
                <w:sz w:val="18"/>
                <w:szCs w:val="18"/>
              </w:rPr>
              <w:br/>
            </w:r>
          </w:p>
        </w:tc>
        <w:tc>
          <w:tcPr>
            <w:tcW w:w="2720" w:type="dxa"/>
          </w:tcPr>
          <w:p w14:paraId="7812A052" w14:textId="77777777" w:rsidR="00906865" w:rsidRDefault="00906865" w:rsidP="00557EE1">
            <w:pPr>
              <w:spacing w:before="60" w:after="20" w:line="192" w:lineRule="exact"/>
              <w:rPr>
                <w:rFonts w:cstheme="minorHAnsi"/>
                <w:noProof/>
                <w:color w:val="000000"/>
                <w:sz w:val="18"/>
                <w:szCs w:val="18"/>
              </w:rPr>
            </w:pPr>
            <w:r w:rsidRPr="003C4B0E">
              <w:rPr>
                <w:rFonts w:cstheme="minorHAnsi"/>
                <w:noProof/>
                <w:color w:val="000000"/>
                <w:sz w:val="18"/>
                <w:szCs w:val="18"/>
              </w:rPr>
              <w:t xml:space="preserve">Version aktualisiert. </w:t>
            </w:r>
          </w:p>
          <w:p w14:paraId="7D9D6797" w14:textId="77777777" w:rsidR="00906865" w:rsidRPr="00814040" w:rsidRDefault="00906865" w:rsidP="00557EE1">
            <w:pPr>
              <w:spacing w:before="60" w:after="20" w:line="192" w:lineRule="exact"/>
              <w:rPr>
                <w:rFonts w:cstheme="minorHAnsi"/>
                <w:noProof/>
                <w:color w:val="000000"/>
                <w:sz w:val="18"/>
                <w:szCs w:val="18"/>
              </w:rPr>
            </w:pPr>
            <w:r w:rsidRPr="00814040">
              <w:rPr>
                <w:rFonts w:cstheme="minorHAnsi"/>
                <w:noProof/>
                <w:color w:val="000000"/>
                <w:sz w:val="18"/>
                <w:szCs w:val="18"/>
              </w:rPr>
              <w:t>Zusätzlich wurden im gesamten Dokument Schreibfehler, Layout, Internetadressen etc. korrigiert, die keinen Einfluss auf die inhaltliche Aussage haben.</w:t>
            </w:r>
          </w:p>
          <w:p w14:paraId="1A9C0B29" w14:textId="77777777" w:rsidR="00906865" w:rsidRPr="00814040" w:rsidRDefault="00906865" w:rsidP="00557EE1">
            <w:pPr>
              <w:spacing w:before="60" w:after="20" w:line="192" w:lineRule="exact"/>
              <w:rPr>
                <w:rFonts w:cstheme="minorHAnsi"/>
                <w:noProof/>
                <w:color w:val="000000"/>
                <w:sz w:val="18"/>
                <w:szCs w:val="18"/>
              </w:rPr>
            </w:pPr>
          </w:p>
        </w:tc>
        <w:tc>
          <w:tcPr>
            <w:tcW w:w="2404" w:type="dxa"/>
          </w:tcPr>
          <w:p w14:paraId="6F64EEBF" w14:textId="77777777" w:rsidR="00906865" w:rsidRPr="00814040" w:rsidRDefault="00906865" w:rsidP="00557EE1">
            <w:pPr>
              <w:spacing w:before="60" w:after="20" w:line="192" w:lineRule="exact"/>
              <w:rPr>
                <w:rFonts w:cstheme="minorHAnsi"/>
                <w:noProof/>
                <w:color w:val="000000"/>
                <w:sz w:val="18"/>
                <w:szCs w:val="18"/>
              </w:rPr>
            </w:pPr>
            <w:r>
              <w:rPr>
                <w:rFonts w:cstheme="minorHAnsi"/>
                <w:noProof/>
                <w:color w:val="000000"/>
                <w:sz w:val="18"/>
                <w:szCs w:val="18"/>
              </w:rPr>
              <w:t>Fehler (27.06.2025).</w:t>
            </w:r>
          </w:p>
        </w:tc>
      </w:tr>
      <w:tr w:rsidR="00906865" w:rsidRPr="00814040" w14:paraId="06251351" w14:textId="77777777" w:rsidTr="00557EE1">
        <w:tc>
          <w:tcPr>
            <w:tcW w:w="703" w:type="dxa"/>
          </w:tcPr>
          <w:p w14:paraId="2FB4D780" w14:textId="74303D02" w:rsidR="00906865" w:rsidRPr="00814040" w:rsidRDefault="00906865" w:rsidP="00557EE1">
            <w:pPr>
              <w:spacing w:before="60" w:after="20" w:line="192" w:lineRule="exact"/>
              <w:rPr>
                <w:rFonts w:cstheme="minorHAnsi"/>
                <w:sz w:val="18"/>
                <w:szCs w:val="18"/>
              </w:rPr>
            </w:pPr>
            <w:r>
              <w:rPr>
                <w:rFonts w:cstheme="minorHAnsi"/>
                <w:sz w:val="18"/>
                <w:szCs w:val="18"/>
              </w:rPr>
              <w:t>14058</w:t>
            </w:r>
          </w:p>
        </w:tc>
        <w:tc>
          <w:tcPr>
            <w:tcW w:w="1697" w:type="dxa"/>
          </w:tcPr>
          <w:p w14:paraId="47BC2776" w14:textId="77777777" w:rsidR="00906865" w:rsidRDefault="00906865" w:rsidP="00557EE1">
            <w:pPr>
              <w:spacing w:before="60" w:after="20" w:line="192" w:lineRule="exact"/>
              <w:rPr>
                <w:rFonts w:cstheme="minorHAnsi"/>
                <w:noProof/>
                <w:color w:val="000000"/>
                <w:sz w:val="18"/>
                <w:szCs w:val="18"/>
              </w:rPr>
            </w:pPr>
            <w:r>
              <w:rPr>
                <w:rFonts w:cstheme="minorHAnsi"/>
                <w:noProof/>
                <w:color w:val="000000"/>
                <w:sz w:val="18"/>
                <w:szCs w:val="18"/>
              </w:rPr>
              <w:t>Kapitel 3.3</w:t>
            </w:r>
          </w:p>
          <w:p w14:paraId="1842AB2B" w14:textId="77777777" w:rsidR="00906865" w:rsidRDefault="00906865" w:rsidP="00557EE1">
            <w:pPr>
              <w:spacing w:before="60" w:after="20" w:line="192" w:lineRule="exact"/>
              <w:rPr>
                <w:rFonts w:cstheme="minorHAnsi"/>
                <w:sz w:val="18"/>
                <w:szCs w:val="18"/>
              </w:rPr>
            </w:pPr>
            <w:r w:rsidRPr="00AE1BA5">
              <w:rPr>
                <w:rFonts w:cstheme="minorHAnsi"/>
                <w:noProof/>
                <w:color w:val="000000"/>
                <w:sz w:val="18"/>
                <w:szCs w:val="18"/>
              </w:rPr>
              <w:t>Inhaltsdatensicher</w:t>
            </w:r>
            <w:r>
              <w:rPr>
                <w:rFonts w:cstheme="minorHAnsi"/>
                <w:noProof/>
                <w:color w:val="000000"/>
                <w:sz w:val="18"/>
                <w:szCs w:val="18"/>
              </w:rPr>
              <w:t>-</w:t>
            </w:r>
            <w:r w:rsidRPr="00AE1BA5">
              <w:rPr>
                <w:rFonts w:cstheme="minorHAnsi"/>
                <w:noProof/>
                <w:color w:val="000000"/>
                <w:sz w:val="18"/>
                <w:szCs w:val="18"/>
              </w:rPr>
              <w:t>ungsebene</w:t>
            </w:r>
          </w:p>
        </w:tc>
        <w:tc>
          <w:tcPr>
            <w:tcW w:w="3394" w:type="dxa"/>
          </w:tcPr>
          <w:p w14:paraId="50AD472B" w14:textId="77777777" w:rsidR="00906865" w:rsidRPr="008873EF" w:rsidRDefault="00906865" w:rsidP="00557EE1">
            <w:pPr>
              <w:spacing w:before="60" w:after="20" w:line="192" w:lineRule="exact"/>
              <w:rPr>
                <w:rFonts w:cstheme="minorHAnsi"/>
                <w:noProof/>
                <w:color w:val="000000"/>
                <w:sz w:val="18"/>
                <w:szCs w:val="18"/>
              </w:rPr>
            </w:pPr>
            <w:r w:rsidRPr="00A045F1">
              <w:rPr>
                <w:rFonts w:cstheme="minorHAnsi"/>
                <w:noProof/>
                <w:color w:val="000000"/>
                <w:sz w:val="18"/>
                <w:szCs w:val="18"/>
              </w:rPr>
              <w:t>Die Signatur ist im Plain Format gemäß [TR03111] zu kodieren. Der Plain-kodierte Signaturwert ist im HTTP-Header X-BDEW-SIGNATURE und der signierte Digest Hash(M) im HTTP-Header X-BDEW-DIGEST als Base64-kodierter Text zu übertragen.</w:t>
            </w:r>
          </w:p>
        </w:tc>
        <w:tc>
          <w:tcPr>
            <w:tcW w:w="3394" w:type="dxa"/>
          </w:tcPr>
          <w:p w14:paraId="22901F74" w14:textId="77777777" w:rsidR="00906865" w:rsidRPr="008873EF" w:rsidRDefault="00906865" w:rsidP="00557EE1">
            <w:pPr>
              <w:spacing w:before="60" w:after="20" w:line="192" w:lineRule="exact"/>
              <w:rPr>
                <w:rFonts w:cstheme="minorHAnsi"/>
                <w:noProof/>
                <w:sz w:val="18"/>
                <w:szCs w:val="18"/>
              </w:rPr>
            </w:pPr>
            <w:r w:rsidRPr="00A045F1">
              <w:rPr>
                <w:rFonts w:cstheme="minorHAnsi"/>
                <w:noProof/>
                <w:sz w:val="18"/>
                <w:szCs w:val="18"/>
              </w:rPr>
              <w:t xml:space="preserve">Die Signatur ist im Plain Format gemäß [TR03111] zu kodieren. Der Plain-kodierte Signaturwert ist im HTTP-Header X-BDEW-SIGNATURE und der signierte Digest Hash(M) im HTTP-Header X-BDEW-DIGEST als Base64-kodierter Text </w:t>
            </w:r>
            <w:r w:rsidRPr="00A045F1">
              <w:rPr>
                <w:rFonts w:cstheme="minorHAnsi"/>
                <w:b/>
                <w:bCs/>
                <w:noProof/>
                <w:sz w:val="18"/>
                <w:szCs w:val="18"/>
              </w:rPr>
              <w:t>gemäß Kapitel 4 von [RFC4648]</w:t>
            </w:r>
            <w:r w:rsidRPr="00A045F1">
              <w:rPr>
                <w:rFonts w:cstheme="minorHAnsi"/>
                <w:noProof/>
                <w:sz w:val="18"/>
                <w:szCs w:val="18"/>
              </w:rPr>
              <w:t xml:space="preserve"> zu übertragen.</w:t>
            </w:r>
            <w:r>
              <w:rPr>
                <w:rFonts w:cstheme="minorHAnsi"/>
                <w:noProof/>
                <w:sz w:val="18"/>
                <w:szCs w:val="18"/>
              </w:rPr>
              <w:br/>
            </w:r>
          </w:p>
        </w:tc>
        <w:tc>
          <w:tcPr>
            <w:tcW w:w="2720" w:type="dxa"/>
          </w:tcPr>
          <w:p w14:paraId="0E136F06" w14:textId="77777777" w:rsidR="00906865" w:rsidRPr="00D34548" w:rsidRDefault="00906865" w:rsidP="00557EE1">
            <w:pPr>
              <w:spacing w:before="60" w:after="20" w:line="192" w:lineRule="exact"/>
              <w:rPr>
                <w:rFonts w:cstheme="minorHAnsi"/>
                <w:noProof/>
                <w:sz w:val="18"/>
                <w:szCs w:val="18"/>
              </w:rPr>
            </w:pPr>
            <w:r>
              <w:rPr>
                <w:rFonts w:cstheme="minorHAnsi"/>
                <w:noProof/>
                <w:sz w:val="18"/>
                <w:szCs w:val="18"/>
              </w:rPr>
              <w:t xml:space="preserve">Präzisierung </w:t>
            </w:r>
            <w:r w:rsidRPr="00A045F1">
              <w:rPr>
                <w:rFonts w:cstheme="minorHAnsi"/>
                <w:noProof/>
                <w:sz w:val="18"/>
                <w:szCs w:val="18"/>
              </w:rPr>
              <w:t xml:space="preserve">Base64-kodierter Text </w:t>
            </w:r>
            <w:r>
              <w:rPr>
                <w:rFonts w:cstheme="minorHAnsi"/>
                <w:noProof/>
                <w:sz w:val="18"/>
                <w:szCs w:val="18"/>
              </w:rPr>
              <w:t>nach RFC 3648.</w:t>
            </w:r>
          </w:p>
          <w:p w14:paraId="1A96F068" w14:textId="77777777" w:rsidR="00906865" w:rsidRDefault="00906865" w:rsidP="00557EE1">
            <w:pPr>
              <w:spacing w:before="60" w:after="20" w:line="192" w:lineRule="exact"/>
              <w:rPr>
                <w:rFonts w:cstheme="minorHAnsi"/>
                <w:noProof/>
                <w:color w:val="000000"/>
                <w:sz w:val="18"/>
                <w:szCs w:val="18"/>
              </w:rPr>
            </w:pPr>
          </w:p>
        </w:tc>
        <w:tc>
          <w:tcPr>
            <w:tcW w:w="2404" w:type="dxa"/>
          </w:tcPr>
          <w:p w14:paraId="2B91743D" w14:textId="77777777" w:rsidR="00906865" w:rsidRPr="00CF5E52" w:rsidRDefault="00906865" w:rsidP="00557EE1">
            <w:pPr>
              <w:spacing w:before="60" w:after="20" w:line="192" w:lineRule="exact"/>
              <w:rPr>
                <w:rFonts w:cstheme="minorHAnsi"/>
                <w:noProof/>
                <w:color w:val="000000"/>
                <w:sz w:val="18"/>
                <w:szCs w:val="18"/>
              </w:rPr>
            </w:pPr>
            <w:r>
              <w:rPr>
                <w:rFonts w:cstheme="minorHAnsi"/>
                <w:noProof/>
                <w:color w:val="000000"/>
                <w:sz w:val="18"/>
                <w:szCs w:val="18"/>
              </w:rPr>
              <w:t>Fehler (27.06.2025).</w:t>
            </w:r>
          </w:p>
        </w:tc>
      </w:tr>
      <w:tr w:rsidR="00906865" w:rsidRPr="00814040" w14:paraId="147634BC" w14:textId="77777777" w:rsidTr="00557EE1">
        <w:tc>
          <w:tcPr>
            <w:tcW w:w="703" w:type="dxa"/>
          </w:tcPr>
          <w:p w14:paraId="5762C505" w14:textId="649F973F" w:rsidR="00906865" w:rsidRDefault="00906865" w:rsidP="00557EE1">
            <w:pPr>
              <w:spacing w:before="60" w:after="20" w:line="192" w:lineRule="exact"/>
              <w:rPr>
                <w:rFonts w:cstheme="minorHAnsi"/>
                <w:sz w:val="18"/>
                <w:szCs w:val="18"/>
              </w:rPr>
            </w:pPr>
            <w:r>
              <w:rPr>
                <w:rFonts w:cstheme="minorHAnsi"/>
                <w:sz w:val="18"/>
                <w:szCs w:val="18"/>
              </w:rPr>
              <w:t>14059</w:t>
            </w:r>
          </w:p>
        </w:tc>
        <w:tc>
          <w:tcPr>
            <w:tcW w:w="1697" w:type="dxa"/>
          </w:tcPr>
          <w:p w14:paraId="032D2C4F" w14:textId="77777777" w:rsidR="00906865" w:rsidRDefault="00906865" w:rsidP="00557EE1">
            <w:pPr>
              <w:spacing w:before="60" w:after="20" w:line="192" w:lineRule="exact"/>
              <w:rPr>
                <w:rFonts w:cstheme="minorHAnsi"/>
                <w:sz w:val="18"/>
                <w:szCs w:val="18"/>
              </w:rPr>
            </w:pPr>
            <w:r>
              <w:rPr>
                <w:rFonts w:cstheme="minorHAnsi"/>
                <w:sz w:val="18"/>
                <w:szCs w:val="18"/>
              </w:rPr>
              <w:t>Kapitel 5</w:t>
            </w:r>
            <w:r>
              <w:rPr>
                <w:rFonts w:cstheme="minorHAnsi"/>
                <w:sz w:val="18"/>
                <w:szCs w:val="18"/>
              </w:rPr>
              <w:br/>
              <w:t>Quellen</w:t>
            </w:r>
          </w:p>
        </w:tc>
        <w:tc>
          <w:tcPr>
            <w:tcW w:w="3394" w:type="dxa"/>
          </w:tcPr>
          <w:p w14:paraId="77097DDB" w14:textId="749F5525" w:rsidR="00906865" w:rsidRDefault="00906865" w:rsidP="00557EE1">
            <w:pPr>
              <w:spacing w:before="60" w:after="20" w:line="192" w:lineRule="exact"/>
              <w:ind w:left="1036" w:hanging="1036"/>
              <w:rPr>
                <w:rFonts w:cstheme="minorHAnsi"/>
                <w:noProof/>
                <w:color w:val="000000"/>
                <w:sz w:val="18"/>
                <w:szCs w:val="18"/>
              </w:rPr>
            </w:pPr>
            <w:r>
              <w:rPr>
                <w:rFonts w:cstheme="minorHAnsi"/>
                <w:noProof/>
                <w:color w:val="000000"/>
                <w:sz w:val="18"/>
                <w:szCs w:val="18"/>
              </w:rPr>
              <w:t>[…]</w:t>
            </w:r>
            <w:r>
              <w:rPr>
                <w:rFonts w:cstheme="minorHAnsi"/>
                <w:noProof/>
                <w:color w:val="000000"/>
                <w:sz w:val="18"/>
                <w:szCs w:val="18"/>
              </w:rPr>
              <w:br/>
            </w:r>
            <w:r>
              <w:rPr>
                <w:rFonts w:cstheme="minorHAnsi"/>
                <w:noProof/>
                <w:color w:val="000000"/>
                <w:sz w:val="18"/>
                <w:szCs w:val="18"/>
              </w:rPr>
              <w:br/>
            </w:r>
          </w:p>
          <w:p w14:paraId="00694C59" w14:textId="7F4E4B97" w:rsidR="00906865" w:rsidRPr="008F0F44" w:rsidRDefault="00906865" w:rsidP="00557EE1">
            <w:pPr>
              <w:spacing w:before="60" w:after="20" w:line="192" w:lineRule="exact"/>
              <w:ind w:left="1036" w:hanging="1036"/>
              <w:rPr>
                <w:rFonts w:cstheme="minorHAnsi"/>
                <w:color w:val="000000"/>
                <w:sz w:val="18"/>
                <w:szCs w:val="18"/>
                <w:lang w:val="en-US"/>
              </w:rPr>
            </w:pPr>
          </w:p>
        </w:tc>
        <w:tc>
          <w:tcPr>
            <w:tcW w:w="3394" w:type="dxa"/>
          </w:tcPr>
          <w:p w14:paraId="62A2B444" w14:textId="77777777" w:rsidR="00906865" w:rsidRDefault="00906865" w:rsidP="00557EE1">
            <w:pPr>
              <w:spacing w:before="60" w:after="20" w:line="192" w:lineRule="exact"/>
              <w:ind w:left="1036" w:hanging="1036"/>
              <w:rPr>
                <w:rFonts w:cstheme="minorHAnsi"/>
                <w:b/>
                <w:bCs/>
                <w:noProof/>
                <w:color w:val="000000"/>
                <w:sz w:val="18"/>
                <w:szCs w:val="18"/>
                <w:lang w:val="en-US"/>
              </w:rPr>
            </w:pPr>
            <w:r w:rsidRPr="008B584E">
              <w:rPr>
                <w:rFonts w:cstheme="minorHAnsi"/>
                <w:b/>
                <w:bCs/>
                <w:noProof/>
                <w:color w:val="000000"/>
                <w:sz w:val="18"/>
                <w:szCs w:val="18"/>
                <w:lang w:val="en-US"/>
              </w:rPr>
              <w:t>[RFC4648]</w:t>
            </w:r>
            <w:r w:rsidRPr="008B584E">
              <w:rPr>
                <w:rFonts w:cstheme="minorHAnsi"/>
                <w:b/>
                <w:bCs/>
                <w:noProof/>
                <w:color w:val="000000"/>
                <w:sz w:val="18"/>
                <w:szCs w:val="18"/>
                <w:lang w:val="en-US"/>
              </w:rPr>
              <w:tab/>
              <w:t>The Base16, Base32, and Base64 Data Encodings. IETF RFC 4648. October 2006. https://www.rfc-editor.org/rfc/rfc4648</w:t>
            </w:r>
          </w:p>
          <w:p w14:paraId="16EA8EEA" w14:textId="77777777" w:rsidR="00906865" w:rsidRDefault="00906865" w:rsidP="00557EE1">
            <w:pPr>
              <w:spacing w:before="60" w:after="20" w:line="192" w:lineRule="exact"/>
              <w:ind w:left="1036" w:hanging="1036"/>
              <w:rPr>
                <w:rFonts w:cstheme="minorHAnsi"/>
                <w:noProof/>
                <w:color w:val="000000"/>
                <w:sz w:val="18"/>
                <w:szCs w:val="18"/>
                <w:lang w:val="en-US"/>
              </w:rPr>
            </w:pPr>
            <w:r>
              <w:rPr>
                <w:rFonts w:cstheme="minorHAnsi"/>
                <w:noProof/>
                <w:color w:val="000000"/>
                <w:sz w:val="18"/>
                <w:szCs w:val="18"/>
                <w:lang w:val="en-US"/>
              </w:rPr>
              <w:lastRenderedPageBreak/>
              <w:t>[…]</w:t>
            </w:r>
          </w:p>
          <w:p w14:paraId="3F7972B0" w14:textId="2662BBEA" w:rsidR="00906865" w:rsidRPr="008B584E" w:rsidRDefault="00906865" w:rsidP="00557EE1">
            <w:pPr>
              <w:spacing w:before="60" w:after="20" w:line="192" w:lineRule="exact"/>
              <w:ind w:left="1036" w:hanging="1036"/>
              <w:rPr>
                <w:rFonts w:cstheme="minorHAnsi"/>
                <w:b/>
                <w:bCs/>
                <w:noProof/>
                <w:color w:val="000000"/>
                <w:sz w:val="18"/>
                <w:szCs w:val="18"/>
                <w:lang w:val="en-US"/>
              </w:rPr>
            </w:pPr>
            <w:r w:rsidRPr="008B584E">
              <w:rPr>
                <w:rFonts w:cstheme="minorHAnsi"/>
                <w:b/>
                <w:bCs/>
                <w:noProof/>
                <w:color w:val="000000"/>
                <w:sz w:val="18"/>
                <w:szCs w:val="18"/>
                <w:lang w:val="en-US"/>
              </w:rPr>
              <w:t>[RFC9440]</w:t>
            </w:r>
            <w:r w:rsidRPr="008B584E">
              <w:rPr>
                <w:rFonts w:cstheme="minorHAnsi"/>
                <w:b/>
                <w:bCs/>
                <w:noProof/>
                <w:color w:val="000000"/>
                <w:sz w:val="18"/>
                <w:szCs w:val="18"/>
                <w:lang w:val="en-US"/>
              </w:rPr>
              <w:tab/>
              <w:t xml:space="preserve">Client-Cert HTTP Header Field. IETF RFC 9440. July 2023. </w:t>
            </w:r>
            <w:r>
              <w:rPr>
                <w:rFonts w:cstheme="minorHAnsi"/>
                <w:b/>
                <w:bCs/>
                <w:noProof/>
                <w:color w:val="000000"/>
                <w:sz w:val="18"/>
                <w:szCs w:val="18"/>
                <w:lang w:val="en-US"/>
              </w:rPr>
              <w:br/>
            </w:r>
            <w:r w:rsidRPr="008B584E">
              <w:rPr>
                <w:rFonts w:cstheme="minorHAnsi"/>
                <w:b/>
                <w:bCs/>
                <w:noProof/>
                <w:color w:val="000000"/>
                <w:sz w:val="18"/>
                <w:szCs w:val="18"/>
                <w:lang w:val="en-US"/>
              </w:rPr>
              <w:t>https://www.rfc-editor.org/rfc/rfc9440</w:t>
            </w:r>
          </w:p>
          <w:p w14:paraId="31318EF3" w14:textId="77777777" w:rsidR="00906865" w:rsidRPr="00D11BA7" w:rsidRDefault="00906865" w:rsidP="00557EE1">
            <w:pPr>
              <w:spacing w:before="60" w:after="20" w:line="192" w:lineRule="exact"/>
              <w:rPr>
                <w:rFonts w:cstheme="minorHAnsi"/>
                <w:noProof/>
                <w:color w:val="000000"/>
                <w:sz w:val="18"/>
                <w:szCs w:val="18"/>
                <w:lang w:val="en-US"/>
              </w:rPr>
            </w:pPr>
          </w:p>
        </w:tc>
        <w:tc>
          <w:tcPr>
            <w:tcW w:w="2720" w:type="dxa"/>
          </w:tcPr>
          <w:p w14:paraId="5545BEEB" w14:textId="05CB1533" w:rsidR="00906865" w:rsidRDefault="00906865" w:rsidP="00557EE1">
            <w:pPr>
              <w:spacing w:before="60" w:after="20" w:line="192" w:lineRule="exact"/>
              <w:rPr>
                <w:rFonts w:cstheme="minorHAnsi"/>
                <w:sz w:val="18"/>
                <w:szCs w:val="18"/>
              </w:rPr>
            </w:pPr>
            <w:r>
              <w:rPr>
                <w:rFonts w:cstheme="minorHAnsi"/>
                <w:noProof/>
                <w:color w:val="000000"/>
                <w:sz w:val="18"/>
                <w:szCs w:val="18"/>
              </w:rPr>
              <w:lastRenderedPageBreak/>
              <w:t xml:space="preserve">Ergänzung gemäß </w:t>
            </w:r>
            <w:r w:rsidR="00836111">
              <w:rPr>
                <w:rFonts w:cstheme="minorHAnsi"/>
                <w:sz w:val="18"/>
                <w:szCs w:val="18"/>
              </w:rPr>
              <w:t>14058</w:t>
            </w:r>
            <w:r>
              <w:rPr>
                <w:rFonts w:cstheme="minorHAnsi"/>
                <w:sz w:val="18"/>
                <w:szCs w:val="18"/>
              </w:rPr>
              <w:t>.</w:t>
            </w:r>
          </w:p>
          <w:p w14:paraId="6FBA1183" w14:textId="77777777" w:rsidR="00906865" w:rsidRDefault="00906865" w:rsidP="00557EE1">
            <w:pPr>
              <w:spacing w:before="60" w:after="20" w:line="192" w:lineRule="exact"/>
              <w:rPr>
                <w:rFonts w:cstheme="minorHAnsi"/>
                <w:noProof/>
                <w:color w:val="000000"/>
                <w:sz w:val="18"/>
                <w:szCs w:val="18"/>
              </w:rPr>
            </w:pPr>
            <w:r>
              <w:rPr>
                <w:rFonts w:cstheme="minorHAnsi"/>
                <w:noProof/>
                <w:color w:val="000000"/>
                <w:sz w:val="18"/>
                <w:szCs w:val="18"/>
              </w:rPr>
              <w:t>Ergänzung fehlender RFC-Eintrag aus Kapitel 3.3.</w:t>
            </w:r>
          </w:p>
        </w:tc>
        <w:tc>
          <w:tcPr>
            <w:tcW w:w="2404" w:type="dxa"/>
          </w:tcPr>
          <w:p w14:paraId="503ECE1E" w14:textId="77777777" w:rsidR="00906865" w:rsidRDefault="00906865" w:rsidP="00557EE1">
            <w:pPr>
              <w:spacing w:before="60" w:after="20" w:line="192" w:lineRule="exact"/>
              <w:rPr>
                <w:rFonts w:cstheme="minorHAnsi"/>
                <w:noProof/>
                <w:color w:val="000000"/>
                <w:sz w:val="18"/>
                <w:szCs w:val="18"/>
              </w:rPr>
            </w:pPr>
            <w:r>
              <w:rPr>
                <w:rFonts w:cstheme="minorHAnsi"/>
                <w:noProof/>
                <w:color w:val="000000"/>
                <w:sz w:val="18"/>
                <w:szCs w:val="18"/>
              </w:rPr>
              <w:t>Fehler (27.06.2025).</w:t>
            </w:r>
          </w:p>
        </w:tc>
      </w:tr>
      <w:tr w:rsidR="004E2A14" w:rsidRPr="00814040" w14:paraId="0CDC791D" w14:textId="77777777" w:rsidTr="008819FF">
        <w:trPr>
          <w:cantSplit/>
        </w:trPr>
        <w:tc>
          <w:tcPr>
            <w:tcW w:w="703" w:type="dxa"/>
          </w:tcPr>
          <w:p w14:paraId="272CF119" w14:textId="3F6EB31D" w:rsidR="004E2A14" w:rsidRPr="00814040" w:rsidRDefault="004E2A14" w:rsidP="008819FF">
            <w:pPr>
              <w:spacing w:before="60" w:after="20" w:line="192" w:lineRule="exact"/>
              <w:rPr>
                <w:rFonts w:cstheme="minorHAnsi"/>
                <w:sz w:val="18"/>
                <w:szCs w:val="18"/>
              </w:rPr>
            </w:pPr>
            <w:r>
              <w:rPr>
                <w:rFonts w:cstheme="minorHAnsi"/>
                <w:sz w:val="18"/>
                <w:szCs w:val="18"/>
              </w:rPr>
              <w:t>140</w:t>
            </w:r>
            <w:r w:rsidR="009C7B59">
              <w:rPr>
                <w:rFonts w:cstheme="minorHAnsi"/>
                <w:sz w:val="18"/>
                <w:szCs w:val="18"/>
              </w:rPr>
              <w:t>60</w:t>
            </w:r>
          </w:p>
        </w:tc>
        <w:tc>
          <w:tcPr>
            <w:tcW w:w="1697" w:type="dxa"/>
          </w:tcPr>
          <w:p w14:paraId="022A1E0F" w14:textId="77777777" w:rsidR="004E2A14" w:rsidRPr="00814040" w:rsidRDefault="004E2A14" w:rsidP="008819FF">
            <w:pPr>
              <w:spacing w:before="60" w:after="20" w:line="192" w:lineRule="exact"/>
              <w:rPr>
                <w:rFonts w:cstheme="minorHAnsi"/>
                <w:sz w:val="18"/>
                <w:szCs w:val="18"/>
              </w:rPr>
            </w:pPr>
            <w:r w:rsidRPr="00814040">
              <w:rPr>
                <w:rFonts w:cstheme="minorHAnsi"/>
                <w:sz w:val="18"/>
                <w:szCs w:val="18"/>
              </w:rPr>
              <w:t>Deckblatt</w:t>
            </w:r>
          </w:p>
        </w:tc>
        <w:tc>
          <w:tcPr>
            <w:tcW w:w="3394" w:type="dxa"/>
          </w:tcPr>
          <w:p w14:paraId="24CFCDFD" w14:textId="77777777" w:rsidR="004E2A14" w:rsidRPr="00C20651" w:rsidRDefault="004E2A14" w:rsidP="008819FF">
            <w:pPr>
              <w:spacing w:before="60" w:after="20" w:line="192" w:lineRule="exact"/>
              <w:rPr>
                <w:rFonts w:cstheme="minorHAnsi"/>
                <w:color w:val="000000"/>
                <w:sz w:val="18"/>
                <w:szCs w:val="18"/>
              </w:rPr>
            </w:pPr>
            <w:r w:rsidRPr="00C20651">
              <w:rPr>
                <w:rFonts w:cstheme="minorHAnsi"/>
                <w:color w:val="000000"/>
                <w:sz w:val="18"/>
                <w:szCs w:val="18"/>
              </w:rPr>
              <w:t>Konsolidierte Lesefassung mit Fehlerkorrekturen</w:t>
            </w:r>
          </w:p>
          <w:p w14:paraId="531E20A7" w14:textId="77777777" w:rsidR="004E2A14" w:rsidRPr="00C20651" w:rsidRDefault="004E2A14" w:rsidP="008819FF">
            <w:pPr>
              <w:spacing w:before="60" w:after="20" w:line="192" w:lineRule="exact"/>
              <w:rPr>
                <w:rFonts w:cstheme="minorHAnsi"/>
                <w:color w:val="000000"/>
                <w:sz w:val="18"/>
                <w:szCs w:val="18"/>
              </w:rPr>
            </w:pPr>
            <w:r w:rsidRPr="00C20651">
              <w:rPr>
                <w:rFonts w:cstheme="minorHAnsi"/>
                <w:color w:val="000000"/>
                <w:sz w:val="18"/>
                <w:szCs w:val="18"/>
              </w:rPr>
              <w:t>Stand: 28.05.2025</w:t>
            </w:r>
          </w:p>
          <w:p w14:paraId="45D78AEC" w14:textId="77777777" w:rsidR="004E2A14" w:rsidRPr="00C20651" w:rsidRDefault="004E2A14" w:rsidP="008819FF">
            <w:pPr>
              <w:spacing w:before="60" w:after="20" w:line="192" w:lineRule="exact"/>
              <w:rPr>
                <w:rFonts w:cstheme="minorHAnsi"/>
                <w:color w:val="000000"/>
                <w:sz w:val="18"/>
                <w:szCs w:val="18"/>
              </w:rPr>
            </w:pPr>
            <w:r w:rsidRPr="00C20651">
              <w:rPr>
                <w:rFonts w:cstheme="minorHAnsi"/>
                <w:color w:val="000000"/>
                <w:sz w:val="18"/>
                <w:szCs w:val="18"/>
              </w:rPr>
              <w:t>Version: 1.</w:t>
            </w:r>
            <w:r>
              <w:rPr>
                <w:rFonts w:cstheme="minorHAnsi"/>
                <w:color w:val="000000"/>
                <w:sz w:val="18"/>
                <w:szCs w:val="18"/>
              </w:rPr>
              <w:t>2</w:t>
            </w:r>
            <w:r w:rsidRPr="00C20651">
              <w:rPr>
                <w:rFonts w:cstheme="minorHAnsi"/>
                <w:color w:val="000000"/>
                <w:sz w:val="18"/>
                <w:szCs w:val="18"/>
              </w:rPr>
              <w:t xml:space="preserve"> </w:t>
            </w:r>
          </w:p>
          <w:p w14:paraId="78F95AEB" w14:textId="77777777" w:rsidR="004E2A14" w:rsidRPr="00814040" w:rsidRDefault="004E2A14" w:rsidP="008819FF">
            <w:pPr>
              <w:spacing w:before="60" w:after="20" w:line="192" w:lineRule="exact"/>
              <w:rPr>
                <w:rFonts w:cstheme="minorHAnsi"/>
                <w:color w:val="000000"/>
                <w:sz w:val="18"/>
                <w:szCs w:val="18"/>
              </w:rPr>
            </w:pPr>
            <w:r w:rsidRPr="00C20651">
              <w:rPr>
                <w:rFonts w:cstheme="minorHAnsi"/>
                <w:color w:val="000000"/>
                <w:sz w:val="18"/>
                <w:szCs w:val="18"/>
              </w:rPr>
              <w:t>Ursprüngliches</w:t>
            </w:r>
            <w:r w:rsidRPr="0085279D">
              <w:rPr>
                <w:rFonts w:cstheme="minorHAnsi"/>
                <w:color w:val="000000"/>
                <w:sz w:val="18"/>
                <w:szCs w:val="18"/>
              </w:rPr>
              <w:t xml:space="preserve"> </w:t>
            </w:r>
            <w:r w:rsidRPr="00814040">
              <w:rPr>
                <w:rFonts w:cstheme="minorHAnsi"/>
                <w:color w:val="000000"/>
                <w:sz w:val="18"/>
                <w:szCs w:val="18"/>
              </w:rPr>
              <w:t xml:space="preserve">Publikationsdatum: </w:t>
            </w:r>
            <w:r w:rsidRPr="0085279D">
              <w:rPr>
                <w:rFonts w:cstheme="minorHAnsi"/>
                <w:color w:val="000000"/>
                <w:sz w:val="18"/>
                <w:szCs w:val="18"/>
              </w:rPr>
              <w:t>01.</w:t>
            </w:r>
            <w:r>
              <w:rPr>
                <w:rFonts w:cstheme="minorHAnsi"/>
                <w:color w:val="000000"/>
                <w:sz w:val="18"/>
                <w:szCs w:val="18"/>
              </w:rPr>
              <w:t>04</w:t>
            </w:r>
            <w:r w:rsidRPr="0085279D">
              <w:rPr>
                <w:rFonts w:cstheme="minorHAnsi"/>
                <w:color w:val="000000"/>
                <w:sz w:val="18"/>
                <w:szCs w:val="18"/>
              </w:rPr>
              <w:t>.202</w:t>
            </w:r>
            <w:r>
              <w:rPr>
                <w:rFonts w:cstheme="minorHAnsi"/>
                <w:color w:val="000000"/>
                <w:sz w:val="18"/>
                <w:szCs w:val="18"/>
              </w:rPr>
              <w:t>5</w:t>
            </w:r>
          </w:p>
          <w:p w14:paraId="1121EBC0" w14:textId="77777777" w:rsidR="004E2A14" w:rsidRPr="00C201E7" w:rsidRDefault="004E2A14" w:rsidP="008819FF">
            <w:pPr>
              <w:spacing w:before="60" w:after="20" w:line="192" w:lineRule="exact"/>
              <w:rPr>
                <w:rFonts w:cstheme="minorHAnsi"/>
                <w:color w:val="000000"/>
                <w:sz w:val="18"/>
                <w:szCs w:val="18"/>
              </w:rPr>
            </w:pPr>
            <w:r w:rsidRPr="00814040">
              <w:rPr>
                <w:rFonts w:cstheme="minorHAnsi"/>
                <w:color w:val="000000"/>
                <w:sz w:val="18"/>
                <w:szCs w:val="18"/>
              </w:rPr>
              <w:t xml:space="preserve">Anzuwenden ab: </w:t>
            </w:r>
            <w:r w:rsidRPr="0025061D">
              <w:rPr>
                <w:rFonts w:cstheme="minorHAnsi"/>
                <w:color w:val="000000"/>
                <w:sz w:val="18"/>
                <w:szCs w:val="18"/>
              </w:rPr>
              <w:t>0</w:t>
            </w:r>
            <w:r>
              <w:rPr>
                <w:rFonts w:cstheme="minorHAnsi"/>
                <w:color w:val="000000"/>
                <w:sz w:val="18"/>
                <w:szCs w:val="18"/>
              </w:rPr>
              <w:t>1</w:t>
            </w:r>
            <w:r w:rsidRPr="0025061D">
              <w:rPr>
                <w:rFonts w:cstheme="minorHAnsi"/>
                <w:color w:val="000000"/>
                <w:sz w:val="18"/>
                <w:szCs w:val="18"/>
              </w:rPr>
              <w:t>.</w:t>
            </w:r>
            <w:r>
              <w:rPr>
                <w:rFonts w:cstheme="minorHAnsi"/>
                <w:color w:val="000000"/>
                <w:sz w:val="18"/>
                <w:szCs w:val="18"/>
              </w:rPr>
              <w:t>10</w:t>
            </w:r>
            <w:r w:rsidRPr="0025061D">
              <w:rPr>
                <w:rFonts w:cstheme="minorHAnsi"/>
                <w:color w:val="000000"/>
                <w:sz w:val="18"/>
                <w:szCs w:val="18"/>
              </w:rPr>
              <w:t>.2025</w:t>
            </w:r>
          </w:p>
        </w:tc>
        <w:tc>
          <w:tcPr>
            <w:tcW w:w="3394" w:type="dxa"/>
          </w:tcPr>
          <w:p w14:paraId="5D5DDA53" w14:textId="77777777" w:rsidR="004E2A14" w:rsidRPr="00C201E7" w:rsidRDefault="004E2A14" w:rsidP="008819FF">
            <w:pPr>
              <w:spacing w:before="60" w:after="20" w:line="192" w:lineRule="exact"/>
              <w:rPr>
                <w:rFonts w:cstheme="minorHAnsi"/>
                <w:color w:val="000000"/>
                <w:sz w:val="18"/>
                <w:szCs w:val="18"/>
              </w:rPr>
            </w:pPr>
            <w:r w:rsidRPr="00C201E7">
              <w:rPr>
                <w:rFonts w:cstheme="minorHAnsi"/>
                <w:color w:val="000000"/>
                <w:sz w:val="18"/>
                <w:szCs w:val="18"/>
              </w:rPr>
              <w:t>Konsolidierte Lesefassung mit Fehlerkorrekturen</w:t>
            </w:r>
          </w:p>
          <w:p w14:paraId="748D771E" w14:textId="680959A0" w:rsidR="004E2A14" w:rsidRDefault="004E2A14" w:rsidP="008819FF">
            <w:pPr>
              <w:spacing w:before="60" w:after="20" w:line="192" w:lineRule="exact"/>
              <w:rPr>
                <w:rFonts w:cstheme="minorHAnsi"/>
                <w:color w:val="000000"/>
                <w:sz w:val="18"/>
                <w:szCs w:val="18"/>
              </w:rPr>
            </w:pPr>
            <w:r w:rsidRPr="00C20651">
              <w:rPr>
                <w:rFonts w:cstheme="minorHAnsi"/>
                <w:color w:val="000000"/>
                <w:sz w:val="18"/>
                <w:szCs w:val="18"/>
              </w:rPr>
              <w:t>Stand</w:t>
            </w:r>
            <w:r w:rsidRPr="0085279D">
              <w:rPr>
                <w:rFonts w:cstheme="minorHAnsi"/>
                <w:b/>
                <w:bCs/>
                <w:color w:val="000000"/>
                <w:sz w:val="18"/>
                <w:szCs w:val="18"/>
              </w:rPr>
              <w:t xml:space="preserve">: </w:t>
            </w:r>
            <w:r w:rsidR="009C7B59">
              <w:rPr>
                <w:rFonts w:cstheme="minorHAnsi"/>
                <w:b/>
                <w:bCs/>
                <w:color w:val="000000"/>
                <w:sz w:val="18"/>
                <w:szCs w:val="18"/>
              </w:rPr>
              <w:t>1</w:t>
            </w:r>
            <w:r w:rsidR="001A6F55">
              <w:rPr>
                <w:rFonts w:cstheme="minorHAnsi"/>
                <w:b/>
                <w:bCs/>
                <w:color w:val="000000"/>
                <w:sz w:val="18"/>
                <w:szCs w:val="18"/>
              </w:rPr>
              <w:t>8</w:t>
            </w:r>
            <w:r w:rsidRPr="0085279D">
              <w:rPr>
                <w:rFonts w:cstheme="minorHAnsi"/>
                <w:b/>
                <w:bCs/>
                <w:color w:val="000000"/>
                <w:sz w:val="18"/>
                <w:szCs w:val="18"/>
              </w:rPr>
              <w:t>.0</w:t>
            </w:r>
            <w:r w:rsidR="009C7B59">
              <w:rPr>
                <w:rFonts w:cstheme="minorHAnsi"/>
                <w:b/>
                <w:bCs/>
                <w:color w:val="000000"/>
                <w:sz w:val="18"/>
                <w:szCs w:val="18"/>
              </w:rPr>
              <w:t>7</w:t>
            </w:r>
            <w:r w:rsidRPr="0085279D">
              <w:rPr>
                <w:rFonts w:cstheme="minorHAnsi"/>
                <w:b/>
                <w:bCs/>
                <w:color w:val="000000"/>
                <w:sz w:val="18"/>
                <w:szCs w:val="18"/>
              </w:rPr>
              <w:t>.2025</w:t>
            </w:r>
          </w:p>
          <w:p w14:paraId="721FB959" w14:textId="77777777" w:rsidR="004E2A14" w:rsidRPr="00814040" w:rsidRDefault="004E2A14" w:rsidP="008819FF">
            <w:pPr>
              <w:spacing w:before="60" w:after="20" w:line="192" w:lineRule="exact"/>
              <w:rPr>
                <w:rFonts w:cstheme="minorHAnsi"/>
                <w:b/>
                <w:bCs/>
                <w:color w:val="000000"/>
                <w:sz w:val="18"/>
                <w:szCs w:val="18"/>
              </w:rPr>
            </w:pPr>
            <w:r w:rsidRPr="00814040">
              <w:rPr>
                <w:rFonts w:cstheme="minorHAnsi"/>
                <w:color w:val="000000"/>
                <w:sz w:val="18"/>
                <w:szCs w:val="18"/>
              </w:rPr>
              <w:t>Version:</w:t>
            </w:r>
            <w:r w:rsidRPr="00814040">
              <w:rPr>
                <w:rFonts w:cstheme="minorHAnsi"/>
                <w:b/>
                <w:bCs/>
                <w:color w:val="000000"/>
                <w:sz w:val="18"/>
                <w:szCs w:val="18"/>
              </w:rPr>
              <w:t xml:space="preserve"> </w:t>
            </w:r>
            <w:r w:rsidRPr="003E2C56">
              <w:rPr>
                <w:rFonts w:cstheme="minorHAnsi"/>
                <w:color w:val="000000"/>
                <w:sz w:val="18"/>
                <w:szCs w:val="18"/>
              </w:rPr>
              <w:t>1.</w:t>
            </w:r>
            <w:r>
              <w:rPr>
                <w:rFonts w:cstheme="minorHAnsi"/>
                <w:color w:val="000000"/>
                <w:sz w:val="18"/>
                <w:szCs w:val="18"/>
              </w:rPr>
              <w:t>2</w:t>
            </w:r>
            <w:r w:rsidRPr="00814040">
              <w:rPr>
                <w:rFonts w:cstheme="minorHAnsi"/>
                <w:b/>
                <w:bCs/>
                <w:color w:val="000000"/>
                <w:sz w:val="18"/>
                <w:szCs w:val="18"/>
              </w:rPr>
              <w:t xml:space="preserve"> </w:t>
            </w:r>
          </w:p>
          <w:p w14:paraId="46168A7C" w14:textId="77777777" w:rsidR="004E2A14" w:rsidRPr="00814040" w:rsidRDefault="004E2A14" w:rsidP="008819FF">
            <w:pPr>
              <w:spacing w:before="60" w:after="20" w:line="192" w:lineRule="exact"/>
              <w:rPr>
                <w:rFonts w:cstheme="minorHAnsi"/>
                <w:color w:val="000000"/>
                <w:sz w:val="18"/>
                <w:szCs w:val="18"/>
              </w:rPr>
            </w:pPr>
            <w:r w:rsidRPr="00C20651">
              <w:rPr>
                <w:rFonts w:cstheme="minorHAnsi"/>
                <w:color w:val="000000"/>
                <w:sz w:val="18"/>
                <w:szCs w:val="18"/>
              </w:rPr>
              <w:t>Ursprüngliches</w:t>
            </w:r>
            <w:r w:rsidRPr="0085279D">
              <w:rPr>
                <w:rFonts w:cstheme="minorHAnsi"/>
                <w:color w:val="000000"/>
                <w:sz w:val="18"/>
                <w:szCs w:val="18"/>
              </w:rPr>
              <w:t xml:space="preserve"> </w:t>
            </w:r>
            <w:r w:rsidRPr="00814040">
              <w:rPr>
                <w:rFonts w:cstheme="minorHAnsi"/>
                <w:color w:val="000000"/>
                <w:sz w:val="18"/>
                <w:szCs w:val="18"/>
              </w:rPr>
              <w:t xml:space="preserve">Publikationsdatum: </w:t>
            </w:r>
            <w:r w:rsidRPr="0085279D">
              <w:rPr>
                <w:rFonts w:cstheme="minorHAnsi"/>
                <w:color w:val="000000"/>
                <w:sz w:val="18"/>
                <w:szCs w:val="18"/>
              </w:rPr>
              <w:t>01.</w:t>
            </w:r>
            <w:r>
              <w:rPr>
                <w:rFonts w:cstheme="minorHAnsi"/>
                <w:color w:val="000000"/>
                <w:sz w:val="18"/>
                <w:szCs w:val="18"/>
              </w:rPr>
              <w:t>04</w:t>
            </w:r>
            <w:r w:rsidRPr="0085279D">
              <w:rPr>
                <w:rFonts w:cstheme="minorHAnsi"/>
                <w:color w:val="000000"/>
                <w:sz w:val="18"/>
                <w:szCs w:val="18"/>
              </w:rPr>
              <w:t>.202</w:t>
            </w:r>
            <w:r>
              <w:rPr>
                <w:rFonts w:cstheme="minorHAnsi"/>
                <w:color w:val="000000"/>
                <w:sz w:val="18"/>
                <w:szCs w:val="18"/>
              </w:rPr>
              <w:t>5</w:t>
            </w:r>
          </w:p>
          <w:p w14:paraId="69CB9A53" w14:textId="77777777" w:rsidR="004E2A14" w:rsidRPr="00814040" w:rsidRDefault="004E2A14" w:rsidP="008819FF">
            <w:pPr>
              <w:spacing w:before="60" w:after="20" w:line="192" w:lineRule="exact"/>
              <w:rPr>
                <w:rFonts w:cstheme="minorHAnsi"/>
                <w:sz w:val="18"/>
                <w:szCs w:val="18"/>
              </w:rPr>
            </w:pPr>
            <w:r w:rsidRPr="00814040">
              <w:rPr>
                <w:rFonts w:cstheme="minorHAnsi"/>
                <w:color w:val="000000"/>
                <w:sz w:val="18"/>
                <w:szCs w:val="18"/>
              </w:rPr>
              <w:t xml:space="preserve">Anzuwenden ab: </w:t>
            </w:r>
            <w:r w:rsidRPr="0025061D">
              <w:rPr>
                <w:rFonts w:cstheme="minorHAnsi"/>
                <w:color w:val="000000"/>
                <w:sz w:val="18"/>
                <w:szCs w:val="18"/>
              </w:rPr>
              <w:t>0</w:t>
            </w:r>
            <w:r>
              <w:rPr>
                <w:rFonts w:cstheme="minorHAnsi"/>
                <w:color w:val="000000"/>
                <w:sz w:val="18"/>
                <w:szCs w:val="18"/>
              </w:rPr>
              <w:t>1</w:t>
            </w:r>
            <w:r w:rsidRPr="0025061D">
              <w:rPr>
                <w:rFonts w:cstheme="minorHAnsi"/>
                <w:color w:val="000000"/>
                <w:sz w:val="18"/>
                <w:szCs w:val="18"/>
              </w:rPr>
              <w:t>.</w:t>
            </w:r>
            <w:r>
              <w:rPr>
                <w:rFonts w:cstheme="minorHAnsi"/>
                <w:color w:val="000000"/>
                <w:sz w:val="18"/>
                <w:szCs w:val="18"/>
              </w:rPr>
              <w:t>10</w:t>
            </w:r>
            <w:r w:rsidRPr="0025061D">
              <w:rPr>
                <w:rFonts w:cstheme="minorHAnsi"/>
                <w:color w:val="000000"/>
                <w:sz w:val="18"/>
                <w:szCs w:val="18"/>
              </w:rPr>
              <w:t>.2025</w:t>
            </w:r>
            <w:r>
              <w:rPr>
                <w:rFonts w:cstheme="minorHAnsi"/>
                <w:color w:val="000000"/>
                <w:sz w:val="18"/>
                <w:szCs w:val="18"/>
              </w:rPr>
              <w:br/>
            </w:r>
          </w:p>
        </w:tc>
        <w:tc>
          <w:tcPr>
            <w:tcW w:w="2720" w:type="dxa"/>
          </w:tcPr>
          <w:p w14:paraId="42EC55D7" w14:textId="77777777" w:rsidR="004E2A14" w:rsidRDefault="004E2A14" w:rsidP="008819FF">
            <w:pPr>
              <w:spacing w:before="60" w:after="20" w:line="192" w:lineRule="exact"/>
              <w:rPr>
                <w:rFonts w:cstheme="minorHAnsi"/>
                <w:noProof/>
                <w:color w:val="000000"/>
                <w:sz w:val="18"/>
                <w:szCs w:val="18"/>
              </w:rPr>
            </w:pPr>
            <w:r w:rsidRPr="003C4B0E">
              <w:rPr>
                <w:rFonts w:cstheme="minorHAnsi"/>
                <w:noProof/>
                <w:color w:val="000000"/>
                <w:sz w:val="18"/>
                <w:szCs w:val="18"/>
              </w:rPr>
              <w:t xml:space="preserve">Version aktualisiert. </w:t>
            </w:r>
          </w:p>
          <w:p w14:paraId="7FA60453" w14:textId="77777777" w:rsidR="004E2A14" w:rsidRPr="00814040" w:rsidRDefault="004E2A14" w:rsidP="008819FF">
            <w:pPr>
              <w:spacing w:before="60" w:after="20" w:line="192" w:lineRule="exact"/>
              <w:rPr>
                <w:rFonts w:cstheme="minorHAnsi"/>
                <w:noProof/>
                <w:color w:val="000000"/>
                <w:sz w:val="18"/>
                <w:szCs w:val="18"/>
              </w:rPr>
            </w:pPr>
            <w:r w:rsidRPr="00814040">
              <w:rPr>
                <w:rFonts w:cstheme="minorHAnsi"/>
                <w:noProof/>
                <w:color w:val="000000"/>
                <w:sz w:val="18"/>
                <w:szCs w:val="18"/>
              </w:rPr>
              <w:t>Zusätzlich wurden im gesamten Dokument Schreibfehler, Layout, Internetadressen etc. korrigiert, die keinen Einfluss auf die inhaltliche Aussage haben.</w:t>
            </w:r>
          </w:p>
          <w:p w14:paraId="1F00E196" w14:textId="77777777" w:rsidR="004E2A14" w:rsidRPr="00814040" w:rsidRDefault="004E2A14" w:rsidP="008819FF">
            <w:pPr>
              <w:spacing w:before="60" w:after="20" w:line="192" w:lineRule="exact"/>
              <w:rPr>
                <w:rFonts w:cstheme="minorHAnsi"/>
                <w:noProof/>
                <w:color w:val="000000"/>
                <w:sz w:val="18"/>
                <w:szCs w:val="18"/>
              </w:rPr>
            </w:pPr>
          </w:p>
        </w:tc>
        <w:tc>
          <w:tcPr>
            <w:tcW w:w="2404" w:type="dxa"/>
          </w:tcPr>
          <w:p w14:paraId="7FDAEDA9" w14:textId="12986B8B" w:rsidR="004E2A14" w:rsidRPr="00814040" w:rsidRDefault="004E2A14" w:rsidP="008819FF">
            <w:pPr>
              <w:spacing w:before="60" w:after="20" w:line="192" w:lineRule="exact"/>
              <w:rPr>
                <w:rFonts w:cstheme="minorHAnsi"/>
                <w:noProof/>
                <w:color w:val="000000"/>
                <w:sz w:val="18"/>
                <w:szCs w:val="18"/>
              </w:rPr>
            </w:pPr>
            <w:r>
              <w:rPr>
                <w:rFonts w:cstheme="minorHAnsi"/>
                <w:noProof/>
                <w:color w:val="000000"/>
                <w:sz w:val="18"/>
                <w:szCs w:val="18"/>
              </w:rPr>
              <w:t>Fehler (</w:t>
            </w:r>
            <w:r w:rsidR="009C7B59">
              <w:rPr>
                <w:rFonts w:cstheme="minorHAnsi"/>
                <w:noProof/>
                <w:color w:val="000000"/>
                <w:sz w:val="18"/>
                <w:szCs w:val="18"/>
              </w:rPr>
              <w:t>1</w:t>
            </w:r>
            <w:r w:rsidR="001A6F55">
              <w:rPr>
                <w:rFonts w:cstheme="minorHAnsi"/>
                <w:noProof/>
                <w:color w:val="000000"/>
                <w:sz w:val="18"/>
                <w:szCs w:val="18"/>
              </w:rPr>
              <w:t>8</w:t>
            </w:r>
            <w:r>
              <w:rPr>
                <w:rFonts w:cstheme="minorHAnsi"/>
                <w:noProof/>
                <w:color w:val="000000"/>
                <w:sz w:val="18"/>
                <w:szCs w:val="18"/>
              </w:rPr>
              <w:t>.0</w:t>
            </w:r>
            <w:r w:rsidR="009C7B59">
              <w:rPr>
                <w:rFonts w:cstheme="minorHAnsi"/>
                <w:noProof/>
                <w:color w:val="000000"/>
                <w:sz w:val="18"/>
                <w:szCs w:val="18"/>
              </w:rPr>
              <w:t>7</w:t>
            </w:r>
            <w:r>
              <w:rPr>
                <w:rFonts w:cstheme="minorHAnsi"/>
                <w:noProof/>
                <w:color w:val="000000"/>
                <w:sz w:val="18"/>
                <w:szCs w:val="18"/>
              </w:rPr>
              <w:t>.2025).</w:t>
            </w:r>
          </w:p>
        </w:tc>
      </w:tr>
      <w:tr w:rsidR="000C1525" w:rsidRPr="00814040" w14:paraId="5164DA57" w14:textId="77777777" w:rsidTr="008819FF">
        <w:tc>
          <w:tcPr>
            <w:tcW w:w="703" w:type="dxa"/>
          </w:tcPr>
          <w:p w14:paraId="6270870A" w14:textId="730CE219" w:rsidR="000C1525" w:rsidRPr="00814040" w:rsidRDefault="000C1525" w:rsidP="008819FF">
            <w:pPr>
              <w:spacing w:before="60" w:after="20" w:line="192" w:lineRule="exact"/>
              <w:rPr>
                <w:rFonts w:cstheme="minorHAnsi"/>
                <w:sz w:val="18"/>
                <w:szCs w:val="18"/>
              </w:rPr>
            </w:pPr>
            <w:r>
              <w:rPr>
                <w:rFonts w:cstheme="minorHAnsi"/>
                <w:sz w:val="18"/>
                <w:szCs w:val="18"/>
              </w:rPr>
              <w:t>140</w:t>
            </w:r>
            <w:r w:rsidR="00B06C35">
              <w:rPr>
                <w:rFonts w:cstheme="minorHAnsi"/>
                <w:sz w:val="18"/>
                <w:szCs w:val="18"/>
              </w:rPr>
              <w:t>61</w:t>
            </w:r>
          </w:p>
        </w:tc>
        <w:tc>
          <w:tcPr>
            <w:tcW w:w="1697" w:type="dxa"/>
          </w:tcPr>
          <w:p w14:paraId="11F97EC6" w14:textId="77777777" w:rsidR="000C1525" w:rsidRDefault="000C1525" w:rsidP="008819FF">
            <w:pPr>
              <w:spacing w:before="60" w:after="20" w:line="192" w:lineRule="exact"/>
              <w:rPr>
                <w:rFonts w:cstheme="minorHAnsi"/>
                <w:noProof/>
                <w:color w:val="000000"/>
                <w:sz w:val="18"/>
                <w:szCs w:val="18"/>
              </w:rPr>
            </w:pPr>
            <w:r>
              <w:rPr>
                <w:rFonts w:cstheme="minorHAnsi"/>
                <w:noProof/>
                <w:color w:val="000000"/>
                <w:sz w:val="18"/>
                <w:szCs w:val="18"/>
              </w:rPr>
              <w:t>Kapitel 3.3</w:t>
            </w:r>
          </w:p>
          <w:p w14:paraId="2B813A3D" w14:textId="77777777" w:rsidR="000C1525" w:rsidRDefault="000C1525" w:rsidP="008819FF">
            <w:pPr>
              <w:spacing w:before="60" w:after="20" w:line="192" w:lineRule="exact"/>
              <w:rPr>
                <w:rFonts w:cstheme="minorHAnsi"/>
                <w:sz w:val="18"/>
                <w:szCs w:val="18"/>
              </w:rPr>
            </w:pPr>
            <w:r w:rsidRPr="00AE1BA5">
              <w:rPr>
                <w:rFonts w:cstheme="minorHAnsi"/>
                <w:noProof/>
                <w:color w:val="000000"/>
                <w:sz w:val="18"/>
                <w:szCs w:val="18"/>
              </w:rPr>
              <w:t>Inhaltsdatensicher</w:t>
            </w:r>
            <w:r>
              <w:rPr>
                <w:rFonts w:cstheme="minorHAnsi"/>
                <w:noProof/>
                <w:color w:val="000000"/>
                <w:sz w:val="18"/>
                <w:szCs w:val="18"/>
              </w:rPr>
              <w:t>-</w:t>
            </w:r>
            <w:r w:rsidRPr="00AE1BA5">
              <w:rPr>
                <w:rFonts w:cstheme="minorHAnsi"/>
                <w:noProof/>
                <w:color w:val="000000"/>
                <w:sz w:val="18"/>
                <w:szCs w:val="18"/>
              </w:rPr>
              <w:t>ungsebene</w:t>
            </w:r>
          </w:p>
        </w:tc>
        <w:tc>
          <w:tcPr>
            <w:tcW w:w="3394" w:type="dxa"/>
          </w:tcPr>
          <w:p w14:paraId="03CA5D22" w14:textId="4974A558" w:rsidR="000C1525" w:rsidRDefault="00B51649" w:rsidP="008819FF">
            <w:pPr>
              <w:spacing w:before="60" w:after="20" w:line="192" w:lineRule="exact"/>
              <w:rPr>
                <w:rFonts w:cstheme="minorHAnsi"/>
                <w:noProof/>
                <w:color w:val="000000"/>
                <w:sz w:val="18"/>
                <w:szCs w:val="18"/>
              </w:rPr>
            </w:pPr>
            <w:r w:rsidRPr="00B51649">
              <w:rPr>
                <w:rFonts w:cstheme="minorHAnsi"/>
                <w:noProof/>
                <w:color w:val="000000"/>
                <w:sz w:val="18"/>
                <w:szCs w:val="18"/>
              </w:rPr>
              <w:t>Signiert wird die</w:t>
            </w:r>
            <w:r>
              <w:rPr>
                <w:rFonts w:cstheme="minorHAnsi"/>
                <w:noProof/>
                <w:color w:val="000000"/>
                <w:sz w:val="18"/>
                <w:szCs w:val="18"/>
              </w:rPr>
              <w:t xml:space="preserve"> </w:t>
            </w:r>
            <w:r w:rsidRPr="00B51649">
              <w:rPr>
                <w:rFonts w:cstheme="minorHAnsi"/>
                <w:noProof/>
                <w:color w:val="000000"/>
                <w:sz w:val="18"/>
                <w:szCs w:val="18"/>
              </w:rPr>
              <w:t xml:space="preserve">angesprochene Ressource (URI) </w:t>
            </w:r>
            <w:r w:rsidR="00503520">
              <w:rPr>
                <w:rFonts w:cstheme="minorHAnsi"/>
                <w:noProof/>
                <w:color w:val="000000"/>
                <w:sz w:val="18"/>
                <w:szCs w:val="18"/>
              </w:rPr>
              <w:t xml:space="preserve">inklusive </w:t>
            </w:r>
            <w:r>
              <w:rPr>
                <w:rFonts w:cstheme="minorHAnsi"/>
                <w:noProof/>
                <w:color w:val="000000"/>
                <w:sz w:val="18"/>
                <w:szCs w:val="18"/>
              </w:rPr>
              <w:t>[…].</w:t>
            </w:r>
          </w:p>
          <w:p w14:paraId="17A3F481" w14:textId="6C8004CB" w:rsidR="00B51649" w:rsidRPr="008873EF" w:rsidRDefault="00B51649" w:rsidP="008819FF">
            <w:pPr>
              <w:spacing w:before="60" w:after="20" w:line="192" w:lineRule="exact"/>
              <w:rPr>
                <w:rFonts w:cstheme="minorHAnsi"/>
                <w:noProof/>
                <w:color w:val="000000"/>
                <w:sz w:val="18"/>
                <w:szCs w:val="18"/>
              </w:rPr>
            </w:pPr>
            <w:r w:rsidRPr="00B51649">
              <w:rPr>
                <w:rFonts w:cstheme="minorHAnsi"/>
                <w:noProof/>
                <w:color w:val="000000"/>
                <w:sz w:val="18"/>
                <w:szCs w:val="18"/>
              </w:rPr>
              <w:t>Vor der Berechnung des Hashwerts eines JSON-Objekts muss dieses kanonisiert werden gemäß [RFC8785].</w:t>
            </w:r>
          </w:p>
        </w:tc>
        <w:tc>
          <w:tcPr>
            <w:tcW w:w="3394" w:type="dxa"/>
          </w:tcPr>
          <w:p w14:paraId="0262CD9A" w14:textId="77777777" w:rsidR="00503520" w:rsidRDefault="00503520" w:rsidP="00503520">
            <w:pPr>
              <w:spacing w:before="60" w:after="20" w:line="192" w:lineRule="exact"/>
              <w:rPr>
                <w:rFonts w:cstheme="minorHAnsi"/>
                <w:noProof/>
                <w:color w:val="000000"/>
                <w:sz w:val="18"/>
                <w:szCs w:val="18"/>
              </w:rPr>
            </w:pPr>
            <w:r w:rsidRPr="00B51649">
              <w:rPr>
                <w:rFonts w:cstheme="minorHAnsi"/>
                <w:noProof/>
                <w:color w:val="000000"/>
                <w:sz w:val="18"/>
                <w:szCs w:val="18"/>
              </w:rPr>
              <w:t>Signiert wird die</w:t>
            </w:r>
            <w:r>
              <w:rPr>
                <w:rFonts w:cstheme="minorHAnsi"/>
                <w:noProof/>
                <w:color w:val="000000"/>
                <w:sz w:val="18"/>
                <w:szCs w:val="18"/>
              </w:rPr>
              <w:t xml:space="preserve"> </w:t>
            </w:r>
            <w:r w:rsidRPr="00B51649">
              <w:rPr>
                <w:rFonts w:cstheme="minorHAnsi"/>
                <w:noProof/>
                <w:color w:val="000000"/>
                <w:sz w:val="18"/>
                <w:szCs w:val="18"/>
              </w:rPr>
              <w:t xml:space="preserve">angesprochene Ressource (URI) </w:t>
            </w:r>
            <w:r>
              <w:rPr>
                <w:rFonts w:cstheme="minorHAnsi"/>
                <w:noProof/>
                <w:color w:val="000000"/>
                <w:sz w:val="18"/>
                <w:szCs w:val="18"/>
              </w:rPr>
              <w:t>inklusive […].</w:t>
            </w:r>
          </w:p>
          <w:p w14:paraId="07E7B123" w14:textId="6A1EE3B7" w:rsidR="000C1525" w:rsidRPr="008873EF" w:rsidRDefault="00503520" w:rsidP="00503520">
            <w:pPr>
              <w:spacing w:before="60" w:after="20" w:line="192" w:lineRule="exact"/>
              <w:rPr>
                <w:rFonts w:cstheme="minorHAnsi"/>
                <w:noProof/>
                <w:sz w:val="18"/>
                <w:szCs w:val="18"/>
              </w:rPr>
            </w:pPr>
            <w:r w:rsidRPr="00503520">
              <w:rPr>
                <w:rFonts w:cstheme="minorHAnsi"/>
                <w:b/>
                <w:bCs/>
                <w:noProof/>
                <w:color w:val="000000"/>
                <w:sz w:val="18"/>
                <w:szCs w:val="18"/>
              </w:rPr>
              <w:t>Die URI als Grundlage zur Hashberechnung muss nach [RFC3986], Kapitel 6.2.2 und 6.2.3 normalisiert werden.</w:t>
            </w:r>
            <w:r w:rsidRPr="00503520">
              <w:rPr>
                <w:rFonts w:cstheme="minorHAnsi"/>
                <w:noProof/>
                <w:color w:val="000000"/>
                <w:sz w:val="18"/>
                <w:szCs w:val="18"/>
              </w:rPr>
              <w:t xml:space="preserve"> </w:t>
            </w:r>
            <w:r w:rsidRPr="00B51649">
              <w:rPr>
                <w:rFonts w:cstheme="minorHAnsi"/>
                <w:noProof/>
                <w:color w:val="000000"/>
                <w:sz w:val="18"/>
                <w:szCs w:val="18"/>
              </w:rPr>
              <w:t>Vor der Berechnung des Hashwerts eines JSON-Objekts muss dieses kanonisiert werden gemäß [RFC8785].</w:t>
            </w:r>
            <w:r w:rsidR="000C1525">
              <w:rPr>
                <w:rFonts w:cstheme="minorHAnsi"/>
                <w:noProof/>
                <w:sz w:val="18"/>
                <w:szCs w:val="18"/>
              </w:rPr>
              <w:br/>
            </w:r>
          </w:p>
        </w:tc>
        <w:tc>
          <w:tcPr>
            <w:tcW w:w="2720" w:type="dxa"/>
          </w:tcPr>
          <w:p w14:paraId="5E834F00" w14:textId="721ACEAD" w:rsidR="000C1525" w:rsidRPr="00D34548" w:rsidRDefault="000C1525" w:rsidP="008819FF">
            <w:pPr>
              <w:spacing w:before="60" w:after="20" w:line="192" w:lineRule="exact"/>
              <w:rPr>
                <w:rFonts w:cstheme="minorHAnsi"/>
                <w:noProof/>
                <w:sz w:val="18"/>
                <w:szCs w:val="18"/>
              </w:rPr>
            </w:pPr>
            <w:r>
              <w:rPr>
                <w:rFonts w:cstheme="minorHAnsi"/>
                <w:noProof/>
                <w:sz w:val="18"/>
                <w:szCs w:val="18"/>
              </w:rPr>
              <w:t xml:space="preserve">Präzisierung nach RFC </w:t>
            </w:r>
            <w:r w:rsidR="005715E7" w:rsidRPr="005715E7">
              <w:rPr>
                <w:rFonts w:cstheme="minorHAnsi"/>
                <w:noProof/>
                <w:sz w:val="18"/>
                <w:szCs w:val="18"/>
              </w:rPr>
              <w:t>3986</w:t>
            </w:r>
            <w:r>
              <w:rPr>
                <w:rFonts w:cstheme="minorHAnsi"/>
                <w:noProof/>
                <w:sz w:val="18"/>
                <w:szCs w:val="18"/>
              </w:rPr>
              <w:t>.</w:t>
            </w:r>
          </w:p>
          <w:p w14:paraId="6E7A912F" w14:textId="77777777" w:rsidR="000C1525" w:rsidRDefault="000C1525" w:rsidP="008819FF">
            <w:pPr>
              <w:spacing w:before="60" w:after="20" w:line="192" w:lineRule="exact"/>
              <w:rPr>
                <w:rFonts w:cstheme="minorHAnsi"/>
                <w:noProof/>
                <w:color w:val="000000"/>
                <w:sz w:val="18"/>
                <w:szCs w:val="18"/>
              </w:rPr>
            </w:pPr>
          </w:p>
        </w:tc>
        <w:tc>
          <w:tcPr>
            <w:tcW w:w="2404" w:type="dxa"/>
          </w:tcPr>
          <w:p w14:paraId="6F209E46" w14:textId="650DC34D" w:rsidR="000C1525" w:rsidRPr="00CF5E52" w:rsidRDefault="000C1525" w:rsidP="008819FF">
            <w:pPr>
              <w:spacing w:before="60" w:after="20" w:line="192" w:lineRule="exact"/>
              <w:rPr>
                <w:rFonts w:cstheme="minorHAnsi"/>
                <w:noProof/>
                <w:color w:val="000000"/>
                <w:sz w:val="18"/>
                <w:szCs w:val="18"/>
              </w:rPr>
            </w:pPr>
            <w:r>
              <w:rPr>
                <w:rFonts w:cstheme="minorHAnsi"/>
                <w:noProof/>
                <w:color w:val="000000"/>
                <w:sz w:val="18"/>
                <w:szCs w:val="18"/>
              </w:rPr>
              <w:t>Fehler (</w:t>
            </w:r>
            <w:r w:rsidR="00395283">
              <w:rPr>
                <w:rFonts w:cstheme="minorHAnsi"/>
                <w:noProof/>
                <w:color w:val="000000"/>
                <w:sz w:val="18"/>
                <w:szCs w:val="18"/>
              </w:rPr>
              <w:t>1</w:t>
            </w:r>
            <w:r w:rsidR="001A6F55">
              <w:rPr>
                <w:rFonts w:cstheme="minorHAnsi"/>
                <w:noProof/>
                <w:color w:val="000000"/>
                <w:sz w:val="18"/>
                <w:szCs w:val="18"/>
              </w:rPr>
              <w:t>8</w:t>
            </w:r>
            <w:r>
              <w:rPr>
                <w:rFonts w:cstheme="minorHAnsi"/>
                <w:noProof/>
                <w:color w:val="000000"/>
                <w:sz w:val="18"/>
                <w:szCs w:val="18"/>
              </w:rPr>
              <w:t>.0</w:t>
            </w:r>
            <w:r w:rsidR="00395283">
              <w:rPr>
                <w:rFonts w:cstheme="minorHAnsi"/>
                <w:noProof/>
                <w:color w:val="000000"/>
                <w:sz w:val="18"/>
                <w:szCs w:val="18"/>
              </w:rPr>
              <w:t>7</w:t>
            </w:r>
            <w:r>
              <w:rPr>
                <w:rFonts w:cstheme="minorHAnsi"/>
                <w:noProof/>
                <w:color w:val="000000"/>
                <w:sz w:val="18"/>
                <w:szCs w:val="18"/>
              </w:rPr>
              <w:t>.2025).</w:t>
            </w:r>
          </w:p>
        </w:tc>
      </w:tr>
      <w:tr w:rsidR="0052747B" w:rsidRPr="00814040" w14:paraId="4F379F75" w14:textId="77777777" w:rsidTr="008819FF">
        <w:tc>
          <w:tcPr>
            <w:tcW w:w="703" w:type="dxa"/>
          </w:tcPr>
          <w:p w14:paraId="5F1207B9" w14:textId="77788462" w:rsidR="0052747B" w:rsidRDefault="0052747B" w:rsidP="008819FF">
            <w:pPr>
              <w:spacing w:before="60" w:after="20" w:line="192" w:lineRule="exact"/>
              <w:rPr>
                <w:rFonts w:cstheme="minorHAnsi"/>
                <w:sz w:val="18"/>
                <w:szCs w:val="18"/>
              </w:rPr>
            </w:pPr>
            <w:r>
              <w:rPr>
                <w:rFonts w:cstheme="minorHAnsi"/>
                <w:sz w:val="18"/>
                <w:szCs w:val="18"/>
              </w:rPr>
              <w:t>14062</w:t>
            </w:r>
          </w:p>
        </w:tc>
        <w:tc>
          <w:tcPr>
            <w:tcW w:w="1697" w:type="dxa"/>
          </w:tcPr>
          <w:p w14:paraId="51BF30ED" w14:textId="77777777" w:rsidR="0052747B" w:rsidRDefault="0052747B" w:rsidP="008819FF">
            <w:pPr>
              <w:spacing w:before="60" w:after="20" w:line="192" w:lineRule="exact"/>
              <w:rPr>
                <w:rFonts w:cstheme="minorHAnsi"/>
                <w:sz w:val="18"/>
                <w:szCs w:val="18"/>
              </w:rPr>
            </w:pPr>
            <w:r>
              <w:rPr>
                <w:rFonts w:cstheme="minorHAnsi"/>
                <w:sz w:val="18"/>
                <w:szCs w:val="18"/>
              </w:rPr>
              <w:t>Kapitel 5</w:t>
            </w:r>
            <w:r>
              <w:rPr>
                <w:rFonts w:cstheme="minorHAnsi"/>
                <w:sz w:val="18"/>
                <w:szCs w:val="18"/>
              </w:rPr>
              <w:br/>
              <w:t>Quellen</w:t>
            </w:r>
          </w:p>
        </w:tc>
        <w:tc>
          <w:tcPr>
            <w:tcW w:w="3394" w:type="dxa"/>
          </w:tcPr>
          <w:p w14:paraId="2EC4E371" w14:textId="77777777" w:rsidR="0052747B" w:rsidRDefault="0052747B" w:rsidP="008819FF">
            <w:pPr>
              <w:spacing w:before="60" w:after="20" w:line="192" w:lineRule="exact"/>
              <w:ind w:left="1036" w:hanging="1036"/>
              <w:rPr>
                <w:rFonts w:cstheme="minorHAnsi"/>
                <w:noProof/>
                <w:color w:val="000000"/>
                <w:sz w:val="18"/>
                <w:szCs w:val="18"/>
              </w:rPr>
            </w:pPr>
            <w:r>
              <w:rPr>
                <w:rFonts w:cstheme="minorHAnsi"/>
                <w:noProof/>
                <w:color w:val="000000"/>
                <w:sz w:val="18"/>
                <w:szCs w:val="18"/>
              </w:rPr>
              <w:t>[…]</w:t>
            </w:r>
            <w:r>
              <w:rPr>
                <w:rFonts w:cstheme="minorHAnsi"/>
                <w:noProof/>
                <w:color w:val="000000"/>
                <w:sz w:val="18"/>
                <w:szCs w:val="18"/>
              </w:rPr>
              <w:br/>
            </w:r>
            <w:r>
              <w:rPr>
                <w:rFonts w:cstheme="minorHAnsi"/>
                <w:noProof/>
                <w:color w:val="000000"/>
                <w:sz w:val="18"/>
                <w:szCs w:val="18"/>
              </w:rPr>
              <w:br/>
            </w:r>
          </w:p>
          <w:p w14:paraId="52563CBE" w14:textId="77777777" w:rsidR="0052747B" w:rsidRPr="008F0F44" w:rsidRDefault="0052747B" w:rsidP="008819FF">
            <w:pPr>
              <w:spacing w:before="60" w:after="20" w:line="192" w:lineRule="exact"/>
              <w:ind w:left="1036" w:hanging="1036"/>
              <w:rPr>
                <w:rFonts w:cstheme="minorHAnsi"/>
                <w:color w:val="000000"/>
                <w:sz w:val="18"/>
                <w:szCs w:val="18"/>
                <w:lang w:val="en-US"/>
              </w:rPr>
            </w:pPr>
          </w:p>
        </w:tc>
        <w:tc>
          <w:tcPr>
            <w:tcW w:w="3394" w:type="dxa"/>
          </w:tcPr>
          <w:p w14:paraId="516524EE" w14:textId="06E3C1F5" w:rsidR="0052747B" w:rsidRPr="0052747B" w:rsidRDefault="0052747B" w:rsidP="008819FF">
            <w:pPr>
              <w:spacing w:before="60" w:after="20" w:line="192" w:lineRule="exact"/>
              <w:ind w:left="1036" w:hanging="1036"/>
              <w:rPr>
                <w:rFonts w:cstheme="minorHAnsi"/>
                <w:b/>
                <w:bCs/>
                <w:noProof/>
                <w:color w:val="000000"/>
                <w:sz w:val="18"/>
                <w:szCs w:val="18"/>
                <w:lang w:val="en-US"/>
              </w:rPr>
            </w:pPr>
            <w:r w:rsidRPr="0052747B">
              <w:rPr>
                <w:rFonts w:cstheme="minorHAnsi"/>
                <w:b/>
                <w:bCs/>
                <w:noProof/>
                <w:color w:val="000000"/>
                <w:sz w:val="18"/>
                <w:szCs w:val="18"/>
                <w:lang w:val="en-US"/>
              </w:rPr>
              <w:t>[RFC3986]</w:t>
            </w:r>
            <w:r w:rsidRPr="0052747B">
              <w:rPr>
                <w:rFonts w:cstheme="minorHAnsi"/>
                <w:b/>
                <w:bCs/>
                <w:noProof/>
                <w:color w:val="000000"/>
                <w:sz w:val="18"/>
                <w:szCs w:val="18"/>
                <w:lang w:val="en-US"/>
              </w:rPr>
              <w:tab/>
              <w:t>Uniform Resource Identifier (URI): Generic Syntax. January 2005. https://www.rfc-editor.org/rfc/rfc3986</w:t>
            </w:r>
          </w:p>
          <w:p w14:paraId="448FDE57" w14:textId="77777777" w:rsidR="0052747B" w:rsidRPr="00D11BA7" w:rsidRDefault="0052747B" w:rsidP="008819FF">
            <w:pPr>
              <w:spacing w:before="60" w:after="20" w:line="192" w:lineRule="exact"/>
              <w:rPr>
                <w:rFonts w:cstheme="minorHAnsi"/>
                <w:noProof/>
                <w:color w:val="000000"/>
                <w:sz w:val="18"/>
                <w:szCs w:val="18"/>
                <w:lang w:val="en-US"/>
              </w:rPr>
            </w:pPr>
          </w:p>
        </w:tc>
        <w:tc>
          <w:tcPr>
            <w:tcW w:w="2720" w:type="dxa"/>
          </w:tcPr>
          <w:p w14:paraId="7A34FF05" w14:textId="4EF465AC" w:rsidR="0052747B" w:rsidRPr="00170204" w:rsidRDefault="0052747B" w:rsidP="008819FF">
            <w:pPr>
              <w:spacing w:before="60" w:after="20" w:line="192" w:lineRule="exact"/>
              <w:rPr>
                <w:rFonts w:cstheme="minorHAnsi"/>
                <w:sz w:val="18"/>
                <w:szCs w:val="18"/>
              </w:rPr>
            </w:pPr>
            <w:r>
              <w:rPr>
                <w:rFonts w:cstheme="minorHAnsi"/>
                <w:noProof/>
                <w:color w:val="000000"/>
                <w:sz w:val="18"/>
                <w:szCs w:val="18"/>
              </w:rPr>
              <w:t xml:space="preserve">Ergänzung gemäß </w:t>
            </w:r>
            <w:r w:rsidR="00170204">
              <w:rPr>
                <w:rFonts w:cstheme="minorHAnsi"/>
                <w:sz w:val="18"/>
                <w:szCs w:val="18"/>
              </w:rPr>
              <w:t>14061</w:t>
            </w:r>
            <w:r>
              <w:rPr>
                <w:rFonts w:cstheme="minorHAnsi"/>
                <w:sz w:val="18"/>
                <w:szCs w:val="18"/>
              </w:rPr>
              <w:t>.</w:t>
            </w:r>
          </w:p>
        </w:tc>
        <w:tc>
          <w:tcPr>
            <w:tcW w:w="2404" w:type="dxa"/>
          </w:tcPr>
          <w:p w14:paraId="5E286856" w14:textId="0281BACB" w:rsidR="0052747B" w:rsidRDefault="0052747B" w:rsidP="008819FF">
            <w:pPr>
              <w:spacing w:before="60" w:after="20" w:line="192" w:lineRule="exact"/>
              <w:rPr>
                <w:rFonts w:cstheme="minorHAnsi"/>
                <w:noProof/>
                <w:color w:val="000000"/>
                <w:sz w:val="18"/>
                <w:szCs w:val="18"/>
              </w:rPr>
            </w:pPr>
            <w:r>
              <w:rPr>
                <w:rFonts w:cstheme="minorHAnsi"/>
                <w:noProof/>
                <w:color w:val="000000"/>
                <w:sz w:val="18"/>
                <w:szCs w:val="18"/>
              </w:rPr>
              <w:t>Fehler (</w:t>
            </w:r>
            <w:r w:rsidR="00170204">
              <w:rPr>
                <w:rFonts w:cstheme="minorHAnsi"/>
                <w:noProof/>
                <w:color w:val="000000"/>
                <w:sz w:val="18"/>
                <w:szCs w:val="18"/>
              </w:rPr>
              <w:t>1</w:t>
            </w:r>
            <w:r w:rsidR="001A6F55">
              <w:rPr>
                <w:rFonts w:cstheme="minorHAnsi"/>
                <w:noProof/>
                <w:color w:val="000000"/>
                <w:sz w:val="18"/>
                <w:szCs w:val="18"/>
              </w:rPr>
              <w:t>8</w:t>
            </w:r>
            <w:r>
              <w:rPr>
                <w:rFonts w:cstheme="minorHAnsi"/>
                <w:noProof/>
                <w:color w:val="000000"/>
                <w:sz w:val="18"/>
                <w:szCs w:val="18"/>
              </w:rPr>
              <w:t>.0</w:t>
            </w:r>
            <w:r w:rsidR="00170204">
              <w:rPr>
                <w:rFonts w:cstheme="minorHAnsi"/>
                <w:noProof/>
                <w:color w:val="000000"/>
                <w:sz w:val="18"/>
                <w:szCs w:val="18"/>
              </w:rPr>
              <w:t>7</w:t>
            </w:r>
            <w:r>
              <w:rPr>
                <w:rFonts w:cstheme="minorHAnsi"/>
                <w:noProof/>
                <w:color w:val="000000"/>
                <w:sz w:val="18"/>
                <w:szCs w:val="18"/>
              </w:rPr>
              <w:t>.2025).</w:t>
            </w:r>
          </w:p>
        </w:tc>
      </w:tr>
      <w:tr w:rsidR="00193939" w:rsidRPr="00814040" w14:paraId="66475713" w14:textId="77777777" w:rsidTr="008819FF">
        <w:trPr>
          <w:ins w:id="411" w:author="Edgar Jung" w:date="2026-06-21T14:23:00Z" w16du:dateUtc="2026-06-21T12:23:00Z"/>
        </w:trPr>
        <w:tc>
          <w:tcPr>
            <w:tcW w:w="703" w:type="dxa"/>
          </w:tcPr>
          <w:p w14:paraId="06DFCB13" w14:textId="2754660F" w:rsidR="00193939" w:rsidRDefault="00193939" w:rsidP="008819FF">
            <w:pPr>
              <w:spacing w:before="60" w:after="20" w:line="192" w:lineRule="exact"/>
              <w:rPr>
                <w:ins w:id="412" w:author="Edgar Jung" w:date="2026-06-21T14:23:00Z" w16du:dateUtc="2026-06-21T12:23:00Z"/>
                <w:rFonts w:cstheme="minorHAnsi"/>
                <w:sz w:val="18"/>
                <w:szCs w:val="18"/>
              </w:rPr>
            </w:pPr>
            <w:ins w:id="413" w:author="Edgar Jung" w:date="2026-06-21T14:23:00Z" w16du:dateUtc="2026-06-21T12:23:00Z">
              <w:r>
                <w:rPr>
                  <w:rFonts w:cstheme="minorHAnsi"/>
                  <w:sz w:val="18"/>
                  <w:szCs w:val="18"/>
                </w:rPr>
                <w:t>14063</w:t>
              </w:r>
            </w:ins>
          </w:p>
        </w:tc>
        <w:tc>
          <w:tcPr>
            <w:tcW w:w="1697" w:type="dxa"/>
          </w:tcPr>
          <w:p w14:paraId="527E3EF0" w14:textId="78314012" w:rsidR="00193939" w:rsidRDefault="00193939" w:rsidP="008819FF">
            <w:pPr>
              <w:spacing w:before="60" w:after="20" w:line="192" w:lineRule="exact"/>
              <w:rPr>
                <w:ins w:id="414" w:author="Edgar Jung" w:date="2026-06-21T14:23:00Z" w16du:dateUtc="2026-06-21T12:23:00Z"/>
                <w:rFonts w:cstheme="minorHAnsi"/>
                <w:sz w:val="18"/>
                <w:szCs w:val="18"/>
              </w:rPr>
            </w:pPr>
            <w:ins w:id="415" w:author="Edgar Jung" w:date="2026-06-21T14:23:00Z" w16du:dateUtc="2026-06-21T12:23:00Z">
              <w:r>
                <w:rPr>
                  <w:rFonts w:cstheme="minorHAnsi"/>
                  <w:sz w:val="18"/>
                  <w:szCs w:val="18"/>
                </w:rPr>
                <w:t>Kapitel 3</w:t>
              </w:r>
            </w:ins>
          </w:p>
        </w:tc>
        <w:tc>
          <w:tcPr>
            <w:tcW w:w="3394" w:type="dxa"/>
          </w:tcPr>
          <w:p w14:paraId="50416F61" w14:textId="086436E4" w:rsidR="00193939" w:rsidRDefault="00193939" w:rsidP="008819FF">
            <w:pPr>
              <w:spacing w:before="60" w:after="20" w:line="192" w:lineRule="exact"/>
              <w:ind w:left="1036" w:hanging="1036"/>
              <w:rPr>
                <w:ins w:id="416" w:author="Edgar Jung" w:date="2026-06-21T14:23:00Z" w16du:dateUtc="2026-06-21T12:23:00Z"/>
                <w:rFonts w:cstheme="minorHAnsi"/>
                <w:noProof/>
                <w:color w:val="000000"/>
                <w:sz w:val="18"/>
                <w:szCs w:val="18"/>
              </w:rPr>
            </w:pPr>
            <w:ins w:id="417" w:author="Edgar Jung" w:date="2026-06-21T14:23:00Z" w16du:dateUtc="2026-06-21T12:23:00Z">
              <w:r>
                <w:rPr>
                  <w:rFonts w:cstheme="minorHAnsi"/>
                  <w:noProof/>
                  <w:color w:val="000000"/>
                  <w:sz w:val="18"/>
                  <w:szCs w:val="18"/>
                </w:rPr>
                <w:t>Pro</w:t>
              </w:r>
            </w:ins>
            <w:ins w:id="418" w:author="Edgar Jung" w:date="2026-06-21T14:24:00Z" w16du:dateUtc="2026-06-21T12:24:00Z">
              <w:r>
                <w:rPr>
                  <w:rFonts w:cstheme="minorHAnsi"/>
                  <w:noProof/>
                  <w:color w:val="000000"/>
                  <w:sz w:val="18"/>
                  <w:szCs w:val="18"/>
                </w:rPr>
                <w:t xml:space="preserve">peritäre </w:t>
              </w:r>
              <w:r w:rsidR="00965671">
                <w:rPr>
                  <w:rFonts w:cstheme="minorHAnsi"/>
                  <w:noProof/>
                  <w:color w:val="000000"/>
                  <w:sz w:val="18"/>
                  <w:szCs w:val="18"/>
                </w:rPr>
                <w:t xml:space="preserve">und </w:t>
              </w:r>
              <w:r>
                <w:rPr>
                  <w:rFonts w:cstheme="minorHAnsi"/>
                  <w:noProof/>
                  <w:color w:val="000000"/>
                  <w:sz w:val="18"/>
                  <w:szCs w:val="18"/>
                </w:rPr>
                <w:t>unzureichende Beschreibung</w:t>
              </w:r>
            </w:ins>
          </w:p>
        </w:tc>
        <w:tc>
          <w:tcPr>
            <w:tcW w:w="3394" w:type="dxa"/>
          </w:tcPr>
          <w:p w14:paraId="795AAF2E" w14:textId="163D699C" w:rsidR="00193939" w:rsidRPr="00193939" w:rsidRDefault="00193939" w:rsidP="008819FF">
            <w:pPr>
              <w:spacing w:before="60" w:after="20" w:line="192" w:lineRule="exact"/>
              <w:ind w:left="1036" w:hanging="1036"/>
              <w:rPr>
                <w:ins w:id="419" w:author="Edgar Jung" w:date="2026-06-21T14:23:00Z" w16du:dateUtc="2026-06-21T12:23:00Z"/>
                <w:rFonts w:cstheme="minorHAnsi"/>
                <w:b/>
                <w:bCs/>
                <w:noProof/>
                <w:color w:val="000000"/>
                <w:sz w:val="18"/>
                <w:szCs w:val="18"/>
                <w:rPrChange w:id="420" w:author="Edgar Jung" w:date="2026-06-21T14:24:00Z" w16du:dateUtc="2026-06-21T12:24:00Z">
                  <w:rPr>
                    <w:ins w:id="421" w:author="Edgar Jung" w:date="2026-06-21T14:23:00Z" w16du:dateUtc="2026-06-21T12:23:00Z"/>
                    <w:rFonts w:cstheme="minorHAnsi"/>
                    <w:b/>
                    <w:bCs/>
                    <w:noProof/>
                    <w:color w:val="000000"/>
                    <w:sz w:val="18"/>
                    <w:szCs w:val="18"/>
                    <w:lang w:val="en-US"/>
                  </w:rPr>
                </w:rPrChange>
              </w:rPr>
            </w:pPr>
            <w:ins w:id="422" w:author="Edgar Jung" w:date="2026-06-21T14:24:00Z" w16du:dateUtc="2026-06-21T12:24:00Z">
              <w:r w:rsidRPr="00193939">
                <w:rPr>
                  <w:rFonts w:cstheme="minorHAnsi"/>
                  <w:b/>
                  <w:bCs/>
                  <w:noProof/>
                  <w:color w:val="000000"/>
                  <w:sz w:val="18"/>
                  <w:szCs w:val="18"/>
                  <w:rPrChange w:id="423" w:author="Edgar Jung" w:date="2026-06-21T14:24:00Z" w16du:dateUtc="2026-06-21T12:24:00Z">
                    <w:rPr>
                      <w:rFonts w:cstheme="minorHAnsi"/>
                      <w:b/>
                      <w:bCs/>
                      <w:noProof/>
                      <w:color w:val="000000"/>
                      <w:sz w:val="18"/>
                      <w:szCs w:val="18"/>
                      <w:lang w:val="en-US"/>
                    </w:rPr>
                  </w:rPrChange>
                </w:rPr>
                <w:t>HTTP Header Signatur nach RF</w:t>
              </w:r>
              <w:r>
                <w:rPr>
                  <w:rFonts w:cstheme="minorHAnsi"/>
                  <w:b/>
                  <w:bCs/>
                  <w:noProof/>
                  <w:color w:val="000000"/>
                  <w:sz w:val="18"/>
                  <w:szCs w:val="18"/>
                </w:rPr>
                <w:t>C 9421</w:t>
              </w:r>
            </w:ins>
          </w:p>
        </w:tc>
        <w:tc>
          <w:tcPr>
            <w:tcW w:w="2720" w:type="dxa"/>
          </w:tcPr>
          <w:p w14:paraId="26FF7AD6" w14:textId="77777777" w:rsidR="00193939" w:rsidRDefault="00193939" w:rsidP="008819FF">
            <w:pPr>
              <w:spacing w:before="60" w:after="20" w:line="192" w:lineRule="exact"/>
              <w:rPr>
                <w:ins w:id="424" w:author="Edgar Jung" w:date="2026-06-21T14:23:00Z" w16du:dateUtc="2026-06-21T12:23:00Z"/>
                <w:rFonts w:cstheme="minorHAnsi"/>
                <w:noProof/>
                <w:color w:val="000000"/>
                <w:sz w:val="18"/>
                <w:szCs w:val="18"/>
              </w:rPr>
            </w:pPr>
          </w:p>
        </w:tc>
        <w:tc>
          <w:tcPr>
            <w:tcW w:w="2404" w:type="dxa"/>
          </w:tcPr>
          <w:p w14:paraId="321838C9" w14:textId="77777777" w:rsidR="00193939" w:rsidRDefault="00193939" w:rsidP="008819FF">
            <w:pPr>
              <w:spacing w:before="60" w:after="20" w:line="192" w:lineRule="exact"/>
              <w:rPr>
                <w:ins w:id="425" w:author="Edgar Jung" w:date="2026-06-21T14:23:00Z" w16du:dateUtc="2026-06-21T12:23:00Z"/>
                <w:rFonts w:cstheme="minorHAnsi"/>
                <w:noProof/>
                <w:color w:val="000000"/>
                <w:sz w:val="18"/>
                <w:szCs w:val="18"/>
              </w:rPr>
            </w:pPr>
          </w:p>
        </w:tc>
      </w:tr>
    </w:tbl>
    <w:p w14:paraId="7678A7DF" w14:textId="77777777" w:rsidR="0052747B" w:rsidRPr="00193939" w:rsidRDefault="0052747B" w:rsidP="00EC04ED">
      <w:pPr>
        <w:spacing w:after="0" w:line="240" w:lineRule="auto"/>
        <w:rPr>
          <w:sz w:val="2"/>
          <w:szCs w:val="2"/>
          <w:rPrChange w:id="426" w:author="Edgar Jung" w:date="2026-06-21T14:24:00Z" w16du:dateUtc="2026-06-21T12:24:00Z">
            <w:rPr>
              <w:sz w:val="2"/>
              <w:szCs w:val="2"/>
              <w:lang w:val="en-US"/>
            </w:rPr>
          </w:rPrChange>
        </w:rPr>
      </w:pPr>
    </w:p>
    <w:p w14:paraId="0EB1FAFA" w14:textId="77777777" w:rsidR="0052747B" w:rsidRPr="00193939" w:rsidRDefault="0052747B" w:rsidP="00EC04ED">
      <w:pPr>
        <w:spacing w:after="0" w:line="240" w:lineRule="auto"/>
        <w:rPr>
          <w:sz w:val="2"/>
          <w:szCs w:val="2"/>
          <w:rPrChange w:id="427" w:author="Edgar Jung" w:date="2026-06-21T14:24:00Z" w16du:dateUtc="2026-06-21T12:24:00Z">
            <w:rPr>
              <w:sz w:val="2"/>
              <w:szCs w:val="2"/>
              <w:lang w:val="en-US"/>
            </w:rPr>
          </w:rPrChange>
        </w:rPr>
      </w:pPr>
    </w:p>
    <w:sectPr w:rsidR="0052747B" w:rsidRPr="00193939" w:rsidSect="00A92203">
      <w:headerReference w:type="default" r:id="rId17"/>
      <w:headerReference w:type="first" r:id="rId18"/>
      <w:footerReference w:type="first" r:id="rId19"/>
      <w:pgSz w:w="16838" w:h="11906" w:orient="landscape" w:code="9"/>
      <w:pgMar w:top="1418" w:right="1871" w:bottom="851" w:left="1134" w:header="680"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685AB" w14:textId="77777777" w:rsidR="00625B6E" w:rsidRDefault="00625B6E" w:rsidP="00957DBB">
      <w:pPr>
        <w:spacing w:line="240" w:lineRule="auto"/>
      </w:pPr>
      <w:r>
        <w:separator/>
      </w:r>
    </w:p>
  </w:endnote>
  <w:endnote w:type="continuationSeparator" w:id="0">
    <w:p w14:paraId="2362E359" w14:textId="77777777" w:rsidR="00625B6E" w:rsidRDefault="00625B6E" w:rsidP="00957DBB">
      <w:pPr>
        <w:spacing w:line="240" w:lineRule="auto"/>
      </w:pPr>
      <w:r>
        <w:continuationSeparator/>
      </w:r>
    </w:p>
  </w:endnote>
  <w:endnote w:type="continuationNotice" w:id="1">
    <w:p w14:paraId="7CAA6365" w14:textId="77777777" w:rsidR="00625B6E" w:rsidRDefault="00625B6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89FF4" w14:textId="1543A0C3" w:rsidR="00617123" w:rsidRPr="00542C93" w:rsidRDefault="00C408B6" w:rsidP="00F40AD5">
    <w:pPr>
      <w:pStyle w:val="Fuzeile"/>
    </w:pPr>
    <w:r>
      <w:t xml:space="preserve">Version: </w:t>
    </w:r>
    <w:r>
      <w:fldChar w:fldCharType="begin"/>
    </w:r>
    <w:r>
      <w:instrText xml:space="preserve"> REF  Versionsnummer </w:instrText>
    </w:r>
    <w:r>
      <w:fldChar w:fldCharType="separate"/>
    </w:r>
    <w:sdt>
      <w:sdtPr>
        <w:id w:val="-147986684"/>
        <w:placeholder>
          <w:docPart w:val="EA208E1C73084D2D9B20A4B27B16A704"/>
        </w:placeholder>
        <w15:color w:val="C20000"/>
        <w15:appearance w15:val="hidden"/>
        <w:text/>
      </w:sdtPr>
      <w:sdtContent>
        <w:r w:rsidR="0089535B">
          <w:t>1</w:t>
        </w:r>
        <w:r w:rsidR="0089535B" w:rsidRPr="00814040">
          <w:t>.</w:t>
        </w:r>
        <w:r w:rsidR="0089535B">
          <w:t>2</w:t>
        </w:r>
      </w:sdtContent>
    </w:sdt>
    <w:r>
      <w:fldChar w:fldCharType="end"/>
    </w:r>
    <w:r w:rsidR="00617123" w:rsidRPr="00D867F8">
      <w:rPr>
        <w:color w:val="FFFFFF" w:themeColor="background1"/>
      </w:rPr>
      <mc:AlternateContent>
        <mc:Choice Requires="wps">
          <w:drawing>
            <wp:anchor distT="45720" distB="45720" distL="114300" distR="114300" simplePos="0" relativeHeight="251658243" behindDoc="0" locked="1" layoutInCell="1" allowOverlap="1" wp14:anchorId="03944219" wp14:editId="61D25EA5">
              <wp:simplePos x="0" y="0"/>
              <wp:positionH relativeFrom="rightMargin">
                <wp:posOffset>-720090</wp:posOffset>
              </wp:positionH>
              <wp:positionV relativeFrom="paragraph">
                <wp:posOffset>0</wp:posOffset>
              </wp:positionV>
              <wp:extent cx="720000" cy="144000"/>
              <wp:effectExtent l="0" t="0" r="4445" b="8890"/>
              <wp:wrapSquare wrapText="bothSides"/>
              <wp:docPr id="11" name="Textfeld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00" cy="144000"/>
                      </a:xfrm>
                      <a:prstGeom prst="rect">
                        <a:avLst/>
                      </a:prstGeom>
                      <a:noFill/>
                      <a:ln w="9525">
                        <a:noFill/>
                        <a:miter lim="800000"/>
                        <a:headEnd/>
                        <a:tailEnd/>
                      </a:ln>
                    </wps:spPr>
                    <wps:txbx>
                      <w:txbxContent>
                        <w:p w14:paraId="74EEB911" w14:textId="1A32C019" w:rsidR="00617123" w:rsidRDefault="00617123" w:rsidP="00542C93">
                          <w:pPr>
                            <w:pStyle w:val="Fuzeile"/>
                            <w:jc w:val="right"/>
                          </w:pPr>
                          <w:r>
                            <w:t xml:space="preserve">Seite </w:t>
                          </w:r>
                          <w:r>
                            <w:fldChar w:fldCharType="begin"/>
                          </w:r>
                          <w:r>
                            <w:instrText xml:space="preserve"> PAGE   \* MERGEFORMAT </w:instrText>
                          </w:r>
                          <w:r>
                            <w:fldChar w:fldCharType="separate"/>
                          </w:r>
                          <w:r w:rsidR="007F7533">
                            <w:t>10</w:t>
                          </w:r>
                          <w:r>
                            <w:fldChar w:fldCharType="end"/>
                          </w:r>
                          <w:r>
                            <w:t xml:space="preserve"> von </w:t>
                          </w:r>
                          <w:fldSimple w:instr=" NUMPAGES   \* MERGEFORMAT ">
                            <w:r w:rsidR="007F7533">
                              <w:t>16</w:t>
                            </w:r>
                          </w:fldSimple>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3944219" id="_x0000_t202" coordsize="21600,21600" o:spt="202" path="m,l,21600r21600,l21600,xe">
              <v:stroke joinstyle="miter"/>
              <v:path gradientshapeok="t" o:connecttype="rect"/>
            </v:shapetype>
            <v:shape id="Textfeld 11" o:spid="_x0000_s1026" type="#_x0000_t202" style="position:absolute;margin-left:-56.7pt;margin-top:0;width:56.7pt;height:11.35pt;z-index:251658243;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" filled="f" stroked="f">
              <v:textbox inset="0,0,0,0">
                <w:txbxContent>
                  <w:p w14:paraId="74EEB911" w14:textId="1A32C019" w:rsidR="00617123" w:rsidRDefault="00617123" w:rsidP="00542C93">
                    <w:pPr>
                      <w:pStyle w:val="Fuzeile"/>
                      <w:jc w:val="right"/>
                    </w:pPr>
                    <w:r>
                      <w:t xml:space="preserve">Seite </w:t>
                    </w:r>
                    <w:r>
                      <w:fldChar w:fldCharType="begin"/>
                    </w:r>
                    <w:r>
                      <w:instrText xml:space="preserve"> PAGE   \* MERGEFORMAT </w:instrText>
                    </w:r>
                    <w:r>
                      <w:fldChar w:fldCharType="separate"/>
                    </w:r>
                    <w:r w:rsidR="007F7533">
                      <w:t>10</w:t>
                    </w:r>
                    <w:r>
                      <w:fldChar w:fldCharType="end"/>
                    </w:r>
                    <w:r>
                      <w:t xml:space="preserve"> von </w:t>
                    </w:r>
                    <w:fldSimple w:instr=" NUMPAGES   \* MERGEFORMAT ">
                      <w:r w:rsidR="007F7533">
                        <w:t>16</w:t>
                      </w:r>
                    </w:fldSimple>
                  </w:p>
                </w:txbxContent>
              </v:textbox>
              <w10:wrap type="square" anchorx="margin"/>
              <w10:anchorlock/>
            </v:shape>
          </w:pict>
        </mc:Fallback>
      </mc:AlternateContent>
    </w:r>
    <w:r w:rsidR="00617123" w:rsidRPr="00D867F8">
      <w:rPr>
        <w:color w:val="FFFFFF" w:themeColor="background1"/>
      </w:rPr>
      <mc:AlternateContent>
        <mc:Choice Requires="wps">
          <w:drawing>
            <wp:anchor distT="0" distB="0" distL="0" distR="0" simplePos="0" relativeHeight="251658247" behindDoc="1" locked="0" layoutInCell="1" allowOverlap="1" wp14:anchorId="6229A721" wp14:editId="5E85D98C">
              <wp:simplePos x="0" y="0"/>
              <wp:positionH relativeFrom="column">
                <wp:posOffset>-901065</wp:posOffset>
              </wp:positionH>
              <wp:positionV relativeFrom="paragraph">
                <wp:posOffset>-160020</wp:posOffset>
              </wp:positionV>
              <wp:extent cx="15119985" cy="0"/>
              <wp:effectExtent l="0" t="0" r="0" b="0"/>
              <wp:wrapTight wrapText="bothSides">
                <wp:wrapPolygon edited="0">
                  <wp:start x="0" y="0"/>
                  <wp:lineTo x="0" y="21600"/>
                  <wp:lineTo x="21600" y="21600"/>
                  <wp:lineTo x="21600" y="0"/>
                </wp:wrapPolygon>
              </wp:wrapTight>
              <wp:docPr id="12" name="Gerader Verbinder 12"/>
              <wp:cNvGraphicFramePr/>
              <a:graphic xmlns:a="http://schemas.openxmlformats.org/drawingml/2006/main">
                <a:graphicData uri="http://schemas.microsoft.com/office/word/2010/wordprocessingShape">
                  <wps:wsp>
                    <wps:cNvCnPr/>
                    <wps:spPr>
                      <a:xfrm>
                        <a:off x="0" y="0"/>
                        <a:ext cx="1511998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492D253" id="Gerader Verbinder 12" o:spid="_x0000_s1026" style="position:absolute;z-index:-251658233;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from="-70.95pt,-12.6pt" to="1119.6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" strokecolor="#b80000 [3044]" strokeweight="1pt">
              <w10:wrap type="tight"/>
            </v:line>
          </w:pict>
        </mc:Fallback>
      </mc:AlternateContent>
    </w:r>
    <w:r w:rsidR="00617123" w:rsidRPr="00D867F8">
      <w:rPr>
        <w:color w:val="FFFFFF" w:themeColor="background1"/>
      </w:rPr>
      <mc:AlternateContent>
        <mc:Choice Requires="wps">
          <w:drawing>
            <wp:anchor distT="45720" distB="45720" distL="114300" distR="114300" simplePos="0" relativeHeight="251658255" behindDoc="0" locked="1" layoutInCell="1" allowOverlap="1" wp14:anchorId="03EC305A" wp14:editId="4FF7C87E">
              <wp:simplePos x="0" y="0"/>
              <wp:positionH relativeFrom="margin">
                <wp:align>center</wp:align>
              </wp:positionH>
              <wp:positionV relativeFrom="paragraph">
                <wp:posOffset>0</wp:posOffset>
              </wp:positionV>
              <wp:extent cx="1080000" cy="144000"/>
              <wp:effectExtent l="0" t="0" r="6350" b="8890"/>
              <wp:wrapNone/>
              <wp:docPr id="13" name="Textfeld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0000" cy="144000"/>
                      </a:xfrm>
                      <a:prstGeom prst="rect">
                        <a:avLst/>
                      </a:prstGeom>
                      <a:noFill/>
                      <a:ln w="9525">
                        <a:noFill/>
                        <a:miter lim="800000"/>
                        <a:headEnd/>
                        <a:tailEnd/>
                      </a:ln>
                    </wps:spPr>
                    <wps:txbx>
                      <w:txbxContent>
                        <w:sdt>
                          <w:sdtPr>
                            <w:alias w:val="Datum-Fußzeile"/>
                            <w:tag w:val="Datum-Fußzeile"/>
                            <w:id w:val="-1525168743"/>
                            <w:placeholder>
                              <w:docPart w:val="B5966A49F6EE4CA1AB410B7455C3E24F"/>
                            </w:placeholder>
                            <w:date w:fullDate="2025-07-18T00:00:00Z">
                              <w:dateFormat w:val="dd.MM.yyyy"/>
                              <w:lid w:val="de-DE"/>
                              <w:storeMappedDataAs w:val="dateTime"/>
                              <w:calendar w:val="gregorian"/>
                            </w:date>
                          </w:sdtPr>
                          <w:sdtContent>
                            <w:p w14:paraId="763562E5" w14:textId="79357250" w:rsidR="003725A4" w:rsidRPr="009F0FEA" w:rsidRDefault="002C12A2" w:rsidP="003725A4">
                              <w:pPr>
                                <w:pStyle w:val="Fuzeile"/>
                                <w:jc w:val="center"/>
                              </w:pPr>
                              <w:r>
                                <w:t>18.07.2025</w:t>
                              </w:r>
                            </w:p>
                          </w:sdtContent>
                        </w:sdt>
                        <w:p w14:paraId="1D6E5183" w14:textId="55B75B46" w:rsidR="00617123" w:rsidRPr="009F0FEA" w:rsidRDefault="00617123" w:rsidP="00542C93">
                          <w:pPr>
                            <w:pStyle w:val="Fuzeile"/>
                            <w:jc w:val="cente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3EC305A" id="Textfeld 13" o:spid="_x0000_s1027" type="#_x0000_t202" style="position:absolute;margin-left:0;margin-top:0;width:85.05pt;height:11.35pt;z-index:251658255;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" filled="f" stroked="f">
              <v:textbox inset="0,0,0,0">
                <w:txbxContent>
                  <w:sdt>
                    <w:sdtPr>
                      <w:alias w:val="Datum-Fußzeile"/>
                      <w:tag w:val="Datum-Fußzeile"/>
                      <w:id w:val="-1525168743"/>
                      <w:placeholder>
                        <w:docPart w:val="B5966A49F6EE4CA1AB410B7455C3E24F"/>
                      </w:placeholder>
                      <w:date w:fullDate="2025-07-18T00:00:00Z">
                        <w:dateFormat w:val="dd.MM.yyyy"/>
                        <w:lid w:val="de-DE"/>
                        <w:storeMappedDataAs w:val="dateTime"/>
                        <w:calendar w:val="gregorian"/>
                      </w:date>
                    </w:sdtPr>
                    <w:sdtContent>
                      <w:p w14:paraId="763562E5" w14:textId="79357250" w:rsidR="003725A4" w:rsidRPr="009F0FEA" w:rsidRDefault="002C12A2" w:rsidP="003725A4">
                        <w:pPr>
                          <w:pStyle w:val="Fuzeile"/>
                          <w:jc w:val="center"/>
                        </w:pPr>
                        <w:r>
                          <w:t>18.07.2025</w:t>
                        </w:r>
                      </w:p>
                    </w:sdtContent>
                  </w:sdt>
                  <w:p w14:paraId="1D6E5183" w14:textId="55B75B46" w:rsidR="00617123" w:rsidRPr="009F0FEA" w:rsidRDefault="00617123" w:rsidP="00542C93">
                    <w:pPr>
                      <w:pStyle w:val="Fuzeile"/>
                      <w:jc w:val="center"/>
                    </w:pPr>
                  </w:p>
                </w:txbxContent>
              </v:textbox>
              <w10:wrap anchorx="margin"/>
              <w10:anchorlock/>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434A9" w14:textId="63874EDE" w:rsidR="00617123" w:rsidRPr="00A555D7" w:rsidRDefault="00617123" w:rsidP="00A555D7">
    <w:pPr>
      <w:pStyle w:val="Fuzeile"/>
    </w:pPr>
    <w:r>
      <w:rPr>
        <w:color w:val="FFFFFF" w:themeColor="background1"/>
      </w:rPr>
      <mc:AlternateContent>
        <mc:Choice Requires="wps">
          <w:drawing>
            <wp:anchor distT="0" distB="0" distL="114300" distR="114300" simplePos="0" relativeHeight="251658257" behindDoc="0" locked="0" layoutInCell="0" allowOverlap="1" wp14:anchorId="58E97D2E" wp14:editId="70A5276E">
              <wp:simplePos x="0" y="0"/>
              <wp:positionH relativeFrom="page">
                <wp:align>left</wp:align>
              </wp:positionH>
              <wp:positionV relativeFrom="page">
                <wp:align>bottom</wp:align>
              </wp:positionV>
              <wp:extent cx="7772400" cy="442595"/>
              <wp:effectExtent l="0" t="0" r="0" b="14605"/>
              <wp:wrapNone/>
              <wp:docPr id="23" name="Textfeld 23" descr="{&quot;HashCode&quot;:479607474,&quot;Height&quot;:9999999.0,&quot;Width&quot;:9999999.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3598190" w14:textId="69D1F467" w:rsidR="00617123" w:rsidRPr="001C5122" w:rsidRDefault="00617123" w:rsidP="001C5122">
                          <w:pPr>
                            <w:spacing w:after="0"/>
                            <w:rPr>
                              <w:rFonts w:ascii="Arial" w:hAnsi="Arial" w:cs="Arial"/>
                              <w:color w:val="737373"/>
                              <w:sz w:val="12"/>
                            </w:rPr>
                          </w:pPr>
                        </w:p>
                      </w:txbxContent>
                    </wps:txbx>
                    <wps:bodyPr rot="0" spcFirstLastPara="0" vertOverflow="overflow" horzOverflow="overflow" vert="horz" wrap="square" lIns="254000" tIns="0" rIns="91440" bIns="0" numCol="1" spcCol="0" rtlCol="0" fromWordArt="0" anchor="ctr" anchorCtr="0" forceAA="0" compatLnSpc="1">
                      <a:prstTxWarp prst="textNoShape">
                        <a:avLst/>
                      </a:prstTxWarp>
                      <a:noAutofit/>
                    </wps:bodyPr>
                  </wps:wsp>
                </a:graphicData>
              </a:graphic>
            </wp:anchor>
          </w:drawing>
        </mc:Choice>
        <mc:Fallback>
          <w:pict>
            <v:shapetype w14:anchorId="58E97D2E" id="_x0000_t202" coordsize="21600,21600" o:spt="202" path="m,l,21600r21600,l21600,xe">
              <v:stroke joinstyle="miter"/>
              <v:path gradientshapeok="t" o:connecttype="rect"/>
            </v:shapetype>
            <v:shape id="Textfeld 23" o:spid="_x0000_s1028" type="#_x0000_t202" alt="{&quot;HashCode&quot;:479607474,&quot;Height&quot;:9999999.0,&quot;Width&quot;:9999999.0,&quot;Placement&quot;:&quot;Footer&quot;,&quot;Index&quot;:&quot;FirstPage&quot;,&quot;Section&quot;:1,&quot;Top&quot;:0.0,&quot;Left&quot;:0.0}" style="position:absolute;margin-left:0;margin-top:0;width:612pt;height:34.85pt;z-index:251658257;visibility:visible;mso-wrap-style:square;mso-wrap-distance-left:9pt;mso-wrap-distance-top:0;mso-wrap-distance-right:9pt;mso-wrap-distance-bottom:0;mso-position-horizontal:left;mso-position-horizontal-relative:page;mso-position-vertical:bottom;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" o:allowincell="f" filled="f" stroked="f" strokeweight=".5pt">
              <v:textbox inset="20pt,0,,0">
                <w:txbxContent>
                  <w:p w14:paraId="53598190" w14:textId="69D1F467" w:rsidR="00617123" w:rsidRPr="001C5122" w:rsidRDefault="00617123" w:rsidP="001C5122">
                    <w:pPr>
                      <w:spacing w:after="0"/>
                      <w:rPr>
                        <w:rFonts w:ascii="Arial" w:hAnsi="Arial" w:cs="Arial"/>
                        <w:color w:val="737373"/>
                        <w:sz w:val="12"/>
                      </w:rPr>
                    </w:pPr>
                  </w:p>
                </w:txbxContent>
              </v:textbox>
              <w10:wrap anchorx="page" anchory="page"/>
            </v:shape>
          </w:pict>
        </mc:Fallback>
      </mc:AlternateContent>
    </w:r>
    <w:r w:rsidRPr="00D867F8">
      <w:rPr>
        <w:color w:val="FFFFFF" w:themeColor="background1"/>
      </w:rPr>
      <mc:AlternateContent>
        <mc:Choice Requires="wps">
          <w:drawing>
            <wp:anchor distT="0" distB="0" distL="0" distR="0" simplePos="0" relativeHeight="251658242" behindDoc="1" locked="0" layoutInCell="1" allowOverlap="1" wp14:anchorId="0B016B19" wp14:editId="0AE6A37F">
              <wp:simplePos x="0" y="0"/>
              <wp:positionH relativeFrom="column">
                <wp:posOffset>-901065</wp:posOffset>
              </wp:positionH>
              <wp:positionV relativeFrom="paragraph">
                <wp:posOffset>-160020</wp:posOffset>
              </wp:positionV>
              <wp:extent cx="15119985" cy="0"/>
              <wp:effectExtent l="0" t="0" r="0" b="0"/>
              <wp:wrapTight wrapText="bothSides">
                <wp:wrapPolygon edited="0">
                  <wp:start x="0" y="0"/>
                  <wp:lineTo x="0" y="21600"/>
                  <wp:lineTo x="21600" y="21600"/>
                  <wp:lineTo x="21600" y="0"/>
                </wp:wrapPolygon>
              </wp:wrapTight>
              <wp:docPr id="15" name="Gerader Verbinder 15"/>
              <wp:cNvGraphicFramePr/>
              <a:graphic xmlns:a="http://schemas.openxmlformats.org/drawingml/2006/main">
                <a:graphicData uri="http://schemas.microsoft.com/office/word/2010/wordprocessingShape">
                  <wps:wsp>
                    <wps:cNvCnPr/>
                    <wps:spPr>
                      <a:xfrm>
                        <a:off x="0" y="0"/>
                        <a:ext cx="1511998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2424198" id="Gerader Verbinder 15" o:spid="_x0000_s1026" style="position:absolute;z-index:-251658238;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from="-70.95pt,-12.6pt" to="1119.6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" strokecolor="#b80000 [3044]" strokeweight="1pt">
              <w10:wrap type="tight"/>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30C04" w14:textId="6BAAB7C4" w:rsidR="00617123" w:rsidRPr="00A555D7" w:rsidRDefault="00617123" w:rsidP="00A555D7">
    <w:pPr>
      <w:pStyle w:val="Fuzeile"/>
    </w:pPr>
    <w:r>
      <mc:AlternateContent>
        <mc:Choice Requires="wps">
          <w:drawing>
            <wp:anchor distT="0" distB="0" distL="114300" distR="114300" simplePos="0" relativeHeight="251658252" behindDoc="0" locked="0" layoutInCell="0" allowOverlap="1" wp14:anchorId="0F58B9BD" wp14:editId="36EBF404">
              <wp:simplePos x="0" y="9424988"/>
              <wp:positionH relativeFrom="page">
                <wp:align>left</wp:align>
              </wp:positionH>
              <wp:positionV relativeFrom="page">
                <wp:align>bottom</wp:align>
              </wp:positionV>
              <wp:extent cx="7772400" cy="442595"/>
              <wp:effectExtent l="0" t="0" r="0" b="14605"/>
              <wp:wrapNone/>
              <wp:docPr id="25" name="Textfeld 25" descr="{&quot;HashCode&quot;:479607474,&quot;Height&quot;:9999999.0,&quot;Width&quot;:9999999.0,&quot;Placement&quot;:&quot;Footer&quot;,&quot;Index&quot;:&quot;FirstPage&quot;,&quot;Section&quot;:2,&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190911E" w14:textId="658DCD4A" w:rsidR="00617123" w:rsidRPr="001C5122" w:rsidRDefault="00617123" w:rsidP="001C5122">
                          <w:pPr>
                            <w:spacing w:after="0"/>
                            <w:rPr>
                              <w:rFonts w:ascii="Arial" w:hAnsi="Arial" w:cs="Arial"/>
                              <w:color w:val="737373"/>
                              <w:sz w:val="12"/>
                            </w:rPr>
                          </w:pPr>
                          <w:proofErr w:type="spellStart"/>
                          <w:r w:rsidRPr="001C5122">
                            <w:rPr>
                              <w:rFonts w:ascii="Arial" w:hAnsi="Arial" w:cs="Arial"/>
                              <w:color w:val="737373"/>
                              <w:sz w:val="12"/>
                            </w:rPr>
                            <w:t>Confidentiality</w:t>
                          </w:r>
                          <w:proofErr w:type="spellEnd"/>
                          <w:r w:rsidRPr="001C5122">
                            <w:rPr>
                              <w:rFonts w:ascii="Arial" w:hAnsi="Arial" w:cs="Arial"/>
                              <w:color w:val="737373"/>
                              <w:sz w:val="12"/>
                            </w:rPr>
                            <w:t>: C2 - Internal</w:t>
                          </w:r>
                        </w:p>
                      </w:txbxContent>
                    </wps:txbx>
                    <wps:bodyPr rot="0" spcFirstLastPara="0" vertOverflow="overflow" horzOverflow="overflow" vert="horz" wrap="square" lIns="254000" tIns="0" rIns="91440" bIns="0" numCol="1" spcCol="0" rtlCol="0" fromWordArt="0" anchor="ctr" anchorCtr="0" forceAA="0" compatLnSpc="1">
                      <a:prstTxWarp prst="textNoShape">
                        <a:avLst/>
                      </a:prstTxWarp>
                      <a:noAutofit/>
                    </wps:bodyPr>
                  </wps:wsp>
                </a:graphicData>
              </a:graphic>
            </wp:anchor>
          </w:drawing>
        </mc:Choice>
        <mc:Fallback>
          <w:pict>
            <v:shapetype w14:anchorId="0F58B9BD" id="_x0000_t202" coordsize="21600,21600" o:spt="202" path="m,l,21600r21600,l21600,xe">
              <v:stroke joinstyle="miter"/>
              <v:path gradientshapeok="t" o:connecttype="rect"/>
            </v:shapetype>
            <v:shape id="Textfeld 25" o:spid="_x0000_s1029" type="#_x0000_t202" alt="{&quot;HashCode&quot;:479607474,&quot;Height&quot;:9999999.0,&quot;Width&quot;:9999999.0,&quot;Placement&quot;:&quot;Footer&quot;,&quot;Index&quot;:&quot;FirstPage&quot;,&quot;Section&quot;:2,&quot;Top&quot;:0.0,&quot;Left&quot;:0.0}" style="position:absolute;margin-left:0;margin-top:0;width:612pt;height:34.85pt;z-index:251658252;visibility:visible;mso-wrap-style:square;mso-wrap-distance-left:9pt;mso-wrap-distance-top:0;mso-wrap-distance-right:9pt;mso-wrap-distance-bottom:0;mso-position-horizontal:left;mso-position-horizontal-relative:page;mso-position-vertical:bottom;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" o:allowincell="f" filled="f" stroked="f" strokeweight=".5pt">
              <v:textbox inset="20pt,0,,0">
                <w:txbxContent>
                  <w:p w14:paraId="4190911E" w14:textId="658DCD4A" w:rsidR="00617123" w:rsidRPr="001C5122" w:rsidRDefault="00617123" w:rsidP="001C5122">
                    <w:pPr>
                      <w:spacing w:after="0"/>
                      <w:rPr>
                        <w:rFonts w:ascii="Arial" w:hAnsi="Arial" w:cs="Arial"/>
                        <w:color w:val="737373"/>
                        <w:sz w:val="12"/>
                      </w:rPr>
                    </w:pPr>
                    <w:proofErr w:type="spellStart"/>
                    <w:r w:rsidRPr="001C5122">
                      <w:rPr>
                        <w:rFonts w:ascii="Arial" w:hAnsi="Arial" w:cs="Arial"/>
                        <w:color w:val="737373"/>
                        <w:sz w:val="12"/>
                      </w:rPr>
                      <w:t>Confidentiality</w:t>
                    </w:r>
                    <w:proofErr w:type="spellEnd"/>
                    <w:r w:rsidRPr="001C5122">
                      <w:rPr>
                        <w:rFonts w:ascii="Arial" w:hAnsi="Arial" w:cs="Arial"/>
                        <w:color w:val="737373"/>
                        <w:sz w:val="12"/>
                      </w:rPr>
                      <w:t>: C2 - Internal</w:t>
                    </w:r>
                  </w:p>
                </w:txbxContent>
              </v:textbox>
              <w10:wrap anchorx="page" anchory="page"/>
            </v:shape>
          </w:pict>
        </mc:Fallback>
      </mc:AlternateContent>
    </w:r>
    <w:r>
      <mc:AlternateContent>
        <mc:Choice Requires="wps">
          <w:drawing>
            <wp:anchor distT="45720" distB="45720" distL="114300" distR="114300" simplePos="0" relativeHeight="251658251" behindDoc="0" locked="0" layoutInCell="1" allowOverlap="1" wp14:anchorId="69328FDD" wp14:editId="14FCFEF2">
              <wp:simplePos x="0" y="0"/>
              <wp:positionH relativeFrom="page">
                <wp:posOffset>882015</wp:posOffset>
              </wp:positionH>
              <wp:positionV relativeFrom="paragraph">
                <wp:posOffset>11430</wp:posOffset>
              </wp:positionV>
              <wp:extent cx="1440000" cy="144000"/>
              <wp:effectExtent l="0" t="0" r="8255" b="0"/>
              <wp:wrapSquare wrapText="bothSides"/>
              <wp:docPr id="217" name="Textfeld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000" cy="144000"/>
                      </a:xfrm>
                      <a:prstGeom prst="rect">
                        <a:avLst/>
                      </a:prstGeom>
                      <a:noFill/>
                      <a:ln w="9525">
                        <a:noFill/>
                        <a:miter lim="800000"/>
                        <a:headEnd/>
                        <a:tailEnd/>
                      </a:ln>
                    </wps:spPr>
                    <wps:txbx>
                      <w:txbxContent>
                        <w:p w14:paraId="26644676" w14:textId="10B43433" w:rsidR="00617123" w:rsidRDefault="00617123" w:rsidP="00F40AD5">
                          <w:pPr>
                            <w:pStyle w:val="Fuzeile"/>
                          </w:pPr>
                          <w:r>
                            <w:t xml:space="preserve">Version: </w:t>
                          </w:r>
                          <w:r>
                            <w:fldChar w:fldCharType="begin"/>
                          </w:r>
                          <w:r>
                            <w:instrText xml:space="preserve"> REF  Versionsnummer </w:instrText>
                          </w:r>
                          <w:r>
                            <w:fldChar w:fldCharType="separate"/>
                          </w:r>
                          <w:sdt>
                            <w:sdtPr>
                              <w:id w:val="-2017450796"/>
                              <w15:color w:val="C20000"/>
                              <w15:appearance w15:val="hidden"/>
                              <w:text/>
                            </w:sdtPr>
                            <w:sdtContent>
                              <w:r w:rsidR="0089535B">
                                <w:t>1</w:t>
                              </w:r>
                              <w:r w:rsidR="0089535B" w:rsidRPr="00814040">
                                <w:t>.</w:t>
                              </w:r>
                              <w:r w:rsidR="0089535B">
                                <w:t>2</w:t>
                              </w:r>
                            </w:sdtContent>
                          </w:sdt>
                          <w:r>
                            <w:fldChar w:fldCharType="end"/>
                          </w:r>
                        </w:p>
                      </w:txbxContent>
                    </wps:txbx>
                    <wps:bodyPr rot="0" vert="horz" wrap="square" lIns="0" tIns="0" rIns="0" bIns="0" anchor="ctr" anchorCtr="0">
                      <a:spAutoFit/>
                    </wps:bodyPr>
                  </wps:wsp>
                </a:graphicData>
              </a:graphic>
              <wp14:sizeRelH relativeFrom="margin">
                <wp14:pctWidth>0</wp14:pctWidth>
              </wp14:sizeRelH>
              <wp14:sizeRelV relativeFrom="margin">
                <wp14:pctHeight>0</wp14:pctHeight>
              </wp14:sizeRelV>
            </wp:anchor>
          </w:drawing>
        </mc:Choice>
        <mc:Fallback>
          <w:pict>
            <v:shape w14:anchorId="69328FDD" id="Textfeld 217" o:spid="_x0000_s1030" type="#_x0000_t202" style="position:absolute;margin-left:69.45pt;margin-top:.9pt;width:113.4pt;height:11.35pt;z-index:251658251;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" filled="f" stroked="f">
              <v:textbox style="mso-fit-shape-to-text:t" inset="0,0,0,0">
                <w:txbxContent>
                  <w:p w14:paraId="26644676" w14:textId="10B43433" w:rsidR="00617123" w:rsidRDefault="00617123" w:rsidP="00F40AD5">
                    <w:pPr>
                      <w:pStyle w:val="Fuzeile"/>
                    </w:pPr>
                    <w:r>
                      <w:t xml:space="preserve">Version: </w:t>
                    </w:r>
                    <w:r>
                      <w:fldChar w:fldCharType="begin"/>
                    </w:r>
                    <w:r>
                      <w:instrText xml:space="preserve"> REF  Versionsnummer </w:instrText>
                    </w:r>
                    <w:r>
                      <w:fldChar w:fldCharType="separate"/>
                    </w:r>
                    <w:sdt>
                      <w:sdtPr>
                        <w:id w:val="-2017450796"/>
                        <w15:color w:val="C20000"/>
                        <w15:appearance w15:val="hidden"/>
                        <w:text/>
                      </w:sdtPr>
                      <w:sdtContent>
                        <w:r w:rsidR="0089535B">
                          <w:t>1</w:t>
                        </w:r>
                        <w:r w:rsidR="0089535B" w:rsidRPr="00814040">
                          <w:t>.</w:t>
                        </w:r>
                        <w:r w:rsidR="0089535B">
                          <w:t>2</w:t>
                        </w:r>
                      </w:sdtContent>
                    </w:sdt>
                    <w:r>
                      <w:fldChar w:fldCharType="end"/>
                    </w:r>
                  </w:p>
                </w:txbxContent>
              </v:textbox>
              <w10:wrap type="square" anchorx="page"/>
            </v:shape>
          </w:pict>
        </mc:Fallback>
      </mc:AlternateContent>
    </w:r>
    <w:r w:rsidRPr="00D867F8">
      <w:rPr>
        <w:color w:val="FFFFFF" w:themeColor="background1"/>
      </w:rPr>
      <mc:AlternateContent>
        <mc:Choice Requires="wps">
          <w:drawing>
            <wp:anchor distT="45720" distB="45720" distL="114300" distR="114300" simplePos="0" relativeHeight="251658245" behindDoc="0" locked="1" layoutInCell="1" allowOverlap="1" wp14:anchorId="6C864906" wp14:editId="48CD33F3">
              <wp:simplePos x="0" y="0"/>
              <wp:positionH relativeFrom="rightMargin">
                <wp:posOffset>-720090</wp:posOffset>
              </wp:positionH>
              <wp:positionV relativeFrom="paragraph">
                <wp:posOffset>0</wp:posOffset>
              </wp:positionV>
              <wp:extent cx="720000" cy="144000"/>
              <wp:effectExtent l="0" t="0" r="4445" b="8890"/>
              <wp:wrapSquare wrapText="bothSides"/>
              <wp:docPr id="22" name="Textfeld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00" cy="144000"/>
                      </a:xfrm>
                      <a:prstGeom prst="rect">
                        <a:avLst/>
                      </a:prstGeom>
                      <a:noFill/>
                      <a:ln w="9525">
                        <a:noFill/>
                        <a:miter lim="800000"/>
                        <a:headEnd/>
                        <a:tailEnd/>
                      </a:ln>
                    </wps:spPr>
                    <wps:txbx>
                      <w:txbxContent>
                        <w:p w14:paraId="5E6ECDC2" w14:textId="77777777" w:rsidR="00617123" w:rsidRDefault="00617123" w:rsidP="00A555D7">
                          <w:pPr>
                            <w:pStyle w:val="Fuzeile"/>
                            <w:jc w:val="right"/>
                          </w:pPr>
                          <w:r>
                            <w:t xml:space="preserve">Seite </w:t>
                          </w:r>
                          <w:r>
                            <w:fldChar w:fldCharType="begin"/>
                          </w:r>
                          <w:r>
                            <w:instrText xml:space="preserve"> PAGE   \* MERGEFORMAT </w:instrText>
                          </w:r>
                          <w:r>
                            <w:fldChar w:fldCharType="separate"/>
                          </w:r>
                          <w:r>
                            <w:t>1</w:t>
                          </w:r>
                          <w:r>
                            <w:fldChar w:fldCharType="end"/>
                          </w:r>
                          <w:r>
                            <w:t xml:space="preserve"> von </w:t>
                          </w:r>
                          <w:fldSimple w:instr=" NUMPAGES   \* MERGEFORMAT ">
                            <w:r>
                              <w:t>6</w:t>
                            </w:r>
                          </w:fldSimple>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C864906" id="Textfeld 22" o:spid="_x0000_s1031" type="#_x0000_t202" style="position:absolute;margin-left:-56.7pt;margin-top:0;width:56.7pt;height:11.35pt;z-index:251658245;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" filled="f" stroked="f">
              <v:textbox inset="0,0,0,0">
                <w:txbxContent>
                  <w:p w14:paraId="5E6ECDC2" w14:textId="77777777" w:rsidR="00617123" w:rsidRDefault="00617123" w:rsidP="00A555D7">
                    <w:pPr>
                      <w:pStyle w:val="Fuzeile"/>
                      <w:jc w:val="right"/>
                    </w:pPr>
                    <w:r>
                      <w:t xml:space="preserve">Seite </w:t>
                    </w:r>
                    <w:r>
                      <w:fldChar w:fldCharType="begin"/>
                    </w:r>
                    <w:r>
                      <w:instrText xml:space="preserve"> PAGE   \* MERGEFORMAT </w:instrText>
                    </w:r>
                    <w:r>
                      <w:fldChar w:fldCharType="separate"/>
                    </w:r>
                    <w:r>
                      <w:t>1</w:t>
                    </w:r>
                    <w:r>
                      <w:fldChar w:fldCharType="end"/>
                    </w:r>
                    <w:r>
                      <w:t xml:space="preserve"> von </w:t>
                    </w:r>
                    <w:fldSimple w:instr=" NUMPAGES   \* MERGEFORMAT ">
                      <w:r>
                        <w:t>6</w:t>
                      </w:r>
                    </w:fldSimple>
                  </w:p>
                </w:txbxContent>
              </v:textbox>
              <w10:wrap type="square" anchorx="margin"/>
              <w10:anchorlock/>
            </v:shape>
          </w:pict>
        </mc:Fallback>
      </mc:AlternateContent>
    </w:r>
    <w:r w:rsidRPr="00D867F8">
      <w:rPr>
        <w:color w:val="FFFFFF" w:themeColor="background1"/>
      </w:rPr>
      <mc:AlternateContent>
        <mc:Choice Requires="wps">
          <w:drawing>
            <wp:anchor distT="0" distB="0" distL="0" distR="0" simplePos="0" relativeHeight="251658246" behindDoc="1" locked="0" layoutInCell="1" allowOverlap="1" wp14:anchorId="4F868196" wp14:editId="034EC74D">
              <wp:simplePos x="0" y="0"/>
              <wp:positionH relativeFrom="column">
                <wp:posOffset>-901065</wp:posOffset>
              </wp:positionH>
              <wp:positionV relativeFrom="paragraph">
                <wp:posOffset>-160020</wp:posOffset>
              </wp:positionV>
              <wp:extent cx="15119985" cy="0"/>
              <wp:effectExtent l="0" t="0" r="0" b="0"/>
              <wp:wrapTight wrapText="bothSides">
                <wp:wrapPolygon edited="0">
                  <wp:start x="0" y="0"/>
                  <wp:lineTo x="0" y="21600"/>
                  <wp:lineTo x="21600" y="21600"/>
                  <wp:lineTo x="21600" y="0"/>
                </wp:wrapPolygon>
              </wp:wrapTight>
              <wp:docPr id="21" name="Gerader Verbinder 21"/>
              <wp:cNvGraphicFramePr/>
              <a:graphic xmlns:a="http://schemas.openxmlformats.org/drawingml/2006/main">
                <a:graphicData uri="http://schemas.microsoft.com/office/word/2010/wordprocessingShape">
                  <wps:wsp>
                    <wps:cNvCnPr/>
                    <wps:spPr>
                      <a:xfrm>
                        <a:off x="0" y="0"/>
                        <a:ext cx="1511998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52D1171" id="Gerader Verbinder 21" o:spid="_x0000_s1026" style="position:absolute;z-index:-251658234;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from="-70.95pt,-12.6pt" to="1119.6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" strokecolor="#b80000 [3044]" strokeweight="1pt">
              <w10:wrap type="tight"/>
            </v:line>
          </w:pict>
        </mc:Fallback>
      </mc:AlternateContent>
    </w:r>
    <w:r w:rsidRPr="00D867F8">
      <w:rPr>
        <w:color w:val="FFFFFF" w:themeColor="background1"/>
      </w:rPr>
      <mc:AlternateContent>
        <mc:Choice Requires="wps">
          <w:drawing>
            <wp:anchor distT="45720" distB="45720" distL="114300" distR="114300" simplePos="0" relativeHeight="251658249" behindDoc="0" locked="1" layoutInCell="1" allowOverlap="1" wp14:anchorId="3416C658" wp14:editId="0040762C">
              <wp:simplePos x="0" y="0"/>
              <wp:positionH relativeFrom="margin">
                <wp:align>center</wp:align>
              </wp:positionH>
              <wp:positionV relativeFrom="paragraph">
                <wp:posOffset>0</wp:posOffset>
              </wp:positionV>
              <wp:extent cx="1079500" cy="143510"/>
              <wp:effectExtent l="0" t="0" r="6350" b="8890"/>
              <wp:wrapNone/>
              <wp:docPr id="8" name="Textfeld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0000" cy="144000"/>
                      </a:xfrm>
                      <a:prstGeom prst="rect">
                        <a:avLst/>
                      </a:prstGeom>
                      <a:noFill/>
                      <a:ln w="9525">
                        <a:noFill/>
                        <a:miter lim="800000"/>
                        <a:headEnd/>
                        <a:tailEnd/>
                      </a:ln>
                    </wps:spPr>
                    <wps:txbx>
                      <w:txbxContent>
                        <w:p w14:paraId="1C1A7368" w14:textId="4F55E316" w:rsidR="00617123" w:rsidRPr="00F40AD5" w:rsidRDefault="00000000" w:rsidP="00F40AD5">
                          <w:pPr>
                            <w:pStyle w:val="Fuzeile"/>
                          </w:pPr>
                          <w:sdt>
                            <w:sdtPr>
                              <w:alias w:val="Publikationsdatum"/>
                              <w:tag w:val=""/>
                              <w:id w:val="-1366207704"/>
                              <w:dataBinding w:prefixMappings="xmlns:ns0='http://schemas.microsoft.com/office/2006/coverPageProps' " w:xpath="/ns0:CoverPageProperties[1]/ns0:PublishDate[1]" w:storeItemID="{55AF091B-3C7A-41E3-B477-F2FDAA23CFDA}"/>
                              <w15:color w:val="C20000"/>
                              <w:date w:fullDate="2025-04-01T00:00:00Z">
                                <w:dateFormat w:val="dd.MM.yyyy"/>
                                <w:lid w:val="de-DE"/>
                                <w:storeMappedDataAs w:val="dateTime"/>
                                <w:calendar w:val="gregorian"/>
                              </w:date>
                            </w:sdtPr>
                            <w:sdtContent>
                              <w:r w:rsidR="003A648F">
                                <w:t>01.04.2025</w:t>
                              </w:r>
                            </w:sdtContent>
                          </w:sdt>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416C658" id="Textfeld 8" o:spid="_x0000_s1032" type="#_x0000_t202" style="position:absolute;margin-left:0;margin-top:0;width:85pt;height:11.3pt;z-index:251658249;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" filled="f" stroked="f">
              <v:textbox inset="0,0,0,0">
                <w:txbxContent>
                  <w:p w14:paraId="1C1A7368" w14:textId="4F55E316" w:rsidR="00617123" w:rsidRPr="00F40AD5" w:rsidRDefault="00000000" w:rsidP="00F40AD5">
                    <w:pPr>
                      <w:pStyle w:val="Fuzeile"/>
                    </w:pPr>
                    <w:sdt>
                      <w:sdtPr>
                        <w:alias w:val="Publikationsdatum"/>
                        <w:tag w:val=""/>
                        <w:id w:val="-1366207704"/>
                        <w:dataBinding w:prefixMappings="xmlns:ns0='http://schemas.microsoft.com/office/2006/coverPageProps' " w:xpath="/ns0:CoverPageProperties[1]/ns0:PublishDate[1]" w:storeItemID="{55AF091B-3C7A-41E3-B477-F2FDAA23CFDA}"/>
                        <w15:color w:val="C20000"/>
                        <w:date w:fullDate="2025-04-01T00:00:00Z">
                          <w:dateFormat w:val="dd.MM.yyyy"/>
                          <w:lid w:val="de-DE"/>
                          <w:storeMappedDataAs w:val="dateTime"/>
                          <w:calendar w:val="gregorian"/>
                        </w:date>
                      </w:sdtPr>
                      <w:sdtContent>
                        <w:r w:rsidR="003A648F">
                          <w:t>01.04.2025</w:t>
                        </w:r>
                      </w:sdtContent>
                    </w:sdt>
                  </w:p>
                </w:txbxContent>
              </v:textbox>
              <w10:wrap anchorx="margin"/>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3678B" w14:textId="77777777" w:rsidR="00625B6E" w:rsidRDefault="00625B6E" w:rsidP="00957DBB">
      <w:pPr>
        <w:spacing w:line="240" w:lineRule="auto"/>
      </w:pPr>
      <w:r>
        <w:separator/>
      </w:r>
    </w:p>
  </w:footnote>
  <w:footnote w:type="continuationSeparator" w:id="0">
    <w:p w14:paraId="4252A079" w14:textId="77777777" w:rsidR="00625B6E" w:rsidRDefault="00625B6E" w:rsidP="00957DBB">
      <w:pPr>
        <w:spacing w:line="240" w:lineRule="auto"/>
      </w:pPr>
      <w:r>
        <w:continuationSeparator/>
      </w:r>
    </w:p>
  </w:footnote>
  <w:footnote w:type="continuationNotice" w:id="1">
    <w:p w14:paraId="0285C916" w14:textId="77777777" w:rsidR="00625B6E" w:rsidRDefault="00625B6E">
      <w:pPr>
        <w:spacing w:after="0" w:line="240" w:lineRule="auto"/>
      </w:pPr>
    </w:p>
  </w:footnote>
  <w:footnote w:id="2">
    <w:p w14:paraId="0279944A" w14:textId="77777777" w:rsidR="008B7F76" w:rsidRDefault="008B7F76" w:rsidP="008B7F76">
      <w:pPr>
        <w:pStyle w:val="Funotentext"/>
        <w:tabs>
          <w:tab w:val="left" w:pos="284"/>
        </w:tabs>
        <w:spacing w:after="120" w:line="240" w:lineRule="auto"/>
        <w:ind w:left="249" w:hanging="249"/>
      </w:pPr>
      <w:r w:rsidRPr="00162BD7">
        <w:rPr>
          <w:rStyle w:val="Funotenzeichen"/>
          <w:sz w:val="18"/>
          <w:szCs w:val="18"/>
        </w:rPr>
        <w:footnoteRef/>
      </w:r>
      <w:r w:rsidRPr="00162BD7">
        <w:rPr>
          <w:sz w:val="18"/>
          <w:szCs w:val="18"/>
        </w:rPr>
        <w:tab/>
      </w:r>
      <w:r w:rsidRPr="006B38D3">
        <w:rPr>
          <w:sz w:val="18"/>
          <w:szCs w:val="18"/>
        </w:rPr>
        <w:t xml:space="preserve">Mit „Übertragungsweg“ </w:t>
      </w:r>
      <w:r w:rsidRPr="00162BD7">
        <w:rPr>
          <w:sz w:val="18"/>
          <w:szCs w:val="18"/>
        </w:rPr>
        <w:t>wird in</w:t>
      </w:r>
      <w:r w:rsidRPr="006B38D3">
        <w:rPr>
          <w:sz w:val="18"/>
          <w:szCs w:val="18"/>
        </w:rPr>
        <w:t xml:space="preserve"> diesem Dokument das bezeichnet, was auch als „Kommunikationskanal“, „Kommunikationsweg“ „Transportprotokoll“ oder „Übertragungsprotokoll“ bezeichnet wird.</w:t>
      </w:r>
    </w:p>
  </w:footnote>
  <w:footnote w:id="3">
    <w:p w14:paraId="0D3A9D1F" w14:textId="77777777" w:rsidR="008B7F76" w:rsidRPr="006B38D3" w:rsidRDefault="008B7F76" w:rsidP="008B7F76">
      <w:pPr>
        <w:pStyle w:val="Funotentext"/>
        <w:tabs>
          <w:tab w:val="left" w:pos="224"/>
        </w:tabs>
        <w:spacing w:after="120" w:line="240" w:lineRule="auto"/>
        <w:ind w:left="238" w:hanging="249"/>
        <w:rPr>
          <w:sz w:val="18"/>
          <w:szCs w:val="18"/>
        </w:rPr>
      </w:pPr>
      <w:r w:rsidRPr="006B38D3">
        <w:rPr>
          <w:rStyle w:val="Funotenzeichen"/>
          <w:sz w:val="18"/>
          <w:szCs w:val="18"/>
        </w:rPr>
        <w:footnoteRef/>
      </w:r>
      <w:r w:rsidRPr="006B38D3">
        <w:rPr>
          <w:sz w:val="18"/>
          <w:szCs w:val="18"/>
        </w:rPr>
        <w:tab/>
        <w:t xml:space="preserve">Vgl. </w:t>
      </w:r>
      <w:r w:rsidRPr="00843915">
        <w:rPr>
          <w:sz w:val="18"/>
          <w:szCs w:val="18"/>
        </w:rPr>
        <w:t>[BK6-21-282]</w:t>
      </w:r>
      <w:r>
        <w:rPr>
          <w:sz w:val="18"/>
          <w:szCs w:val="18"/>
        </w:rPr>
        <w:t xml:space="preserve"> und Fortentwicklung mit </w:t>
      </w:r>
      <w:r w:rsidRPr="00843915">
        <w:rPr>
          <w:sz w:val="18"/>
          <w:szCs w:val="18"/>
        </w:rPr>
        <w:t>[BK6-22-128]</w:t>
      </w:r>
      <w:r>
        <w:rPr>
          <w:sz w:val="18"/>
          <w:szCs w:val="18"/>
        </w:rPr>
        <w:t xml:space="preserve"> und </w:t>
      </w:r>
      <w:r w:rsidRPr="00843915">
        <w:rPr>
          <w:sz w:val="18"/>
          <w:szCs w:val="18"/>
        </w:rPr>
        <w:t>[BK6-22-024]</w:t>
      </w:r>
      <w:r>
        <w:rPr>
          <w:sz w:val="18"/>
          <w:szCs w:val="18"/>
        </w:rPr>
        <w:t>.</w:t>
      </w:r>
    </w:p>
  </w:footnote>
  <w:footnote w:id="4">
    <w:p w14:paraId="2EC40EEA" w14:textId="77777777" w:rsidR="000B656E" w:rsidDel="004878EC" w:rsidRDefault="000B656E" w:rsidP="000B656E">
      <w:pPr>
        <w:pStyle w:val="Funotentext"/>
        <w:tabs>
          <w:tab w:val="left" w:pos="284"/>
        </w:tabs>
        <w:spacing w:after="120" w:line="240" w:lineRule="auto"/>
        <w:ind w:left="249" w:hanging="249"/>
        <w:rPr>
          <w:del w:id="372" w:author="Edgar Jung" w:date="2026-06-21T14:22:00Z" w16du:dateUtc="2026-06-21T12:22:00Z"/>
        </w:rPr>
      </w:pPr>
      <w:del w:id="373" w:author="Edgar Jung" w:date="2026-06-21T14:22:00Z" w16du:dateUtc="2026-06-21T12:22:00Z">
        <w:r w:rsidRPr="00BC76E2" w:rsidDel="004878EC">
          <w:rPr>
            <w:rStyle w:val="Funotenzeichen"/>
            <w:sz w:val="18"/>
            <w:szCs w:val="18"/>
          </w:rPr>
          <w:footnoteRef/>
        </w:r>
        <w:r w:rsidRPr="00BC76E2" w:rsidDel="004878EC">
          <w:rPr>
            <w:rStyle w:val="Funotenzeichen"/>
            <w:sz w:val="18"/>
            <w:szCs w:val="18"/>
          </w:rPr>
          <w:delText xml:space="preserve"> </w:delText>
        </w:r>
        <w:r w:rsidRPr="00DB1E4D" w:rsidDel="004878EC">
          <w:rPr>
            <w:rStyle w:val="Funotenzeichen"/>
            <w:sz w:val="18"/>
            <w:szCs w:val="18"/>
            <w:vertAlign w:val="baseline"/>
          </w:rPr>
          <w:tab/>
          <w:delText>Alle für die fachliche Verarbeitung eines Requests erforderlichen Parameter müssen in der Signatur enthalten sein. Insbesondere bedeutet dies, dass alle weiteren http-Header rein informatorischen Charakter haben und keinen Einfluss auf die fachliche Verarbeitung eines Requests haben dürfen.</w:delText>
        </w:r>
      </w:del>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F8ABE" w14:textId="1A8325DD" w:rsidR="00617123" w:rsidRDefault="00000000" w:rsidP="00C36A6F">
    <w:pPr>
      <w:pStyle w:val="Kopfzeile"/>
      <w:spacing w:line="240" w:lineRule="auto"/>
    </w:pPr>
    <w:sdt>
      <w:sdtPr>
        <w:alias w:val="Dokumenttitel"/>
        <w:tag w:val=""/>
        <w:id w:val="720173153"/>
        <w:placeholder>
          <w:docPart w:val="751941D76F604A85BA90A0DFD2BC81C9"/>
        </w:placeholder>
        <w:dataBinding w:prefixMappings="xmlns:ns0='http://purl.org/dc/elements/1.1/' xmlns:ns1='http://schemas.openxmlformats.org/package/2006/metadata/core-properties' " w:xpath="/ns1:coreProperties[1]/ns0:title[1]" w:storeItemID="{6C3C8BC8-F283-45AE-878A-BAB7291924A1}"/>
        <w15:appearance w15:val="hidden"/>
        <w:text/>
      </w:sdtPr>
      <w:sdtContent>
        <w:r w:rsidR="005D3AF5">
          <w:t>Regelungen zum Übertragungsweg für API-Webdienste</w:t>
        </w:r>
      </w:sdtContent>
    </w:sdt>
    <w:r w:rsidR="00617123" w:rsidRPr="00217841">
      <w:rPr>
        <w:rStyle w:val="KopfzeileZchn"/>
        <w:noProof/>
      </w:rPr>
      <mc:AlternateContent>
        <mc:Choice Requires="wps">
          <w:drawing>
            <wp:anchor distT="0" distB="0" distL="114300" distR="114300" simplePos="0" relativeHeight="251658256" behindDoc="1" locked="1" layoutInCell="1" allowOverlap="1" wp14:anchorId="4DFD7D31" wp14:editId="2BB71165">
              <wp:simplePos x="0" y="0"/>
              <wp:positionH relativeFrom="page">
                <wp:posOffset>-3637915</wp:posOffset>
              </wp:positionH>
              <wp:positionV relativeFrom="page">
                <wp:posOffset>737235</wp:posOffset>
              </wp:positionV>
              <wp:extent cx="15120000" cy="0"/>
              <wp:effectExtent l="0" t="0" r="0" b="0"/>
              <wp:wrapNone/>
              <wp:docPr id="4" name="Gerader Verbinder 4"/>
              <wp:cNvGraphicFramePr/>
              <a:graphic xmlns:a="http://schemas.openxmlformats.org/drawingml/2006/main">
                <a:graphicData uri="http://schemas.microsoft.com/office/word/2010/wordprocessingShape">
                  <wps:wsp>
                    <wps:cNvCnPr/>
                    <wps:spPr>
                      <a:xfrm>
                        <a:off x="0" y="0"/>
                        <a:ext cx="1512000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80B5814" id="Gerader Verbinder 4" o:spid="_x0000_s1026" style="position:absolute;z-index:-251658224;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286.45pt,58.05pt" to="904.1pt,5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" strokecolor="#c20000 [3204]" strokeweight="1pt">
              <w10:wrap anchorx="page" anchory="page"/>
              <w10:anchorlock/>
            </v:line>
          </w:pict>
        </mc:Fallback>
      </mc:AlternateContent>
    </w:r>
    <w:r w:rsidR="00617123" w:rsidRPr="00217841">
      <w:rPr>
        <w:rStyle w:val="KopfzeileZchn"/>
        <w:noProof/>
      </w:rPr>
      <mc:AlternateContent>
        <mc:Choice Requires="wpg">
          <w:drawing>
            <wp:anchor distT="0" distB="0" distL="114300" distR="114300" simplePos="0" relativeHeight="251658258" behindDoc="0" locked="1" layoutInCell="1" allowOverlap="1" wp14:anchorId="167E66D4" wp14:editId="2923190C">
              <wp:simplePos x="0" y="0"/>
              <wp:positionH relativeFrom="rightMargin">
                <wp:posOffset>-2218055</wp:posOffset>
              </wp:positionH>
              <wp:positionV relativeFrom="page">
                <wp:posOffset>269875</wp:posOffset>
              </wp:positionV>
              <wp:extent cx="2404800" cy="576000"/>
              <wp:effectExtent l="0" t="0" r="0" b="0"/>
              <wp:wrapNone/>
              <wp:docPr id="5" name="Gruppieren 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404800" cy="576000"/>
                        <a:chOff x="0" y="0"/>
                        <a:chExt cx="2404745" cy="575945"/>
                      </a:xfrm>
                    </wpg:grpSpPr>
                    <wps:wsp>
                      <wps:cNvPr id="6" name="Rechteck 6"/>
                      <wps:cNvSpPr/>
                      <wps:spPr>
                        <a:xfrm>
                          <a:off x="0" y="0"/>
                          <a:ext cx="2404745" cy="575945"/>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7" name="Grafik 7"/>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83662" y="101600"/>
                          <a:ext cx="2030095" cy="36322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0C8260F" id="Gruppieren 5" o:spid="_x0000_s1026" style="position:absolute;margin-left:-174.65pt;margin-top:21.25pt;width:189.35pt;height:45.35pt;z-index:251658258;mso-position-horizontal-relative:right-margin-area;mso-position-vertical-relative:page;mso-width-relative:margin;mso-height-relative:margin" coordsize="24047,575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">
              <o:lock v:ext="edit" aspectratio="t"/>
              <v:rect id="Rechteck 6" o:spid="_x0000_s1027" style="position:absolute;width:24047;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" stroked="f"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7" o:spid="_x0000_s1028" type="#_x0000_t75" style="position:absolute;left:1836;top:1016;width:20301;height:3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">
                <v:imagedata r:id="rId2" o:title=""/>
              </v:shape>
              <w10:wrap anchorx="margin" anchory="page"/>
              <w10:anchorlock/>
            </v:group>
          </w:pict>
        </mc:Fallback>
      </mc:AlternateContent>
    </w:r>
    <w:r w:rsidR="00617123">
      <w:rPr>
        <w:noProof/>
      </w:rPr>
      <mc:AlternateContent>
        <mc:Choice Requires="wps">
          <w:drawing>
            <wp:anchor distT="0" distB="0" distL="114300" distR="114300" simplePos="0" relativeHeight="251658241" behindDoc="1" locked="1" layoutInCell="1" allowOverlap="1" wp14:anchorId="2AA02A8E" wp14:editId="4284B488">
              <wp:simplePos x="0" y="0"/>
              <wp:positionH relativeFrom="margin">
                <wp:align>center</wp:align>
              </wp:positionH>
              <wp:positionV relativeFrom="page">
                <wp:posOffset>1800225</wp:posOffset>
              </wp:positionV>
              <wp:extent cx="2664000" cy="1627200"/>
              <wp:effectExtent l="0" t="0" r="0" b="0"/>
              <wp:wrapNone/>
              <wp:docPr id="9" name="Freihandform: Form 9"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CCAAAC" id="Freihandform: Form 9" o:spid="_x0000_s1026" style="position:absolute;margin-left:0;margin-top:141.75pt;width:209.75pt;height:128.15pt;z-index:-251658239;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"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fillcolor="#c20000 [3214]" stroked="f">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387D4" w14:textId="77777777" w:rsidR="00617123" w:rsidRDefault="00617123">
    <w:pPr>
      <w:pStyle w:val="Kopfzeile"/>
    </w:pPr>
    <w:r>
      <w:rPr>
        <w:noProof/>
      </w:rPr>
      <mc:AlternateContent>
        <mc:Choice Requires="wps">
          <w:drawing>
            <wp:anchor distT="0" distB="0" distL="114300" distR="114300" simplePos="0" relativeHeight="251658240" behindDoc="1" locked="1" layoutInCell="1" allowOverlap="1" wp14:anchorId="19791697" wp14:editId="6FD3748B">
              <wp:simplePos x="0" y="0"/>
              <wp:positionH relativeFrom="margin">
                <wp:align>center</wp:align>
              </wp:positionH>
              <wp:positionV relativeFrom="page">
                <wp:posOffset>1800225</wp:posOffset>
              </wp:positionV>
              <wp:extent cx="2664000" cy="1627200"/>
              <wp:effectExtent l="0" t="0" r="0" b="0"/>
              <wp:wrapNone/>
              <wp:docPr id="14" name="Freihandform: Form 14"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7A2E99" id="Freihandform: Form 14" o:spid="_x0000_s1026" style="position:absolute;margin-left:0;margin-top:141.75pt;width:209.75pt;height:128.15pt;z-index:-251658240;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"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fillcolor="#c20000 [3214]" stroked="f">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r w:rsidRPr="00D608BB">
      <w:rPr>
        <w:noProof/>
        <w:szCs w:val="40"/>
      </w:rPr>
      <w:drawing>
        <wp:anchor distT="0" distB="0" distL="114300" distR="114300" simplePos="0" relativeHeight="251658259" behindDoc="0" locked="1" layoutInCell="1" allowOverlap="1" wp14:anchorId="08EA6830" wp14:editId="1E2AF27B">
          <wp:simplePos x="0" y="0"/>
          <wp:positionH relativeFrom="rightMargin">
            <wp:posOffset>-2088515</wp:posOffset>
          </wp:positionH>
          <wp:positionV relativeFrom="topMargin">
            <wp:posOffset>360045</wp:posOffset>
          </wp:positionV>
          <wp:extent cx="2023200" cy="360000"/>
          <wp:effectExtent l="0" t="0" r="0" b="2540"/>
          <wp:wrapNone/>
          <wp:docPr id="2467" name="Grafik 2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edi@engergy"/>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023200" cy="3600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74290" w14:textId="0940006F" w:rsidR="00617123" w:rsidRDefault="00000000" w:rsidP="009728D1">
    <w:pPr>
      <w:pStyle w:val="Kopfzeile"/>
      <w:tabs>
        <w:tab w:val="left" w:pos="9561"/>
        <w:tab w:val="left" w:pos="9953"/>
      </w:tabs>
      <w:spacing w:line="240" w:lineRule="auto"/>
    </w:pPr>
    <w:sdt>
      <w:sdtPr>
        <w:alias w:val="Dokumenttitel"/>
        <w:tag w:val=""/>
        <w:id w:val="-1497951835"/>
        <w:dataBinding w:prefixMappings="xmlns:ns0='http://purl.org/dc/elements/1.1/' xmlns:ns1='http://schemas.openxmlformats.org/package/2006/metadata/core-properties' " w:xpath="/ns1:coreProperties[1]/ns0:title[1]" w:storeItemID="{6C3C8BC8-F283-45AE-878A-BAB7291924A1}"/>
        <w15:appearance w15:val="hidden"/>
        <w:text/>
      </w:sdtPr>
      <w:sdtContent>
        <w:r w:rsidR="005D3AF5">
          <w:t>Regelungen zum Übertragungsweg für API-Webdienste</w:t>
        </w:r>
      </w:sdtContent>
    </w:sdt>
    <w:r w:rsidR="00617123" w:rsidRPr="00217841">
      <w:rPr>
        <w:rStyle w:val="KopfzeileZchn"/>
        <w:noProof/>
      </w:rPr>
      <mc:AlternateContent>
        <mc:Choice Requires="wps">
          <w:drawing>
            <wp:anchor distT="0" distB="0" distL="114300" distR="114300" simplePos="0" relativeHeight="251658250" behindDoc="1" locked="1" layoutInCell="1" allowOverlap="1" wp14:anchorId="5050C2BB" wp14:editId="4D1AEE6A">
              <wp:simplePos x="0" y="0"/>
              <wp:positionH relativeFrom="page">
                <wp:posOffset>-3637915</wp:posOffset>
              </wp:positionH>
              <wp:positionV relativeFrom="page">
                <wp:posOffset>737235</wp:posOffset>
              </wp:positionV>
              <wp:extent cx="15120000" cy="0"/>
              <wp:effectExtent l="0" t="0" r="0" b="0"/>
              <wp:wrapNone/>
              <wp:docPr id="65" name="Gerader Verbinder 65"/>
              <wp:cNvGraphicFramePr/>
              <a:graphic xmlns:a="http://schemas.openxmlformats.org/drawingml/2006/main">
                <a:graphicData uri="http://schemas.microsoft.com/office/word/2010/wordprocessingShape">
                  <wps:wsp>
                    <wps:cNvCnPr/>
                    <wps:spPr>
                      <a:xfrm>
                        <a:off x="0" y="0"/>
                        <a:ext cx="1512000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711D13F" id="Gerader Verbinder 65" o:spid="_x0000_s1026" style="position:absolute;z-index:-251658230;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286.45pt,58.05pt" to="904.1pt,5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" strokecolor="#c20000 [3204]" strokeweight="1pt">
              <w10:wrap anchorx="page" anchory="page"/>
              <w10:anchorlock/>
            </v:line>
          </w:pict>
        </mc:Fallback>
      </mc:AlternateContent>
    </w:r>
    <w:r w:rsidR="00617123" w:rsidRPr="00217841">
      <w:rPr>
        <w:rStyle w:val="KopfzeileZchn"/>
        <w:noProof/>
      </w:rPr>
      <mc:AlternateContent>
        <mc:Choice Requires="wpg">
          <w:drawing>
            <wp:anchor distT="0" distB="0" distL="114300" distR="114300" simplePos="0" relativeHeight="251658253" behindDoc="0" locked="1" layoutInCell="1" allowOverlap="1" wp14:anchorId="78945D85" wp14:editId="1D3949F4">
              <wp:simplePos x="0" y="0"/>
              <wp:positionH relativeFrom="rightMargin">
                <wp:posOffset>-2101215</wp:posOffset>
              </wp:positionH>
              <wp:positionV relativeFrom="page">
                <wp:posOffset>269875</wp:posOffset>
              </wp:positionV>
              <wp:extent cx="2404745" cy="575945"/>
              <wp:effectExtent l="0" t="0" r="0" b="0"/>
              <wp:wrapNone/>
              <wp:docPr id="2472" name="Gruppieren 247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404745" cy="575945"/>
                        <a:chOff x="0" y="0"/>
                        <a:chExt cx="2404745" cy="575945"/>
                      </a:xfrm>
                    </wpg:grpSpPr>
                    <wps:wsp>
                      <wps:cNvPr id="2471" name="Rechteck 2471"/>
                      <wps:cNvSpPr/>
                      <wps:spPr>
                        <a:xfrm>
                          <a:off x="0" y="0"/>
                          <a:ext cx="2404745" cy="575945"/>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422" name="Grafik 242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83662" y="101600"/>
                          <a:ext cx="2030095" cy="36322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1A6A0BD" id="Gruppieren 2472" o:spid="_x0000_s1026" style="position:absolute;margin-left:-165.45pt;margin-top:21.25pt;width:189.35pt;height:45.35pt;z-index:251658253;mso-position-horizontal-relative:right-margin-area;mso-position-vertical-relative:page;mso-width-relative:margin;mso-height-relative:margin" coordsize="24047,575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">
              <o:lock v:ext="edit" aspectratio="t"/>
              <v:rect id="Rechteck 2471" o:spid="_x0000_s1027" style="position:absolute;width:24047;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" stroked="f"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2422" o:spid="_x0000_s1028" type="#_x0000_t75" style="position:absolute;left:1836;top:1016;width:20301;height:3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">
                <v:imagedata r:id="rId2" o:title=""/>
              </v:shape>
              <w10:wrap anchorx="margin" anchory="page"/>
              <w10:anchorlock/>
            </v:group>
          </w:pict>
        </mc:Fallback>
      </mc:AlternateContent>
    </w:r>
    <w:r w:rsidR="00617123">
      <w:rPr>
        <w:noProof/>
      </w:rPr>
      <mc:AlternateContent>
        <mc:Choice Requires="wps">
          <w:drawing>
            <wp:anchor distT="0" distB="0" distL="114300" distR="114300" simplePos="0" relativeHeight="251658248" behindDoc="1" locked="1" layoutInCell="1" allowOverlap="1" wp14:anchorId="6E91BD84" wp14:editId="39D6C944">
              <wp:simplePos x="0" y="0"/>
              <wp:positionH relativeFrom="margin">
                <wp:align>center</wp:align>
              </wp:positionH>
              <wp:positionV relativeFrom="page">
                <wp:posOffset>1800225</wp:posOffset>
              </wp:positionV>
              <wp:extent cx="2664000" cy="1627200"/>
              <wp:effectExtent l="0" t="0" r="0" b="0"/>
              <wp:wrapNone/>
              <wp:docPr id="193" name="Freihandform: Form 193"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4C85EF" id="Freihandform: Form 193" o:spid="_x0000_s1026" style="position:absolute;margin-left:0;margin-top:141.75pt;width:209.75pt;height:128.15pt;z-index:-251658232;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"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fillcolor="#c20000 [3214]" stroked="f">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r w:rsidR="00617123">
      <w:tab/>
    </w:r>
    <w:r w:rsidR="00617123">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A983D" w14:textId="77777777" w:rsidR="00617123" w:rsidRDefault="00617123">
    <w:pPr>
      <w:pStyle w:val="Kopfzeile"/>
    </w:pPr>
    <w:r>
      <w:rPr>
        <w:noProof/>
      </w:rPr>
      <mc:AlternateContent>
        <mc:Choice Requires="wps">
          <w:drawing>
            <wp:anchor distT="0" distB="0" distL="114300" distR="114300" simplePos="0" relativeHeight="251658244" behindDoc="1" locked="1" layoutInCell="1" allowOverlap="1" wp14:anchorId="7BFC0B22" wp14:editId="745D1DA1">
              <wp:simplePos x="0" y="0"/>
              <wp:positionH relativeFrom="margin">
                <wp:align>center</wp:align>
              </wp:positionH>
              <wp:positionV relativeFrom="page">
                <wp:posOffset>1800225</wp:posOffset>
              </wp:positionV>
              <wp:extent cx="2664000" cy="1627200"/>
              <wp:effectExtent l="0" t="0" r="0" b="0"/>
              <wp:wrapNone/>
              <wp:docPr id="2" name="Freihandform: Form 2"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092E25" id="Freihandform: Form 2" o:spid="_x0000_s1026" style="position:absolute;margin-left:0;margin-top:141.75pt;width:209.75pt;height:128.15pt;z-index:-251658236;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"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fillcolor="#c20000 [3214]" stroked="f">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r w:rsidRPr="00D608BB">
      <w:rPr>
        <w:noProof/>
        <w:szCs w:val="40"/>
      </w:rPr>
      <w:drawing>
        <wp:anchor distT="0" distB="0" distL="114300" distR="114300" simplePos="0" relativeHeight="251658254" behindDoc="0" locked="1" layoutInCell="1" allowOverlap="1" wp14:anchorId="411AA1FD" wp14:editId="33469C6E">
          <wp:simplePos x="0" y="0"/>
          <wp:positionH relativeFrom="rightMargin">
            <wp:posOffset>-2088515</wp:posOffset>
          </wp:positionH>
          <wp:positionV relativeFrom="topMargin">
            <wp:posOffset>360045</wp:posOffset>
          </wp:positionV>
          <wp:extent cx="2023200" cy="360000"/>
          <wp:effectExtent l="0" t="0" r="0" b="2540"/>
          <wp:wrapNone/>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edi@engergy"/>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023200" cy="3600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B1E4976"/>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6AC0A31C"/>
    <w:lvl w:ilvl="0">
      <w:start w:val="1"/>
      <w:numFmt w:val="decimal"/>
      <w:pStyle w:val="Listennummer4"/>
      <w:lvlText w:val="%1.)"/>
      <w:lvlJc w:val="left"/>
      <w:pPr>
        <w:tabs>
          <w:tab w:val="num" w:pos="431"/>
        </w:tabs>
        <w:ind w:left="431" w:hanging="431"/>
      </w:pPr>
      <w:rPr>
        <w:rFonts w:hint="default"/>
      </w:rPr>
    </w:lvl>
  </w:abstractNum>
  <w:abstractNum w:abstractNumId="2" w15:restartNumberingAfterBreak="0">
    <w:nsid w:val="FFFFFF7E"/>
    <w:multiLevelType w:val="singleLevel"/>
    <w:tmpl w:val="E04E9852"/>
    <w:lvl w:ilvl="0">
      <w:start w:val="1"/>
      <w:numFmt w:val="lowerLetter"/>
      <w:pStyle w:val="Listennummer3"/>
      <w:lvlText w:val="%1)"/>
      <w:lvlJc w:val="left"/>
      <w:pPr>
        <w:tabs>
          <w:tab w:val="num" w:pos="431"/>
        </w:tabs>
        <w:ind w:left="431" w:hanging="431"/>
      </w:pPr>
      <w:rPr>
        <w:rFonts w:hint="default"/>
      </w:rPr>
    </w:lvl>
  </w:abstractNum>
  <w:abstractNum w:abstractNumId="3" w15:restartNumberingAfterBreak="0">
    <w:nsid w:val="FFFFFF7F"/>
    <w:multiLevelType w:val="singleLevel"/>
    <w:tmpl w:val="339A1B8A"/>
    <w:lvl w:ilvl="0">
      <w:start w:val="1"/>
      <w:numFmt w:val="upperRoman"/>
      <w:pStyle w:val="Listennummer2"/>
      <w:lvlText w:val="%1."/>
      <w:lvlJc w:val="left"/>
      <w:pPr>
        <w:tabs>
          <w:tab w:val="num" w:pos="431"/>
        </w:tabs>
        <w:ind w:left="431" w:hanging="431"/>
      </w:pPr>
      <w:rPr>
        <w:rFonts w:hint="default"/>
      </w:rPr>
    </w:lvl>
  </w:abstractNum>
  <w:abstractNum w:abstractNumId="4" w15:restartNumberingAfterBreak="0">
    <w:nsid w:val="FFFFFF88"/>
    <w:multiLevelType w:val="singleLevel"/>
    <w:tmpl w:val="CD9EBA1A"/>
    <w:lvl w:ilvl="0">
      <w:start w:val="1"/>
      <w:numFmt w:val="decimal"/>
      <w:pStyle w:val="Listennummer"/>
      <w:lvlText w:val="%1."/>
      <w:lvlJc w:val="left"/>
      <w:pPr>
        <w:tabs>
          <w:tab w:val="num" w:pos="360"/>
        </w:tabs>
        <w:ind w:left="360" w:hanging="360"/>
      </w:pPr>
    </w:lvl>
  </w:abstractNum>
  <w:abstractNum w:abstractNumId="5" w15:restartNumberingAfterBreak="0">
    <w:nsid w:val="FFFFFF89"/>
    <w:multiLevelType w:val="singleLevel"/>
    <w:tmpl w:val="F29622B0"/>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03A70EE"/>
    <w:multiLevelType w:val="hybridMultilevel"/>
    <w:tmpl w:val="64C0720A"/>
    <w:lvl w:ilvl="0" w:tplc="6618426E">
      <w:numFmt w:val="bullet"/>
      <w:lvlText w:val=""/>
      <w:lvlJc w:val="left"/>
      <w:pPr>
        <w:ind w:left="138" w:hanging="360"/>
      </w:pPr>
      <w:rPr>
        <w:rFonts w:ascii="Symbol" w:eastAsia="Symbol" w:hAnsi="Symbol" w:cs="Symbol" w:hint="default"/>
        <w:b w:val="0"/>
        <w:bCs w:val="0"/>
        <w:i w:val="0"/>
        <w:iCs w:val="0"/>
        <w:w w:val="99"/>
        <w:sz w:val="24"/>
        <w:szCs w:val="24"/>
        <w:lang w:val="de-DE" w:eastAsia="en-US" w:bidi="ar-SA"/>
      </w:rPr>
    </w:lvl>
    <w:lvl w:ilvl="1" w:tplc="F0326D34">
      <w:numFmt w:val="bullet"/>
      <w:lvlText w:val="•"/>
      <w:lvlJc w:val="left"/>
      <w:pPr>
        <w:ind w:left="1114" w:hanging="360"/>
      </w:pPr>
      <w:rPr>
        <w:rFonts w:hint="default"/>
        <w:lang w:val="de-DE" w:eastAsia="en-US" w:bidi="ar-SA"/>
      </w:rPr>
    </w:lvl>
    <w:lvl w:ilvl="2" w:tplc="D3B0C89A">
      <w:numFmt w:val="bullet"/>
      <w:lvlText w:val="•"/>
      <w:lvlJc w:val="left"/>
      <w:pPr>
        <w:ind w:left="2088" w:hanging="360"/>
      </w:pPr>
      <w:rPr>
        <w:rFonts w:hint="default"/>
        <w:lang w:val="de-DE" w:eastAsia="en-US" w:bidi="ar-SA"/>
      </w:rPr>
    </w:lvl>
    <w:lvl w:ilvl="3" w:tplc="51C6A790">
      <w:numFmt w:val="bullet"/>
      <w:lvlText w:val="•"/>
      <w:lvlJc w:val="left"/>
      <w:pPr>
        <w:ind w:left="3062" w:hanging="360"/>
      </w:pPr>
      <w:rPr>
        <w:rFonts w:hint="default"/>
        <w:lang w:val="de-DE" w:eastAsia="en-US" w:bidi="ar-SA"/>
      </w:rPr>
    </w:lvl>
    <w:lvl w:ilvl="4" w:tplc="C22CBDA0">
      <w:numFmt w:val="bullet"/>
      <w:lvlText w:val="•"/>
      <w:lvlJc w:val="left"/>
      <w:pPr>
        <w:ind w:left="4036" w:hanging="360"/>
      </w:pPr>
      <w:rPr>
        <w:rFonts w:hint="default"/>
        <w:lang w:val="de-DE" w:eastAsia="en-US" w:bidi="ar-SA"/>
      </w:rPr>
    </w:lvl>
    <w:lvl w:ilvl="5" w:tplc="17BABC06">
      <w:numFmt w:val="bullet"/>
      <w:lvlText w:val="•"/>
      <w:lvlJc w:val="left"/>
      <w:pPr>
        <w:ind w:left="5010" w:hanging="360"/>
      </w:pPr>
      <w:rPr>
        <w:rFonts w:hint="default"/>
        <w:lang w:val="de-DE" w:eastAsia="en-US" w:bidi="ar-SA"/>
      </w:rPr>
    </w:lvl>
    <w:lvl w:ilvl="6" w:tplc="D7EAAEF4">
      <w:numFmt w:val="bullet"/>
      <w:lvlText w:val="•"/>
      <w:lvlJc w:val="left"/>
      <w:pPr>
        <w:ind w:left="5984" w:hanging="360"/>
      </w:pPr>
      <w:rPr>
        <w:rFonts w:hint="default"/>
        <w:lang w:val="de-DE" w:eastAsia="en-US" w:bidi="ar-SA"/>
      </w:rPr>
    </w:lvl>
    <w:lvl w:ilvl="7" w:tplc="6726AF48">
      <w:numFmt w:val="bullet"/>
      <w:lvlText w:val="•"/>
      <w:lvlJc w:val="left"/>
      <w:pPr>
        <w:ind w:left="6958" w:hanging="360"/>
      </w:pPr>
      <w:rPr>
        <w:rFonts w:hint="default"/>
        <w:lang w:val="de-DE" w:eastAsia="en-US" w:bidi="ar-SA"/>
      </w:rPr>
    </w:lvl>
    <w:lvl w:ilvl="8" w:tplc="04B031BE">
      <w:numFmt w:val="bullet"/>
      <w:lvlText w:val="•"/>
      <w:lvlJc w:val="left"/>
      <w:pPr>
        <w:ind w:left="7932" w:hanging="360"/>
      </w:pPr>
      <w:rPr>
        <w:rFonts w:hint="default"/>
        <w:lang w:val="de-DE" w:eastAsia="en-US" w:bidi="ar-SA"/>
      </w:rPr>
    </w:lvl>
  </w:abstractNum>
  <w:abstractNum w:abstractNumId="7" w15:restartNumberingAfterBreak="0">
    <w:nsid w:val="01124A11"/>
    <w:multiLevelType w:val="singleLevel"/>
    <w:tmpl w:val="6B5C0274"/>
    <w:lvl w:ilvl="0">
      <w:start w:val="1"/>
      <w:numFmt w:val="bullet"/>
      <w:pStyle w:val="Aufzhlungszeichen5"/>
      <w:lvlText w:val="-"/>
      <w:lvlJc w:val="left"/>
      <w:pPr>
        <w:tabs>
          <w:tab w:val="num" w:pos="431"/>
        </w:tabs>
        <w:ind w:left="431" w:hanging="431"/>
      </w:pPr>
      <w:rPr>
        <w:rFonts w:ascii="Arial" w:hAnsi="Arial" w:hint="default"/>
      </w:rPr>
    </w:lvl>
  </w:abstractNum>
  <w:abstractNum w:abstractNumId="8" w15:restartNumberingAfterBreak="0">
    <w:nsid w:val="0A230BA7"/>
    <w:multiLevelType w:val="hybridMultilevel"/>
    <w:tmpl w:val="ECB441AC"/>
    <w:lvl w:ilvl="0" w:tplc="5D2E1AF0">
      <w:start w:val="1"/>
      <w:numFmt w:val="bullet"/>
      <w:pStyle w:val="Aufzhlungszeichen"/>
      <w:lvlText w:val="›"/>
      <w:lvlJc w:val="left"/>
      <w:pPr>
        <w:ind w:left="360" w:hanging="360"/>
      </w:pPr>
      <w:rPr>
        <w:rFonts w:ascii="Calibri" w:hAnsi="Calibri" w:cs="Calibri" w:hint="default"/>
        <w:color w:val="C20000" w:themeColor="background2"/>
        <w:sz w:val="24"/>
      </w:rPr>
    </w:lvl>
    <w:lvl w:ilvl="1" w:tplc="04070003">
      <w:start w:val="1"/>
      <w:numFmt w:val="bullet"/>
      <w:lvlText w:val="o"/>
      <w:lvlJc w:val="left"/>
      <w:pPr>
        <w:tabs>
          <w:tab w:val="num" w:pos="3595"/>
        </w:tabs>
        <w:ind w:left="3595" w:hanging="360"/>
      </w:pPr>
      <w:rPr>
        <w:rFonts w:ascii="Courier New" w:hAnsi="Courier New" w:cs="Courier New" w:hint="default"/>
      </w:rPr>
    </w:lvl>
    <w:lvl w:ilvl="2" w:tplc="04070005" w:tentative="1">
      <w:start w:val="1"/>
      <w:numFmt w:val="bullet"/>
      <w:lvlText w:val=""/>
      <w:lvlJc w:val="left"/>
      <w:pPr>
        <w:tabs>
          <w:tab w:val="num" w:pos="4315"/>
        </w:tabs>
        <w:ind w:left="4315" w:hanging="360"/>
      </w:pPr>
      <w:rPr>
        <w:rFonts w:ascii="Wingdings" w:hAnsi="Wingdings" w:hint="default"/>
      </w:rPr>
    </w:lvl>
    <w:lvl w:ilvl="3" w:tplc="04070001" w:tentative="1">
      <w:start w:val="1"/>
      <w:numFmt w:val="bullet"/>
      <w:lvlText w:val=""/>
      <w:lvlJc w:val="left"/>
      <w:pPr>
        <w:tabs>
          <w:tab w:val="num" w:pos="5035"/>
        </w:tabs>
        <w:ind w:left="5035" w:hanging="360"/>
      </w:pPr>
      <w:rPr>
        <w:rFonts w:ascii="Symbol" w:hAnsi="Symbol" w:hint="default"/>
      </w:rPr>
    </w:lvl>
    <w:lvl w:ilvl="4" w:tplc="04070003" w:tentative="1">
      <w:start w:val="1"/>
      <w:numFmt w:val="bullet"/>
      <w:lvlText w:val="o"/>
      <w:lvlJc w:val="left"/>
      <w:pPr>
        <w:tabs>
          <w:tab w:val="num" w:pos="5755"/>
        </w:tabs>
        <w:ind w:left="5755" w:hanging="360"/>
      </w:pPr>
      <w:rPr>
        <w:rFonts w:ascii="Courier New" w:hAnsi="Courier New" w:cs="Courier New" w:hint="default"/>
      </w:rPr>
    </w:lvl>
    <w:lvl w:ilvl="5" w:tplc="04070005" w:tentative="1">
      <w:start w:val="1"/>
      <w:numFmt w:val="bullet"/>
      <w:lvlText w:val=""/>
      <w:lvlJc w:val="left"/>
      <w:pPr>
        <w:tabs>
          <w:tab w:val="num" w:pos="6475"/>
        </w:tabs>
        <w:ind w:left="6475" w:hanging="360"/>
      </w:pPr>
      <w:rPr>
        <w:rFonts w:ascii="Wingdings" w:hAnsi="Wingdings" w:hint="default"/>
      </w:rPr>
    </w:lvl>
    <w:lvl w:ilvl="6" w:tplc="04070001" w:tentative="1">
      <w:start w:val="1"/>
      <w:numFmt w:val="bullet"/>
      <w:lvlText w:val=""/>
      <w:lvlJc w:val="left"/>
      <w:pPr>
        <w:tabs>
          <w:tab w:val="num" w:pos="7195"/>
        </w:tabs>
        <w:ind w:left="7195" w:hanging="360"/>
      </w:pPr>
      <w:rPr>
        <w:rFonts w:ascii="Symbol" w:hAnsi="Symbol" w:hint="default"/>
      </w:rPr>
    </w:lvl>
    <w:lvl w:ilvl="7" w:tplc="04070003" w:tentative="1">
      <w:start w:val="1"/>
      <w:numFmt w:val="bullet"/>
      <w:lvlText w:val="o"/>
      <w:lvlJc w:val="left"/>
      <w:pPr>
        <w:tabs>
          <w:tab w:val="num" w:pos="7915"/>
        </w:tabs>
        <w:ind w:left="7915" w:hanging="360"/>
      </w:pPr>
      <w:rPr>
        <w:rFonts w:ascii="Courier New" w:hAnsi="Courier New" w:cs="Courier New" w:hint="default"/>
      </w:rPr>
    </w:lvl>
    <w:lvl w:ilvl="8" w:tplc="04070005" w:tentative="1">
      <w:start w:val="1"/>
      <w:numFmt w:val="bullet"/>
      <w:lvlText w:val=""/>
      <w:lvlJc w:val="left"/>
      <w:pPr>
        <w:tabs>
          <w:tab w:val="num" w:pos="8635"/>
        </w:tabs>
        <w:ind w:left="8635" w:hanging="360"/>
      </w:pPr>
      <w:rPr>
        <w:rFonts w:ascii="Wingdings" w:hAnsi="Wingdings" w:hint="default"/>
      </w:rPr>
    </w:lvl>
  </w:abstractNum>
  <w:abstractNum w:abstractNumId="9" w15:restartNumberingAfterBreak="0">
    <w:nsid w:val="18B91BCF"/>
    <w:multiLevelType w:val="hybridMultilevel"/>
    <w:tmpl w:val="EAAC466A"/>
    <w:lvl w:ilvl="0" w:tplc="26E819E0">
      <w:start w:val="1"/>
      <w:numFmt w:val="bullet"/>
      <w:pStyle w:val="Aufzhlungszeichen2"/>
      <w:lvlText w:val=""/>
      <w:lvlJc w:val="left"/>
      <w:pPr>
        <w:ind w:left="927" w:hanging="360"/>
      </w:pPr>
      <w:rPr>
        <w:rFonts w:ascii="Wingdings" w:hAnsi="Wingdings" w:cs="Wingdings" w:hint="default"/>
        <w:b w:val="0"/>
        <w:bCs w:val="0"/>
        <w:i w:val="0"/>
        <w:iCs w:val="0"/>
        <w:color w:val="C20000" w:themeColor="background2"/>
        <w:sz w:val="24"/>
        <w:szCs w:val="24"/>
        <w:u w:color="C20000" w:themeColor="background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AE94E29"/>
    <w:multiLevelType w:val="multilevel"/>
    <w:tmpl w:val="04070023"/>
    <w:styleLink w:val="ArtikelAbschnitt"/>
    <w:lvl w:ilvl="0">
      <w:start w:val="1"/>
      <w:numFmt w:val="upperRoman"/>
      <w:lvlText w:val="Artikel %1."/>
      <w:lvlJc w:val="left"/>
      <w:pPr>
        <w:tabs>
          <w:tab w:val="num" w:pos="2880"/>
        </w:tabs>
        <w:ind w:left="0" w:firstLine="0"/>
      </w:pPr>
    </w:lvl>
    <w:lvl w:ilvl="1">
      <w:start w:val="1"/>
      <w:numFmt w:val="decimalZero"/>
      <w:isLgl/>
      <w:lvlText w:val="Abschnitt %1.%2"/>
      <w:lvlJc w:val="left"/>
      <w:pPr>
        <w:tabs>
          <w:tab w:val="num" w:pos="360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w:abstractNumId="11" w15:restartNumberingAfterBreak="0">
    <w:nsid w:val="44A830ED"/>
    <w:multiLevelType w:val="hybridMultilevel"/>
    <w:tmpl w:val="E06C28B0"/>
    <w:lvl w:ilvl="0" w:tplc="9086FB8C">
      <w:start w:val="1"/>
      <w:numFmt w:val="bullet"/>
      <w:pStyle w:val="Aufzhlungszeichen4"/>
      <w:lvlText w:val="+"/>
      <w:lvlJc w:val="left"/>
      <w:pPr>
        <w:tabs>
          <w:tab w:val="num" w:pos="431"/>
        </w:tabs>
        <w:ind w:left="431" w:hanging="431"/>
      </w:pPr>
      <w:rPr>
        <w:rFonts w:ascii="Arial" w:hAnsi="Aria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C2E3D7D"/>
    <w:multiLevelType w:val="hybridMultilevel"/>
    <w:tmpl w:val="3AD69E9C"/>
    <w:lvl w:ilvl="0" w:tplc="68C6D7DE">
      <w:numFmt w:val="bullet"/>
      <w:lvlText w:val=""/>
      <w:lvlJc w:val="left"/>
      <w:pPr>
        <w:ind w:left="824" w:hanging="322"/>
      </w:pPr>
      <w:rPr>
        <w:rFonts w:ascii="Wingdings" w:eastAsia="Wingdings" w:hAnsi="Wingdings" w:cs="Wingdings" w:hint="default"/>
        <w:b w:val="0"/>
        <w:bCs w:val="0"/>
        <w:i w:val="0"/>
        <w:iCs w:val="0"/>
        <w:color w:val="C20000"/>
        <w:w w:val="99"/>
        <w:sz w:val="24"/>
        <w:szCs w:val="24"/>
        <w:lang w:val="de-DE" w:eastAsia="en-US" w:bidi="ar-SA"/>
      </w:rPr>
    </w:lvl>
    <w:lvl w:ilvl="1" w:tplc="EFB0DFF2">
      <w:numFmt w:val="bullet"/>
      <w:lvlText w:val="•"/>
      <w:lvlJc w:val="left"/>
      <w:pPr>
        <w:ind w:left="1726" w:hanging="322"/>
      </w:pPr>
      <w:rPr>
        <w:rFonts w:hint="default"/>
        <w:lang w:val="de-DE" w:eastAsia="en-US" w:bidi="ar-SA"/>
      </w:rPr>
    </w:lvl>
    <w:lvl w:ilvl="2" w:tplc="05947952">
      <w:numFmt w:val="bullet"/>
      <w:lvlText w:val="•"/>
      <w:lvlJc w:val="left"/>
      <w:pPr>
        <w:ind w:left="2632" w:hanging="322"/>
      </w:pPr>
      <w:rPr>
        <w:rFonts w:hint="default"/>
        <w:lang w:val="de-DE" w:eastAsia="en-US" w:bidi="ar-SA"/>
      </w:rPr>
    </w:lvl>
    <w:lvl w:ilvl="3" w:tplc="CF08087E">
      <w:numFmt w:val="bullet"/>
      <w:lvlText w:val="•"/>
      <w:lvlJc w:val="left"/>
      <w:pPr>
        <w:ind w:left="3538" w:hanging="322"/>
      </w:pPr>
      <w:rPr>
        <w:rFonts w:hint="default"/>
        <w:lang w:val="de-DE" w:eastAsia="en-US" w:bidi="ar-SA"/>
      </w:rPr>
    </w:lvl>
    <w:lvl w:ilvl="4" w:tplc="1AFC7B88">
      <w:numFmt w:val="bullet"/>
      <w:lvlText w:val="•"/>
      <w:lvlJc w:val="left"/>
      <w:pPr>
        <w:ind w:left="4444" w:hanging="322"/>
      </w:pPr>
      <w:rPr>
        <w:rFonts w:hint="default"/>
        <w:lang w:val="de-DE" w:eastAsia="en-US" w:bidi="ar-SA"/>
      </w:rPr>
    </w:lvl>
    <w:lvl w:ilvl="5" w:tplc="70D63810">
      <w:numFmt w:val="bullet"/>
      <w:lvlText w:val="•"/>
      <w:lvlJc w:val="left"/>
      <w:pPr>
        <w:ind w:left="5350" w:hanging="322"/>
      </w:pPr>
      <w:rPr>
        <w:rFonts w:hint="default"/>
        <w:lang w:val="de-DE" w:eastAsia="en-US" w:bidi="ar-SA"/>
      </w:rPr>
    </w:lvl>
    <w:lvl w:ilvl="6" w:tplc="3EC0D7FC">
      <w:numFmt w:val="bullet"/>
      <w:lvlText w:val="•"/>
      <w:lvlJc w:val="left"/>
      <w:pPr>
        <w:ind w:left="6256" w:hanging="322"/>
      </w:pPr>
      <w:rPr>
        <w:rFonts w:hint="default"/>
        <w:lang w:val="de-DE" w:eastAsia="en-US" w:bidi="ar-SA"/>
      </w:rPr>
    </w:lvl>
    <w:lvl w:ilvl="7" w:tplc="7D72F080">
      <w:numFmt w:val="bullet"/>
      <w:lvlText w:val="•"/>
      <w:lvlJc w:val="left"/>
      <w:pPr>
        <w:ind w:left="7162" w:hanging="322"/>
      </w:pPr>
      <w:rPr>
        <w:rFonts w:hint="default"/>
        <w:lang w:val="de-DE" w:eastAsia="en-US" w:bidi="ar-SA"/>
      </w:rPr>
    </w:lvl>
    <w:lvl w:ilvl="8" w:tplc="08A4B650">
      <w:numFmt w:val="bullet"/>
      <w:lvlText w:val="•"/>
      <w:lvlJc w:val="left"/>
      <w:pPr>
        <w:ind w:left="8068" w:hanging="322"/>
      </w:pPr>
      <w:rPr>
        <w:rFonts w:hint="default"/>
        <w:lang w:val="de-DE" w:eastAsia="en-US" w:bidi="ar-SA"/>
      </w:rPr>
    </w:lvl>
  </w:abstractNum>
  <w:abstractNum w:abstractNumId="13" w15:restartNumberingAfterBreak="0">
    <w:nsid w:val="4FD61464"/>
    <w:multiLevelType w:val="multilevel"/>
    <w:tmpl w:val="F800DA20"/>
    <w:name w:val="BDEW Gliederung alphanumerisch-Liste"/>
    <w:styleLink w:val="BDEWGliederungalphanumerisch"/>
    <w:lvl w:ilvl="0">
      <w:start w:val="1"/>
      <w:numFmt w:val="upperLetter"/>
      <w:lvlRestart w:val="0"/>
      <w:lvlText w:val="%1."/>
      <w:lvlJc w:val="left"/>
      <w:pPr>
        <w:tabs>
          <w:tab w:val="num" w:pos="425"/>
        </w:tabs>
        <w:ind w:left="425" w:hanging="425"/>
      </w:pPr>
    </w:lvl>
    <w:lvl w:ilvl="1">
      <w:start w:val="1"/>
      <w:numFmt w:val="upperRoman"/>
      <w:lvlText w:val="%2."/>
      <w:lvlJc w:val="left"/>
      <w:pPr>
        <w:tabs>
          <w:tab w:val="num" w:pos="425"/>
        </w:tabs>
        <w:ind w:left="425" w:hanging="425"/>
      </w:pPr>
    </w:lvl>
    <w:lvl w:ilvl="2">
      <w:start w:val="1"/>
      <w:numFmt w:val="decimal"/>
      <w:lvlText w:val="%3."/>
      <w:lvlJc w:val="left"/>
      <w:pPr>
        <w:tabs>
          <w:tab w:val="num" w:pos="425"/>
        </w:tabs>
        <w:ind w:left="425" w:hanging="425"/>
      </w:pPr>
    </w:lvl>
    <w:lvl w:ilvl="3">
      <w:start w:val="1"/>
      <w:numFmt w:val="lowerLetter"/>
      <w:lvlText w:val="%4)"/>
      <w:lvlJc w:val="left"/>
      <w:pPr>
        <w:tabs>
          <w:tab w:val="num" w:pos="425"/>
        </w:tabs>
        <w:ind w:left="425" w:hanging="425"/>
      </w:pPr>
    </w:lvl>
    <w:lvl w:ilvl="4">
      <w:start w:val="1"/>
      <w:numFmt w:val="lowerLetter"/>
      <w:lvlText w:val="%5%5)"/>
      <w:lvlJc w:val="left"/>
      <w:pPr>
        <w:tabs>
          <w:tab w:val="num" w:pos="425"/>
        </w:tabs>
        <w:ind w:left="425" w:hanging="425"/>
      </w:pPr>
    </w:lvl>
    <w:lvl w:ilvl="5">
      <w:start w:val="1"/>
      <w:numFmt w:val="decimal"/>
      <w:lvlText w:val="(%6)"/>
      <w:lvlJc w:val="left"/>
      <w:pPr>
        <w:tabs>
          <w:tab w:val="num" w:pos="425"/>
        </w:tabs>
        <w:ind w:left="425" w:hanging="425"/>
      </w:pPr>
    </w:lvl>
    <w:lvl w:ilvl="6">
      <w:start w:val="1"/>
      <w:numFmt w:val="lowerRoman"/>
      <w:lvlText w:val="(%7)"/>
      <w:lvlJc w:val="left"/>
      <w:pPr>
        <w:tabs>
          <w:tab w:val="num" w:pos="425"/>
        </w:tabs>
        <w:ind w:left="425" w:hanging="425"/>
      </w:pPr>
    </w:lvl>
    <w:lvl w:ilvl="7">
      <w:start w:val="1"/>
      <w:numFmt w:val="decimal"/>
      <w:lvlText w:val="(%7%8)"/>
      <w:lvlJc w:val="left"/>
      <w:pPr>
        <w:tabs>
          <w:tab w:val="num" w:pos="425"/>
        </w:tabs>
        <w:ind w:left="425" w:hanging="425"/>
      </w:pPr>
    </w:lvl>
    <w:lvl w:ilvl="8">
      <w:start w:val="1"/>
      <w:numFmt w:val="lowerLetter"/>
      <w:lvlText w:val="(%7%8%9)"/>
      <w:lvlJc w:val="left"/>
      <w:pPr>
        <w:tabs>
          <w:tab w:val="num" w:pos="425"/>
        </w:tabs>
        <w:ind w:left="425" w:hanging="425"/>
      </w:pPr>
    </w:lvl>
  </w:abstractNum>
  <w:abstractNum w:abstractNumId="14" w15:restartNumberingAfterBreak="0">
    <w:nsid w:val="501C097C"/>
    <w:multiLevelType w:val="multilevel"/>
    <w:tmpl w:val="C73E2390"/>
    <w:styleLink w:val="BDEWGliederungnumerisch"/>
    <w:lvl w:ilvl="0">
      <w:start w:val="1"/>
      <w:numFmt w:val="decimal"/>
      <w:lvlRestart w:val="0"/>
      <w:pStyle w:val="berschrift1"/>
      <w:lvlText w:val="%1"/>
      <w:lvlJc w:val="left"/>
      <w:pPr>
        <w:ind w:left="425" w:hanging="425"/>
      </w:pPr>
      <w:rPr>
        <w:rFonts w:hint="default"/>
      </w:rPr>
    </w:lvl>
    <w:lvl w:ilvl="1">
      <w:start w:val="1"/>
      <w:numFmt w:val="decimal"/>
      <w:pStyle w:val="berschrift2"/>
      <w:lvlText w:val="%1.%2"/>
      <w:lvlJc w:val="left"/>
      <w:pPr>
        <w:ind w:left="425" w:hanging="425"/>
      </w:pPr>
      <w:rPr>
        <w:rFonts w:hint="default"/>
      </w:rPr>
    </w:lvl>
    <w:lvl w:ilvl="2">
      <w:start w:val="1"/>
      <w:numFmt w:val="decimal"/>
      <w:pStyle w:val="berschrift3"/>
      <w:lvlText w:val="%1.%2.%3"/>
      <w:lvlJc w:val="left"/>
      <w:pPr>
        <w:tabs>
          <w:tab w:val="num" w:pos="850"/>
        </w:tabs>
        <w:ind w:left="850" w:hanging="850"/>
      </w:pPr>
      <w:rPr>
        <w:rFonts w:hint="default"/>
      </w:rPr>
    </w:lvl>
    <w:lvl w:ilvl="3">
      <w:start w:val="1"/>
      <w:numFmt w:val="decimal"/>
      <w:pStyle w:val="berschrift4"/>
      <w:lvlText w:val="%1.%2.%3.%4"/>
      <w:lvlJc w:val="left"/>
      <w:pPr>
        <w:tabs>
          <w:tab w:val="num" w:pos="850"/>
        </w:tabs>
        <w:ind w:left="850" w:hanging="850"/>
      </w:pPr>
      <w:rPr>
        <w:rFonts w:hint="default"/>
      </w:rPr>
    </w:lvl>
    <w:lvl w:ilvl="4">
      <w:start w:val="1"/>
      <w:numFmt w:val="decimal"/>
      <w:pStyle w:val="berschrift5"/>
      <w:lvlText w:val="%1.%2.%3.%4.%5"/>
      <w:lvlJc w:val="left"/>
      <w:pPr>
        <w:tabs>
          <w:tab w:val="num" w:pos="1276"/>
        </w:tabs>
        <w:ind w:left="1276" w:hanging="1276"/>
      </w:pPr>
      <w:rPr>
        <w:rFonts w:hint="default"/>
      </w:rPr>
    </w:lvl>
    <w:lvl w:ilvl="5">
      <w:start w:val="1"/>
      <w:numFmt w:val="decimal"/>
      <w:pStyle w:val="berschrift6"/>
      <w:lvlText w:val="%1.%2.%3.%4.%5.%6"/>
      <w:lvlJc w:val="left"/>
      <w:pPr>
        <w:tabs>
          <w:tab w:val="num" w:pos="1276"/>
        </w:tabs>
        <w:ind w:left="1276" w:hanging="1276"/>
      </w:pPr>
      <w:rPr>
        <w:rFonts w:hint="default"/>
      </w:rPr>
    </w:lvl>
    <w:lvl w:ilvl="6">
      <w:start w:val="1"/>
      <w:numFmt w:val="decimal"/>
      <w:pStyle w:val="berschrift7"/>
      <w:lvlText w:val="%1.%2.%3.%4.%5.%6.%7"/>
      <w:lvlJc w:val="left"/>
      <w:pPr>
        <w:tabs>
          <w:tab w:val="num" w:pos="1701"/>
        </w:tabs>
        <w:ind w:left="1701" w:hanging="1701"/>
      </w:pPr>
      <w:rPr>
        <w:rFonts w:hint="default"/>
      </w:rPr>
    </w:lvl>
    <w:lvl w:ilvl="7">
      <w:start w:val="1"/>
      <w:numFmt w:val="decimal"/>
      <w:pStyle w:val="berschrift8"/>
      <w:lvlText w:val="%1.%2.%3.%4.%5.%6.%7.%8"/>
      <w:lvlJc w:val="left"/>
      <w:pPr>
        <w:tabs>
          <w:tab w:val="num" w:pos="1701"/>
        </w:tabs>
        <w:ind w:left="1701" w:hanging="1701"/>
      </w:pPr>
      <w:rPr>
        <w:rFonts w:hint="default"/>
      </w:rPr>
    </w:lvl>
    <w:lvl w:ilvl="8">
      <w:start w:val="1"/>
      <w:numFmt w:val="decimal"/>
      <w:pStyle w:val="berschrift9"/>
      <w:lvlText w:val="%1.%2.%3.%4.%5.%6.%7.%8.%9"/>
      <w:lvlJc w:val="left"/>
      <w:pPr>
        <w:tabs>
          <w:tab w:val="num" w:pos="1701"/>
        </w:tabs>
        <w:ind w:left="1701" w:hanging="1701"/>
      </w:pPr>
      <w:rPr>
        <w:rFonts w:hint="default"/>
      </w:rPr>
    </w:lvl>
  </w:abstractNum>
  <w:abstractNum w:abstractNumId="15" w15:restartNumberingAfterBreak="0">
    <w:nsid w:val="59280F3F"/>
    <w:multiLevelType w:val="multilevel"/>
    <w:tmpl w:val="0407001F"/>
    <w:styleLink w:val="111111"/>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96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16" w15:restartNumberingAfterBreak="0">
    <w:nsid w:val="62F93D22"/>
    <w:multiLevelType w:val="hybridMultilevel"/>
    <w:tmpl w:val="0930F024"/>
    <w:lvl w:ilvl="0" w:tplc="27566AE0">
      <w:start w:val="1"/>
      <w:numFmt w:val="decimal"/>
      <w:lvlText w:val="[%1]"/>
      <w:lvlJc w:val="left"/>
      <w:pPr>
        <w:ind w:left="7797" w:hanging="567"/>
      </w:pPr>
      <w:rPr>
        <w:rFonts w:ascii="Calibri" w:eastAsia="Calibri" w:hAnsi="Calibri" w:cs="Calibri" w:hint="default"/>
        <w:b w:val="0"/>
        <w:bCs w:val="0"/>
        <w:i w:val="0"/>
        <w:iCs w:val="0"/>
        <w:w w:val="99"/>
        <w:sz w:val="24"/>
        <w:szCs w:val="24"/>
        <w:lang w:val="de-DE" w:eastAsia="en-US" w:bidi="ar-SA"/>
      </w:rPr>
    </w:lvl>
    <w:lvl w:ilvl="1" w:tplc="72349814">
      <w:numFmt w:val="bullet"/>
      <w:lvlText w:val="•"/>
      <w:lvlJc w:val="left"/>
      <w:pPr>
        <w:ind w:left="1618" w:hanging="567"/>
      </w:pPr>
      <w:rPr>
        <w:rFonts w:hint="default"/>
        <w:lang w:val="de-DE" w:eastAsia="en-US" w:bidi="ar-SA"/>
      </w:rPr>
    </w:lvl>
    <w:lvl w:ilvl="2" w:tplc="C284D648">
      <w:numFmt w:val="bullet"/>
      <w:lvlText w:val="•"/>
      <w:lvlJc w:val="left"/>
      <w:pPr>
        <w:ind w:left="2536" w:hanging="567"/>
      </w:pPr>
      <w:rPr>
        <w:rFonts w:hint="default"/>
        <w:lang w:val="de-DE" w:eastAsia="en-US" w:bidi="ar-SA"/>
      </w:rPr>
    </w:lvl>
    <w:lvl w:ilvl="3" w:tplc="44246BAE">
      <w:numFmt w:val="bullet"/>
      <w:lvlText w:val="•"/>
      <w:lvlJc w:val="left"/>
      <w:pPr>
        <w:ind w:left="3454" w:hanging="567"/>
      </w:pPr>
      <w:rPr>
        <w:rFonts w:hint="default"/>
        <w:lang w:val="de-DE" w:eastAsia="en-US" w:bidi="ar-SA"/>
      </w:rPr>
    </w:lvl>
    <w:lvl w:ilvl="4" w:tplc="8590483A">
      <w:numFmt w:val="bullet"/>
      <w:lvlText w:val="•"/>
      <w:lvlJc w:val="left"/>
      <w:pPr>
        <w:ind w:left="4372" w:hanging="567"/>
      </w:pPr>
      <w:rPr>
        <w:rFonts w:hint="default"/>
        <w:lang w:val="de-DE" w:eastAsia="en-US" w:bidi="ar-SA"/>
      </w:rPr>
    </w:lvl>
    <w:lvl w:ilvl="5" w:tplc="6F082732">
      <w:numFmt w:val="bullet"/>
      <w:lvlText w:val="•"/>
      <w:lvlJc w:val="left"/>
      <w:pPr>
        <w:ind w:left="5290" w:hanging="567"/>
      </w:pPr>
      <w:rPr>
        <w:rFonts w:hint="default"/>
        <w:lang w:val="de-DE" w:eastAsia="en-US" w:bidi="ar-SA"/>
      </w:rPr>
    </w:lvl>
    <w:lvl w:ilvl="6" w:tplc="34BA490A">
      <w:numFmt w:val="bullet"/>
      <w:lvlText w:val="•"/>
      <w:lvlJc w:val="left"/>
      <w:pPr>
        <w:ind w:left="6208" w:hanging="567"/>
      </w:pPr>
      <w:rPr>
        <w:rFonts w:hint="default"/>
        <w:lang w:val="de-DE" w:eastAsia="en-US" w:bidi="ar-SA"/>
      </w:rPr>
    </w:lvl>
    <w:lvl w:ilvl="7" w:tplc="77509D3C">
      <w:numFmt w:val="bullet"/>
      <w:lvlText w:val="•"/>
      <w:lvlJc w:val="left"/>
      <w:pPr>
        <w:ind w:left="7126" w:hanging="567"/>
      </w:pPr>
      <w:rPr>
        <w:rFonts w:hint="default"/>
        <w:lang w:val="de-DE" w:eastAsia="en-US" w:bidi="ar-SA"/>
      </w:rPr>
    </w:lvl>
    <w:lvl w:ilvl="8" w:tplc="B4AA7758">
      <w:numFmt w:val="bullet"/>
      <w:lvlText w:val="•"/>
      <w:lvlJc w:val="left"/>
      <w:pPr>
        <w:ind w:left="8044" w:hanging="567"/>
      </w:pPr>
      <w:rPr>
        <w:rFonts w:hint="default"/>
        <w:lang w:val="de-DE" w:eastAsia="en-US" w:bidi="ar-SA"/>
      </w:rPr>
    </w:lvl>
  </w:abstractNum>
  <w:abstractNum w:abstractNumId="17" w15:restartNumberingAfterBreak="0">
    <w:nsid w:val="65E25C5A"/>
    <w:multiLevelType w:val="hybridMultilevel"/>
    <w:tmpl w:val="A65CA46E"/>
    <w:lvl w:ilvl="0" w:tplc="8A8A4386">
      <w:start w:val="1"/>
      <w:numFmt w:val="bullet"/>
      <w:pStyle w:val="BDEW-Pfeil"/>
      <w:lvlText w:val=""/>
      <w:lvlJc w:val="left"/>
      <w:pPr>
        <w:tabs>
          <w:tab w:val="num" w:pos="431"/>
        </w:tabs>
        <w:ind w:left="431" w:hanging="431"/>
      </w:pPr>
      <w:rPr>
        <w:rFonts w:ascii="Wingdings" w:hAnsi="Wingdings" w:hint="default"/>
      </w:rPr>
    </w:lvl>
    <w:lvl w:ilvl="1" w:tplc="CC022384" w:tentative="1">
      <w:start w:val="1"/>
      <w:numFmt w:val="bullet"/>
      <w:lvlText w:val="o"/>
      <w:lvlJc w:val="left"/>
      <w:pPr>
        <w:tabs>
          <w:tab w:val="num" w:pos="1440"/>
        </w:tabs>
        <w:ind w:left="1440" w:hanging="360"/>
      </w:pPr>
      <w:rPr>
        <w:rFonts w:ascii="Courier New" w:hAnsi="Courier New" w:cs="Courier New" w:hint="default"/>
      </w:rPr>
    </w:lvl>
    <w:lvl w:ilvl="2" w:tplc="EE746F72" w:tentative="1">
      <w:start w:val="1"/>
      <w:numFmt w:val="bullet"/>
      <w:lvlText w:val=""/>
      <w:lvlJc w:val="left"/>
      <w:pPr>
        <w:tabs>
          <w:tab w:val="num" w:pos="2160"/>
        </w:tabs>
        <w:ind w:left="2160" w:hanging="360"/>
      </w:pPr>
      <w:rPr>
        <w:rFonts w:ascii="Wingdings" w:hAnsi="Wingdings" w:hint="default"/>
      </w:rPr>
    </w:lvl>
    <w:lvl w:ilvl="3" w:tplc="0AF6CF8A" w:tentative="1">
      <w:start w:val="1"/>
      <w:numFmt w:val="bullet"/>
      <w:lvlText w:val=""/>
      <w:lvlJc w:val="left"/>
      <w:pPr>
        <w:tabs>
          <w:tab w:val="num" w:pos="2880"/>
        </w:tabs>
        <w:ind w:left="2880" w:hanging="360"/>
      </w:pPr>
      <w:rPr>
        <w:rFonts w:ascii="Symbol" w:hAnsi="Symbol" w:hint="default"/>
      </w:rPr>
    </w:lvl>
    <w:lvl w:ilvl="4" w:tplc="62D4B31A" w:tentative="1">
      <w:start w:val="1"/>
      <w:numFmt w:val="bullet"/>
      <w:lvlText w:val="o"/>
      <w:lvlJc w:val="left"/>
      <w:pPr>
        <w:tabs>
          <w:tab w:val="num" w:pos="3600"/>
        </w:tabs>
        <w:ind w:left="3600" w:hanging="360"/>
      </w:pPr>
      <w:rPr>
        <w:rFonts w:ascii="Courier New" w:hAnsi="Courier New" w:cs="Courier New" w:hint="default"/>
      </w:rPr>
    </w:lvl>
    <w:lvl w:ilvl="5" w:tplc="925E8474" w:tentative="1">
      <w:start w:val="1"/>
      <w:numFmt w:val="bullet"/>
      <w:lvlText w:val=""/>
      <w:lvlJc w:val="left"/>
      <w:pPr>
        <w:tabs>
          <w:tab w:val="num" w:pos="4320"/>
        </w:tabs>
        <w:ind w:left="4320" w:hanging="360"/>
      </w:pPr>
      <w:rPr>
        <w:rFonts w:ascii="Wingdings" w:hAnsi="Wingdings" w:hint="default"/>
      </w:rPr>
    </w:lvl>
    <w:lvl w:ilvl="6" w:tplc="F7D4186A" w:tentative="1">
      <w:start w:val="1"/>
      <w:numFmt w:val="bullet"/>
      <w:lvlText w:val=""/>
      <w:lvlJc w:val="left"/>
      <w:pPr>
        <w:tabs>
          <w:tab w:val="num" w:pos="5040"/>
        </w:tabs>
        <w:ind w:left="5040" w:hanging="360"/>
      </w:pPr>
      <w:rPr>
        <w:rFonts w:ascii="Symbol" w:hAnsi="Symbol" w:hint="default"/>
      </w:rPr>
    </w:lvl>
    <w:lvl w:ilvl="7" w:tplc="F4AAD68C" w:tentative="1">
      <w:start w:val="1"/>
      <w:numFmt w:val="bullet"/>
      <w:lvlText w:val="o"/>
      <w:lvlJc w:val="left"/>
      <w:pPr>
        <w:tabs>
          <w:tab w:val="num" w:pos="5760"/>
        </w:tabs>
        <w:ind w:left="5760" w:hanging="360"/>
      </w:pPr>
      <w:rPr>
        <w:rFonts w:ascii="Courier New" w:hAnsi="Courier New" w:cs="Courier New" w:hint="default"/>
      </w:rPr>
    </w:lvl>
    <w:lvl w:ilvl="8" w:tplc="71B83D4E"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7D6561A"/>
    <w:multiLevelType w:val="multilevel"/>
    <w:tmpl w:val="0407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6E853484"/>
    <w:multiLevelType w:val="hybridMultilevel"/>
    <w:tmpl w:val="83E0D1A6"/>
    <w:lvl w:ilvl="0" w:tplc="FC6C7F84">
      <w:start w:val="1"/>
      <w:numFmt w:val="bullet"/>
      <w:pStyle w:val="Aufzhlungszeichen3"/>
      <w:lvlText w:val=""/>
      <w:lvlJc w:val="left"/>
      <w:pPr>
        <w:ind w:left="360" w:hanging="360"/>
      </w:pPr>
      <w:rPr>
        <w:rFonts w:ascii="Wingdings" w:hAnsi="Wingdings" w:cs="Wingdings" w:hint="default"/>
        <w:b w:val="0"/>
        <w:i w:val="0"/>
        <w:color w:val="auto"/>
        <w:sz w:val="24"/>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2ED307E"/>
    <w:multiLevelType w:val="multilevel"/>
    <w:tmpl w:val="3ED86ED6"/>
    <w:lvl w:ilvl="0">
      <w:start w:val="1"/>
      <w:numFmt w:val="decimal"/>
      <w:lvlText w:val="%1"/>
      <w:lvlJc w:val="left"/>
      <w:pPr>
        <w:ind w:left="570" w:hanging="432"/>
      </w:pPr>
      <w:rPr>
        <w:rFonts w:ascii="Calibri" w:eastAsia="Calibri" w:hAnsi="Calibri" w:cs="Calibri" w:hint="default"/>
        <w:b/>
        <w:bCs/>
        <w:i w:val="0"/>
        <w:iCs w:val="0"/>
        <w:w w:val="99"/>
        <w:sz w:val="24"/>
        <w:szCs w:val="24"/>
        <w:lang w:val="de-DE" w:eastAsia="en-US" w:bidi="ar-SA"/>
      </w:rPr>
    </w:lvl>
    <w:lvl w:ilvl="1">
      <w:start w:val="1"/>
      <w:numFmt w:val="decimal"/>
      <w:lvlText w:val="%1.%2"/>
      <w:lvlJc w:val="left"/>
      <w:pPr>
        <w:ind w:left="570" w:hanging="433"/>
      </w:pPr>
      <w:rPr>
        <w:rFonts w:ascii="Calibri" w:eastAsia="Calibri" w:hAnsi="Calibri" w:cs="Calibri" w:hint="default"/>
        <w:b/>
        <w:bCs/>
        <w:i w:val="0"/>
        <w:iCs w:val="0"/>
        <w:w w:val="99"/>
        <w:sz w:val="24"/>
        <w:szCs w:val="24"/>
        <w:lang w:val="de-DE" w:eastAsia="en-US" w:bidi="ar-SA"/>
      </w:rPr>
    </w:lvl>
    <w:lvl w:ilvl="2">
      <w:numFmt w:val="bullet"/>
      <w:lvlText w:val=""/>
      <w:lvlJc w:val="left"/>
      <w:pPr>
        <w:ind w:left="824" w:hanging="322"/>
      </w:pPr>
      <w:rPr>
        <w:rFonts w:ascii="Wingdings" w:eastAsia="Wingdings" w:hAnsi="Wingdings" w:cs="Wingdings" w:hint="default"/>
        <w:b w:val="0"/>
        <w:bCs w:val="0"/>
        <w:i w:val="0"/>
        <w:iCs w:val="0"/>
        <w:color w:val="C20000"/>
        <w:w w:val="99"/>
        <w:sz w:val="24"/>
        <w:szCs w:val="24"/>
        <w:lang w:val="de-DE" w:eastAsia="en-US" w:bidi="ar-SA"/>
      </w:rPr>
    </w:lvl>
    <w:lvl w:ilvl="3">
      <w:numFmt w:val="bullet"/>
      <w:lvlText w:val="•"/>
      <w:lvlJc w:val="left"/>
      <w:pPr>
        <w:ind w:left="2833" w:hanging="322"/>
      </w:pPr>
      <w:rPr>
        <w:rFonts w:hint="default"/>
        <w:lang w:val="de-DE" w:eastAsia="en-US" w:bidi="ar-SA"/>
      </w:rPr>
    </w:lvl>
    <w:lvl w:ilvl="4">
      <w:numFmt w:val="bullet"/>
      <w:lvlText w:val="•"/>
      <w:lvlJc w:val="left"/>
      <w:pPr>
        <w:ind w:left="3840" w:hanging="322"/>
      </w:pPr>
      <w:rPr>
        <w:rFonts w:hint="default"/>
        <w:lang w:val="de-DE" w:eastAsia="en-US" w:bidi="ar-SA"/>
      </w:rPr>
    </w:lvl>
    <w:lvl w:ilvl="5">
      <w:numFmt w:val="bullet"/>
      <w:lvlText w:val="•"/>
      <w:lvlJc w:val="left"/>
      <w:pPr>
        <w:ind w:left="4846" w:hanging="322"/>
      </w:pPr>
      <w:rPr>
        <w:rFonts w:hint="default"/>
        <w:lang w:val="de-DE" w:eastAsia="en-US" w:bidi="ar-SA"/>
      </w:rPr>
    </w:lvl>
    <w:lvl w:ilvl="6">
      <w:numFmt w:val="bullet"/>
      <w:lvlText w:val="•"/>
      <w:lvlJc w:val="left"/>
      <w:pPr>
        <w:ind w:left="5853" w:hanging="322"/>
      </w:pPr>
      <w:rPr>
        <w:rFonts w:hint="default"/>
        <w:lang w:val="de-DE" w:eastAsia="en-US" w:bidi="ar-SA"/>
      </w:rPr>
    </w:lvl>
    <w:lvl w:ilvl="7">
      <w:numFmt w:val="bullet"/>
      <w:lvlText w:val="•"/>
      <w:lvlJc w:val="left"/>
      <w:pPr>
        <w:ind w:left="6860" w:hanging="322"/>
      </w:pPr>
      <w:rPr>
        <w:rFonts w:hint="default"/>
        <w:lang w:val="de-DE" w:eastAsia="en-US" w:bidi="ar-SA"/>
      </w:rPr>
    </w:lvl>
    <w:lvl w:ilvl="8">
      <w:numFmt w:val="bullet"/>
      <w:lvlText w:val="•"/>
      <w:lvlJc w:val="left"/>
      <w:pPr>
        <w:ind w:left="7866" w:hanging="322"/>
      </w:pPr>
      <w:rPr>
        <w:rFonts w:hint="default"/>
        <w:lang w:val="de-DE" w:eastAsia="en-US" w:bidi="ar-SA"/>
      </w:rPr>
    </w:lvl>
  </w:abstractNum>
  <w:abstractNum w:abstractNumId="21" w15:restartNumberingAfterBreak="0">
    <w:nsid w:val="76781A76"/>
    <w:multiLevelType w:val="hybridMultilevel"/>
    <w:tmpl w:val="227EA5EE"/>
    <w:lvl w:ilvl="0" w:tplc="04070001">
      <w:start w:val="1"/>
      <w:numFmt w:val="bullet"/>
      <w:lvlText w:val=""/>
      <w:lvlJc w:val="left"/>
      <w:pPr>
        <w:ind w:left="36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76920D00"/>
    <w:multiLevelType w:val="hybridMultilevel"/>
    <w:tmpl w:val="B5FAD9A0"/>
    <w:lvl w:ilvl="0" w:tplc="6AAA75B6">
      <w:numFmt w:val="bullet"/>
      <w:lvlText w:val=""/>
      <w:lvlJc w:val="left"/>
      <w:pPr>
        <w:ind w:left="824" w:hanging="322"/>
      </w:pPr>
      <w:rPr>
        <w:rFonts w:ascii="Wingdings" w:eastAsia="Wingdings" w:hAnsi="Wingdings" w:cs="Wingdings" w:hint="default"/>
        <w:b w:val="0"/>
        <w:bCs w:val="0"/>
        <w:i w:val="0"/>
        <w:iCs w:val="0"/>
        <w:color w:val="C20000"/>
        <w:w w:val="99"/>
        <w:sz w:val="24"/>
        <w:szCs w:val="24"/>
        <w:lang w:val="de-DE" w:eastAsia="en-US" w:bidi="ar-SA"/>
      </w:rPr>
    </w:lvl>
    <w:lvl w:ilvl="1" w:tplc="4AFAA954">
      <w:numFmt w:val="bullet"/>
      <w:lvlText w:val="•"/>
      <w:lvlJc w:val="left"/>
      <w:pPr>
        <w:ind w:left="1726" w:hanging="322"/>
      </w:pPr>
      <w:rPr>
        <w:rFonts w:hint="default"/>
        <w:lang w:val="de-DE" w:eastAsia="en-US" w:bidi="ar-SA"/>
      </w:rPr>
    </w:lvl>
    <w:lvl w:ilvl="2" w:tplc="A9780DCC">
      <w:numFmt w:val="bullet"/>
      <w:lvlText w:val="•"/>
      <w:lvlJc w:val="left"/>
      <w:pPr>
        <w:ind w:left="2632" w:hanging="322"/>
      </w:pPr>
      <w:rPr>
        <w:rFonts w:hint="default"/>
        <w:lang w:val="de-DE" w:eastAsia="en-US" w:bidi="ar-SA"/>
      </w:rPr>
    </w:lvl>
    <w:lvl w:ilvl="3" w:tplc="AC8280F6">
      <w:numFmt w:val="bullet"/>
      <w:lvlText w:val="•"/>
      <w:lvlJc w:val="left"/>
      <w:pPr>
        <w:ind w:left="3538" w:hanging="322"/>
      </w:pPr>
      <w:rPr>
        <w:rFonts w:hint="default"/>
        <w:lang w:val="de-DE" w:eastAsia="en-US" w:bidi="ar-SA"/>
      </w:rPr>
    </w:lvl>
    <w:lvl w:ilvl="4" w:tplc="EAF20B1A">
      <w:numFmt w:val="bullet"/>
      <w:lvlText w:val="•"/>
      <w:lvlJc w:val="left"/>
      <w:pPr>
        <w:ind w:left="4444" w:hanging="322"/>
      </w:pPr>
      <w:rPr>
        <w:rFonts w:hint="default"/>
        <w:lang w:val="de-DE" w:eastAsia="en-US" w:bidi="ar-SA"/>
      </w:rPr>
    </w:lvl>
    <w:lvl w:ilvl="5" w:tplc="1E587FBC">
      <w:numFmt w:val="bullet"/>
      <w:lvlText w:val="•"/>
      <w:lvlJc w:val="left"/>
      <w:pPr>
        <w:ind w:left="5350" w:hanging="322"/>
      </w:pPr>
      <w:rPr>
        <w:rFonts w:hint="default"/>
        <w:lang w:val="de-DE" w:eastAsia="en-US" w:bidi="ar-SA"/>
      </w:rPr>
    </w:lvl>
    <w:lvl w:ilvl="6" w:tplc="C7E64434">
      <w:numFmt w:val="bullet"/>
      <w:lvlText w:val="•"/>
      <w:lvlJc w:val="left"/>
      <w:pPr>
        <w:ind w:left="6256" w:hanging="322"/>
      </w:pPr>
      <w:rPr>
        <w:rFonts w:hint="default"/>
        <w:lang w:val="de-DE" w:eastAsia="en-US" w:bidi="ar-SA"/>
      </w:rPr>
    </w:lvl>
    <w:lvl w:ilvl="7" w:tplc="1436C908">
      <w:numFmt w:val="bullet"/>
      <w:lvlText w:val="•"/>
      <w:lvlJc w:val="left"/>
      <w:pPr>
        <w:ind w:left="7162" w:hanging="322"/>
      </w:pPr>
      <w:rPr>
        <w:rFonts w:hint="default"/>
        <w:lang w:val="de-DE" w:eastAsia="en-US" w:bidi="ar-SA"/>
      </w:rPr>
    </w:lvl>
    <w:lvl w:ilvl="8" w:tplc="EF78539C">
      <w:numFmt w:val="bullet"/>
      <w:lvlText w:val="•"/>
      <w:lvlJc w:val="left"/>
      <w:pPr>
        <w:ind w:left="8068" w:hanging="322"/>
      </w:pPr>
      <w:rPr>
        <w:rFonts w:hint="default"/>
        <w:lang w:val="de-DE" w:eastAsia="en-US" w:bidi="ar-SA"/>
      </w:rPr>
    </w:lvl>
  </w:abstractNum>
  <w:num w:numId="1" w16cid:durableId="1386950572">
    <w:abstractNumId w:val="15"/>
  </w:num>
  <w:num w:numId="2" w16cid:durableId="618487343">
    <w:abstractNumId w:val="18"/>
  </w:num>
  <w:num w:numId="3" w16cid:durableId="602954070">
    <w:abstractNumId w:val="10"/>
  </w:num>
  <w:num w:numId="4" w16cid:durableId="1523394037">
    <w:abstractNumId w:val="8"/>
  </w:num>
  <w:num w:numId="5" w16cid:durableId="700588163">
    <w:abstractNumId w:val="9"/>
  </w:num>
  <w:num w:numId="6" w16cid:durableId="677538010">
    <w:abstractNumId w:val="19"/>
  </w:num>
  <w:num w:numId="7" w16cid:durableId="265693081">
    <w:abstractNumId w:val="11"/>
  </w:num>
  <w:num w:numId="8" w16cid:durableId="1284384982">
    <w:abstractNumId w:val="7"/>
  </w:num>
  <w:num w:numId="9" w16cid:durableId="1763139652">
    <w:abstractNumId w:val="4"/>
  </w:num>
  <w:num w:numId="10" w16cid:durableId="1771583108">
    <w:abstractNumId w:val="3"/>
  </w:num>
  <w:num w:numId="11" w16cid:durableId="389038171">
    <w:abstractNumId w:val="2"/>
  </w:num>
  <w:num w:numId="12" w16cid:durableId="1849827039">
    <w:abstractNumId w:val="1"/>
  </w:num>
  <w:num w:numId="13" w16cid:durableId="1492672981">
    <w:abstractNumId w:val="0"/>
  </w:num>
  <w:num w:numId="14" w16cid:durableId="715352654">
    <w:abstractNumId w:val="13"/>
  </w:num>
  <w:num w:numId="15" w16cid:durableId="70545821">
    <w:abstractNumId w:val="14"/>
  </w:num>
  <w:num w:numId="16" w16cid:durableId="1843351176">
    <w:abstractNumId w:val="17"/>
  </w:num>
  <w:num w:numId="17" w16cid:durableId="1327589835">
    <w:abstractNumId w:val="14"/>
  </w:num>
  <w:num w:numId="18" w16cid:durableId="1771899486">
    <w:abstractNumId w:val="12"/>
  </w:num>
  <w:num w:numId="19" w16cid:durableId="651451311">
    <w:abstractNumId w:val="20"/>
  </w:num>
  <w:num w:numId="20" w16cid:durableId="1786266118">
    <w:abstractNumId w:val="6"/>
  </w:num>
  <w:num w:numId="21" w16cid:durableId="1341470700">
    <w:abstractNumId w:val="8"/>
  </w:num>
  <w:num w:numId="22" w16cid:durableId="582179947">
    <w:abstractNumId w:val="9"/>
  </w:num>
  <w:num w:numId="23" w16cid:durableId="247008471">
    <w:abstractNumId w:val="9"/>
  </w:num>
  <w:num w:numId="24" w16cid:durableId="2114276070">
    <w:abstractNumId w:val="8"/>
  </w:num>
  <w:num w:numId="25" w16cid:durableId="1742950327">
    <w:abstractNumId w:val="22"/>
  </w:num>
  <w:num w:numId="26" w16cid:durableId="1753382359">
    <w:abstractNumId w:val="8"/>
  </w:num>
  <w:num w:numId="27" w16cid:durableId="1905987389">
    <w:abstractNumId w:val="8"/>
  </w:num>
  <w:num w:numId="28" w16cid:durableId="90854329">
    <w:abstractNumId w:val="8"/>
  </w:num>
  <w:num w:numId="29" w16cid:durableId="1634216118">
    <w:abstractNumId w:val="8"/>
  </w:num>
  <w:num w:numId="30" w16cid:durableId="433282361">
    <w:abstractNumId w:val="16"/>
  </w:num>
  <w:num w:numId="31" w16cid:durableId="2135515523">
    <w:abstractNumId w:val="21"/>
  </w:num>
  <w:num w:numId="32" w16cid:durableId="457408358">
    <w:abstractNumId w:val="5"/>
  </w:num>
  <w:num w:numId="33" w16cid:durableId="1456295121">
    <w:abstractNumId w:val="14"/>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dgar Jung">
    <w15:presenceInfo w15:providerId="AD" w15:userId="S::edgar.jung@elropro.de::1fb93df9-c0ee-429e-bacd-d1abdb865eb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stylePaneSortMethod w:val="0000"/>
  <w:trackRevisions/>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CD8"/>
    <w:rsid w:val="00000E5E"/>
    <w:rsid w:val="0000181C"/>
    <w:rsid w:val="00001C9B"/>
    <w:rsid w:val="00001CAE"/>
    <w:rsid w:val="00001D62"/>
    <w:rsid w:val="00001DF6"/>
    <w:rsid w:val="00002036"/>
    <w:rsid w:val="0000375C"/>
    <w:rsid w:val="00003BC2"/>
    <w:rsid w:val="0000402F"/>
    <w:rsid w:val="00004AD2"/>
    <w:rsid w:val="00006C1E"/>
    <w:rsid w:val="000101DD"/>
    <w:rsid w:val="000103E4"/>
    <w:rsid w:val="0001138A"/>
    <w:rsid w:val="000120EE"/>
    <w:rsid w:val="000129FC"/>
    <w:rsid w:val="00012F55"/>
    <w:rsid w:val="0002193E"/>
    <w:rsid w:val="00021B8E"/>
    <w:rsid w:val="00022BD5"/>
    <w:rsid w:val="00023E6D"/>
    <w:rsid w:val="00024DD6"/>
    <w:rsid w:val="00025B0A"/>
    <w:rsid w:val="00027D97"/>
    <w:rsid w:val="00030009"/>
    <w:rsid w:val="00031DE9"/>
    <w:rsid w:val="00034501"/>
    <w:rsid w:val="000350E0"/>
    <w:rsid w:val="0003624A"/>
    <w:rsid w:val="00037A22"/>
    <w:rsid w:val="00040B69"/>
    <w:rsid w:val="00041494"/>
    <w:rsid w:val="00042C1A"/>
    <w:rsid w:val="000434A0"/>
    <w:rsid w:val="0004380B"/>
    <w:rsid w:val="000438A7"/>
    <w:rsid w:val="00050911"/>
    <w:rsid w:val="00051847"/>
    <w:rsid w:val="0005206A"/>
    <w:rsid w:val="00052ACA"/>
    <w:rsid w:val="00053138"/>
    <w:rsid w:val="00056634"/>
    <w:rsid w:val="00056D85"/>
    <w:rsid w:val="00056D9B"/>
    <w:rsid w:val="00057D04"/>
    <w:rsid w:val="0006115D"/>
    <w:rsid w:val="0006172A"/>
    <w:rsid w:val="000622CF"/>
    <w:rsid w:val="00062930"/>
    <w:rsid w:val="000633B1"/>
    <w:rsid w:val="00067334"/>
    <w:rsid w:val="00067EBE"/>
    <w:rsid w:val="00070C3E"/>
    <w:rsid w:val="0007221A"/>
    <w:rsid w:val="000724A8"/>
    <w:rsid w:val="000737D5"/>
    <w:rsid w:val="00075534"/>
    <w:rsid w:val="00075B4F"/>
    <w:rsid w:val="00076047"/>
    <w:rsid w:val="0007685B"/>
    <w:rsid w:val="00077584"/>
    <w:rsid w:val="00081470"/>
    <w:rsid w:val="00084B63"/>
    <w:rsid w:val="00084DE5"/>
    <w:rsid w:val="00084E02"/>
    <w:rsid w:val="000854DC"/>
    <w:rsid w:val="00085D53"/>
    <w:rsid w:val="0008627B"/>
    <w:rsid w:val="00087B44"/>
    <w:rsid w:val="00087E55"/>
    <w:rsid w:val="00092463"/>
    <w:rsid w:val="00092787"/>
    <w:rsid w:val="00094A15"/>
    <w:rsid w:val="00095406"/>
    <w:rsid w:val="00095FAA"/>
    <w:rsid w:val="000960F8"/>
    <w:rsid w:val="00097C87"/>
    <w:rsid w:val="00097E73"/>
    <w:rsid w:val="000A32DA"/>
    <w:rsid w:val="000A370D"/>
    <w:rsid w:val="000A7894"/>
    <w:rsid w:val="000B01E4"/>
    <w:rsid w:val="000B6187"/>
    <w:rsid w:val="000B656E"/>
    <w:rsid w:val="000C1525"/>
    <w:rsid w:val="000C45CE"/>
    <w:rsid w:val="000C526A"/>
    <w:rsid w:val="000C6174"/>
    <w:rsid w:val="000C6F55"/>
    <w:rsid w:val="000D07D1"/>
    <w:rsid w:val="000D08AE"/>
    <w:rsid w:val="000D1B02"/>
    <w:rsid w:val="000D33BE"/>
    <w:rsid w:val="000D55C8"/>
    <w:rsid w:val="000D5937"/>
    <w:rsid w:val="000D7A05"/>
    <w:rsid w:val="000D7C16"/>
    <w:rsid w:val="000E0D90"/>
    <w:rsid w:val="000E1EB0"/>
    <w:rsid w:val="000E2070"/>
    <w:rsid w:val="000E3C16"/>
    <w:rsid w:val="000E472D"/>
    <w:rsid w:val="000E5BE5"/>
    <w:rsid w:val="000E5DCA"/>
    <w:rsid w:val="000E6909"/>
    <w:rsid w:val="000E79BA"/>
    <w:rsid w:val="000F0AC2"/>
    <w:rsid w:val="000F2B9A"/>
    <w:rsid w:val="000F4C53"/>
    <w:rsid w:val="000F6119"/>
    <w:rsid w:val="000F638E"/>
    <w:rsid w:val="000F76ED"/>
    <w:rsid w:val="0010135B"/>
    <w:rsid w:val="001013D4"/>
    <w:rsid w:val="00101813"/>
    <w:rsid w:val="00102051"/>
    <w:rsid w:val="00102745"/>
    <w:rsid w:val="001028CF"/>
    <w:rsid w:val="00104648"/>
    <w:rsid w:val="001053A5"/>
    <w:rsid w:val="00107459"/>
    <w:rsid w:val="00107B9D"/>
    <w:rsid w:val="00110BAA"/>
    <w:rsid w:val="00110C47"/>
    <w:rsid w:val="00113C1B"/>
    <w:rsid w:val="00113C45"/>
    <w:rsid w:val="00114411"/>
    <w:rsid w:val="001158D2"/>
    <w:rsid w:val="00121D46"/>
    <w:rsid w:val="00123298"/>
    <w:rsid w:val="00123B67"/>
    <w:rsid w:val="001248F1"/>
    <w:rsid w:val="001262F9"/>
    <w:rsid w:val="0013552D"/>
    <w:rsid w:val="00141029"/>
    <w:rsid w:val="00142DC2"/>
    <w:rsid w:val="001434DE"/>
    <w:rsid w:val="00143548"/>
    <w:rsid w:val="00145F10"/>
    <w:rsid w:val="001461DA"/>
    <w:rsid w:val="001467BC"/>
    <w:rsid w:val="00147260"/>
    <w:rsid w:val="00154693"/>
    <w:rsid w:val="00154850"/>
    <w:rsid w:val="0015493F"/>
    <w:rsid w:val="001550E5"/>
    <w:rsid w:val="00155320"/>
    <w:rsid w:val="001563F5"/>
    <w:rsid w:val="00156A27"/>
    <w:rsid w:val="001576EF"/>
    <w:rsid w:val="00157A5C"/>
    <w:rsid w:val="001602E4"/>
    <w:rsid w:val="001612BD"/>
    <w:rsid w:val="001620E9"/>
    <w:rsid w:val="00162257"/>
    <w:rsid w:val="00167886"/>
    <w:rsid w:val="00167D9A"/>
    <w:rsid w:val="00170204"/>
    <w:rsid w:val="0017047A"/>
    <w:rsid w:val="00173479"/>
    <w:rsid w:val="00173D36"/>
    <w:rsid w:val="00174894"/>
    <w:rsid w:val="00180C65"/>
    <w:rsid w:val="00183695"/>
    <w:rsid w:val="00184650"/>
    <w:rsid w:val="00185216"/>
    <w:rsid w:val="001868A0"/>
    <w:rsid w:val="001909DF"/>
    <w:rsid w:val="00191891"/>
    <w:rsid w:val="00191950"/>
    <w:rsid w:val="001934C5"/>
    <w:rsid w:val="00193939"/>
    <w:rsid w:val="0019638E"/>
    <w:rsid w:val="001A0F15"/>
    <w:rsid w:val="001A3360"/>
    <w:rsid w:val="001A401D"/>
    <w:rsid w:val="001A4655"/>
    <w:rsid w:val="001A6806"/>
    <w:rsid w:val="001A6F55"/>
    <w:rsid w:val="001B3401"/>
    <w:rsid w:val="001B3C7A"/>
    <w:rsid w:val="001B717E"/>
    <w:rsid w:val="001B790D"/>
    <w:rsid w:val="001C1240"/>
    <w:rsid w:val="001C3E26"/>
    <w:rsid w:val="001C4ACB"/>
    <w:rsid w:val="001C5122"/>
    <w:rsid w:val="001D197A"/>
    <w:rsid w:val="001D2EE9"/>
    <w:rsid w:val="001D330E"/>
    <w:rsid w:val="001D3BAA"/>
    <w:rsid w:val="001E1446"/>
    <w:rsid w:val="001E2C07"/>
    <w:rsid w:val="001E3177"/>
    <w:rsid w:val="001E4CBA"/>
    <w:rsid w:val="001E5195"/>
    <w:rsid w:val="001E5A52"/>
    <w:rsid w:val="001E645B"/>
    <w:rsid w:val="001E66A4"/>
    <w:rsid w:val="001E7688"/>
    <w:rsid w:val="001E793C"/>
    <w:rsid w:val="001F0350"/>
    <w:rsid w:val="001F058B"/>
    <w:rsid w:val="001F05D9"/>
    <w:rsid w:val="001F0649"/>
    <w:rsid w:val="001F291F"/>
    <w:rsid w:val="001F43AE"/>
    <w:rsid w:val="001F59D6"/>
    <w:rsid w:val="001F7111"/>
    <w:rsid w:val="002031A9"/>
    <w:rsid w:val="00203367"/>
    <w:rsid w:val="0020566B"/>
    <w:rsid w:val="00206683"/>
    <w:rsid w:val="0021164B"/>
    <w:rsid w:val="002127C0"/>
    <w:rsid w:val="00216967"/>
    <w:rsid w:val="002175CA"/>
    <w:rsid w:val="00217841"/>
    <w:rsid w:val="00217E2D"/>
    <w:rsid w:val="002222C3"/>
    <w:rsid w:val="002231B0"/>
    <w:rsid w:val="00224B2D"/>
    <w:rsid w:val="002258A9"/>
    <w:rsid w:val="00226243"/>
    <w:rsid w:val="0023025B"/>
    <w:rsid w:val="0023305E"/>
    <w:rsid w:val="0023380F"/>
    <w:rsid w:val="002344FC"/>
    <w:rsid w:val="00235251"/>
    <w:rsid w:val="00235A63"/>
    <w:rsid w:val="00235EF0"/>
    <w:rsid w:val="00236E44"/>
    <w:rsid w:val="00237017"/>
    <w:rsid w:val="00243241"/>
    <w:rsid w:val="00244B70"/>
    <w:rsid w:val="00246474"/>
    <w:rsid w:val="00246E43"/>
    <w:rsid w:val="00250437"/>
    <w:rsid w:val="0025056C"/>
    <w:rsid w:val="00254466"/>
    <w:rsid w:val="0025482A"/>
    <w:rsid w:val="002554B9"/>
    <w:rsid w:val="0025585C"/>
    <w:rsid w:val="00255B24"/>
    <w:rsid w:val="00256A32"/>
    <w:rsid w:val="00257C35"/>
    <w:rsid w:val="0026082A"/>
    <w:rsid w:val="002612A3"/>
    <w:rsid w:val="00263067"/>
    <w:rsid w:val="00264D95"/>
    <w:rsid w:val="00265E56"/>
    <w:rsid w:val="0026699D"/>
    <w:rsid w:val="0026709A"/>
    <w:rsid w:val="0027163C"/>
    <w:rsid w:val="00275658"/>
    <w:rsid w:val="00276129"/>
    <w:rsid w:val="002763D3"/>
    <w:rsid w:val="0028347F"/>
    <w:rsid w:val="0028354D"/>
    <w:rsid w:val="00283579"/>
    <w:rsid w:val="00283E7B"/>
    <w:rsid w:val="00285267"/>
    <w:rsid w:val="002858CE"/>
    <w:rsid w:val="002861A4"/>
    <w:rsid w:val="00287CB3"/>
    <w:rsid w:val="00290BE3"/>
    <w:rsid w:val="00290D0D"/>
    <w:rsid w:val="00291293"/>
    <w:rsid w:val="00292331"/>
    <w:rsid w:val="002928D9"/>
    <w:rsid w:val="002934E4"/>
    <w:rsid w:val="00293500"/>
    <w:rsid w:val="00293773"/>
    <w:rsid w:val="0029462C"/>
    <w:rsid w:val="00294BC0"/>
    <w:rsid w:val="00295960"/>
    <w:rsid w:val="00295F13"/>
    <w:rsid w:val="002A2433"/>
    <w:rsid w:val="002A2B04"/>
    <w:rsid w:val="002A410C"/>
    <w:rsid w:val="002A47D9"/>
    <w:rsid w:val="002A70E7"/>
    <w:rsid w:val="002A7854"/>
    <w:rsid w:val="002B1AF4"/>
    <w:rsid w:val="002B3F98"/>
    <w:rsid w:val="002B46A7"/>
    <w:rsid w:val="002C02E5"/>
    <w:rsid w:val="002C12A2"/>
    <w:rsid w:val="002C323F"/>
    <w:rsid w:val="002C3845"/>
    <w:rsid w:val="002C3A54"/>
    <w:rsid w:val="002C3CF7"/>
    <w:rsid w:val="002C4822"/>
    <w:rsid w:val="002C573D"/>
    <w:rsid w:val="002C5B7A"/>
    <w:rsid w:val="002C75C7"/>
    <w:rsid w:val="002C7854"/>
    <w:rsid w:val="002D0557"/>
    <w:rsid w:val="002D0EB0"/>
    <w:rsid w:val="002D4555"/>
    <w:rsid w:val="002D5275"/>
    <w:rsid w:val="002D5AF3"/>
    <w:rsid w:val="002D726F"/>
    <w:rsid w:val="002D778E"/>
    <w:rsid w:val="002E191B"/>
    <w:rsid w:val="002E3759"/>
    <w:rsid w:val="002E4684"/>
    <w:rsid w:val="002E52A8"/>
    <w:rsid w:val="002E60B4"/>
    <w:rsid w:val="002F0A77"/>
    <w:rsid w:val="002F0F24"/>
    <w:rsid w:val="002F1EFA"/>
    <w:rsid w:val="002F37C8"/>
    <w:rsid w:val="002F49D9"/>
    <w:rsid w:val="002F4EA0"/>
    <w:rsid w:val="002F609D"/>
    <w:rsid w:val="002F65F0"/>
    <w:rsid w:val="002F6926"/>
    <w:rsid w:val="002F6A5A"/>
    <w:rsid w:val="002F7152"/>
    <w:rsid w:val="002F7300"/>
    <w:rsid w:val="002F79F6"/>
    <w:rsid w:val="00302982"/>
    <w:rsid w:val="0030327E"/>
    <w:rsid w:val="003037D3"/>
    <w:rsid w:val="00303E61"/>
    <w:rsid w:val="00304171"/>
    <w:rsid w:val="00304277"/>
    <w:rsid w:val="00313D38"/>
    <w:rsid w:val="00315D0E"/>
    <w:rsid w:val="0031608B"/>
    <w:rsid w:val="0031644C"/>
    <w:rsid w:val="003172D9"/>
    <w:rsid w:val="003215AA"/>
    <w:rsid w:val="003224A2"/>
    <w:rsid w:val="0032526F"/>
    <w:rsid w:val="00325CBE"/>
    <w:rsid w:val="00325DB5"/>
    <w:rsid w:val="00326771"/>
    <w:rsid w:val="0033180C"/>
    <w:rsid w:val="00332E2B"/>
    <w:rsid w:val="00335EE6"/>
    <w:rsid w:val="0034091D"/>
    <w:rsid w:val="0034171F"/>
    <w:rsid w:val="00342DA6"/>
    <w:rsid w:val="0034345A"/>
    <w:rsid w:val="00343A9C"/>
    <w:rsid w:val="003445B5"/>
    <w:rsid w:val="003457DA"/>
    <w:rsid w:val="00346377"/>
    <w:rsid w:val="00346DC7"/>
    <w:rsid w:val="00347712"/>
    <w:rsid w:val="00347C34"/>
    <w:rsid w:val="003519A4"/>
    <w:rsid w:val="0035446B"/>
    <w:rsid w:val="0035614E"/>
    <w:rsid w:val="00356815"/>
    <w:rsid w:val="00357A18"/>
    <w:rsid w:val="00360776"/>
    <w:rsid w:val="00363B34"/>
    <w:rsid w:val="00363BA7"/>
    <w:rsid w:val="0036690B"/>
    <w:rsid w:val="00370936"/>
    <w:rsid w:val="003725A4"/>
    <w:rsid w:val="00372E73"/>
    <w:rsid w:val="00373095"/>
    <w:rsid w:val="00374AA8"/>
    <w:rsid w:val="00374F8E"/>
    <w:rsid w:val="003777D5"/>
    <w:rsid w:val="00381483"/>
    <w:rsid w:val="00381ADE"/>
    <w:rsid w:val="00382C34"/>
    <w:rsid w:val="00383693"/>
    <w:rsid w:val="00384139"/>
    <w:rsid w:val="0038482B"/>
    <w:rsid w:val="00385744"/>
    <w:rsid w:val="00386F7D"/>
    <w:rsid w:val="00387E5E"/>
    <w:rsid w:val="00387FE1"/>
    <w:rsid w:val="00390FF0"/>
    <w:rsid w:val="00391054"/>
    <w:rsid w:val="003917E5"/>
    <w:rsid w:val="00393514"/>
    <w:rsid w:val="00393EA7"/>
    <w:rsid w:val="00394ACD"/>
    <w:rsid w:val="00395283"/>
    <w:rsid w:val="00395FAF"/>
    <w:rsid w:val="003979AF"/>
    <w:rsid w:val="00397D00"/>
    <w:rsid w:val="003A03D8"/>
    <w:rsid w:val="003A2D7E"/>
    <w:rsid w:val="003A4145"/>
    <w:rsid w:val="003A47E0"/>
    <w:rsid w:val="003A5425"/>
    <w:rsid w:val="003A57E1"/>
    <w:rsid w:val="003A5F88"/>
    <w:rsid w:val="003A648F"/>
    <w:rsid w:val="003B0A13"/>
    <w:rsid w:val="003B10E3"/>
    <w:rsid w:val="003B2039"/>
    <w:rsid w:val="003B489B"/>
    <w:rsid w:val="003B4C29"/>
    <w:rsid w:val="003B5000"/>
    <w:rsid w:val="003C11D0"/>
    <w:rsid w:val="003C16C9"/>
    <w:rsid w:val="003C4B0E"/>
    <w:rsid w:val="003C5081"/>
    <w:rsid w:val="003C51EF"/>
    <w:rsid w:val="003C70C3"/>
    <w:rsid w:val="003C73C0"/>
    <w:rsid w:val="003D0B90"/>
    <w:rsid w:val="003D3F39"/>
    <w:rsid w:val="003D7ED3"/>
    <w:rsid w:val="003D7FBB"/>
    <w:rsid w:val="003E1205"/>
    <w:rsid w:val="003E1361"/>
    <w:rsid w:val="003E1ECC"/>
    <w:rsid w:val="003E2417"/>
    <w:rsid w:val="003E378F"/>
    <w:rsid w:val="003E43E7"/>
    <w:rsid w:val="003E4C85"/>
    <w:rsid w:val="003E5AA6"/>
    <w:rsid w:val="003E5ADF"/>
    <w:rsid w:val="003E6915"/>
    <w:rsid w:val="003E7509"/>
    <w:rsid w:val="003E7EDE"/>
    <w:rsid w:val="003F03D9"/>
    <w:rsid w:val="003F0A2F"/>
    <w:rsid w:val="003F3A0C"/>
    <w:rsid w:val="003F3DBD"/>
    <w:rsid w:val="003F417A"/>
    <w:rsid w:val="003F6BED"/>
    <w:rsid w:val="003F6E26"/>
    <w:rsid w:val="0040247F"/>
    <w:rsid w:val="00403AF5"/>
    <w:rsid w:val="0040517C"/>
    <w:rsid w:val="0041092A"/>
    <w:rsid w:val="00412686"/>
    <w:rsid w:val="00415DD1"/>
    <w:rsid w:val="00416623"/>
    <w:rsid w:val="00417B37"/>
    <w:rsid w:val="004208CA"/>
    <w:rsid w:val="0042282B"/>
    <w:rsid w:val="00422AA8"/>
    <w:rsid w:val="00422CDF"/>
    <w:rsid w:val="0042606F"/>
    <w:rsid w:val="00426277"/>
    <w:rsid w:val="004266A3"/>
    <w:rsid w:val="00426C8F"/>
    <w:rsid w:val="00426E53"/>
    <w:rsid w:val="00427335"/>
    <w:rsid w:val="00433401"/>
    <w:rsid w:val="00434AE7"/>
    <w:rsid w:val="004403E1"/>
    <w:rsid w:val="00441492"/>
    <w:rsid w:val="00441A3A"/>
    <w:rsid w:val="004424B2"/>
    <w:rsid w:val="0044267E"/>
    <w:rsid w:val="00442C4E"/>
    <w:rsid w:val="004431A5"/>
    <w:rsid w:val="00444F1C"/>
    <w:rsid w:val="004452AC"/>
    <w:rsid w:val="004456C8"/>
    <w:rsid w:val="00445BC6"/>
    <w:rsid w:val="004467D9"/>
    <w:rsid w:val="00447AAC"/>
    <w:rsid w:val="00450C8E"/>
    <w:rsid w:val="00451102"/>
    <w:rsid w:val="004522EE"/>
    <w:rsid w:val="004533AC"/>
    <w:rsid w:val="004533D5"/>
    <w:rsid w:val="00453C3A"/>
    <w:rsid w:val="00456226"/>
    <w:rsid w:val="00456CD7"/>
    <w:rsid w:val="00460AE6"/>
    <w:rsid w:val="004610E2"/>
    <w:rsid w:val="00461EAE"/>
    <w:rsid w:val="00462117"/>
    <w:rsid w:val="00462B4B"/>
    <w:rsid w:val="00466765"/>
    <w:rsid w:val="00470098"/>
    <w:rsid w:val="0047124E"/>
    <w:rsid w:val="00472879"/>
    <w:rsid w:val="004752F5"/>
    <w:rsid w:val="00481563"/>
    <w:rsid w:val="00481F1F"/>
    <w:rsid w:val="00483A89"/>
    <w:rsid w:val="00484808"/>
    <w:rsid w:val="0048496B"/>
    <w:rsid w:val="00486703"/>
    <w:rsid w:val="00486969"/>
    <w:rsid w:val="004878EC"/>
    <w:rsid w:val="00487FE8"/>
    <w:rsid w:val="004903D3"/>
    <w:rsid w:val="00490752"/>
    <w:rsid w:val="00490B37"/>
    <w:rsid w:val="00492952"/>
    <w:rsid w:val="00497ACE"/>
    <w:rsid w:val="004A1614"/>
    <w:rsid w:val="004A1975"/>
    <w:rsid w:val="004A257E"/>
    <w:rsid w:val="004A2772"/>
    <w:rsid w:val="004A439E"/>
    <w:rsid w:val="004A710B"/>
    <w:rsid w:val="004B0968"/>
    <w:rsid w:val="004B229C"/>
    <w:rsid w:val="004B2883"/>
    <w:rsid w:val="004B32D3"/>
    <w:rsid w:val="004B3463"/>
    <w:rsid w:val="004B51D8"/>
    <w:rsid w:val="004B6275"/>
    <w:rsid w:val="004B6F52"/>
    <w:rsid w:val="004B6F80"/>
    <w:rsid w:val="004B7020"/>
    <w:rsid w:val="004C0062"/>
    <w:rsid w:val="004C03CB"/>
    <w:rsid w:val="004C1162"/>
    <w:rsid w:val="004C4A28"/>
    <w:rsid w:val="004C541D"/>
    <w:rsid w:val="004C5A59"/>
    <w:rsid w:val="004C5DEC"/>
    <w:rsid w:val="004D4BF7"/>
    <w:rsid w:val="004D5BB3"/>
    <w:rsid w:val="004D6495"/>
    <w:rsid w:val="004D6F51"/>
    <w:rsid w:val="004D7185"/>
    <w:rsid w:val="004E1161"/>
    <w:rsid w:val="004E1FCE"/>
    <w:rsid w:val="004E2A14"/>
    <w:rsid w:val="004E2E91"/>
    <w:rsid w:val="004E2FA6"/>
    <w:rsid w:val="004E3942"/>
    <w:rsid w:val="004E4492"/>
    <w:rsid w:val="004E49F3"/>
    <w:rsid w:val="004E5075"/>
    <w:rsid w:val="004E6679"/>
    <w:rsid w:val="004E69AE"/>
    <w:rsid w:val="004E6A7C"/>
    <w:rsid w:val="004F0B42"/>
    <w:rsid w:val="004F0F0C"/>
    <w:rsid w:val="004F1B96"/>
    <w:rsid w:val="004F25ED"/>
    <w:rsid w:val="004F5714"/>
    <w:rsid w:val="004F7303"/>
    <w:rsid w:val="00501E1F"/>
    <w:rsid w:val="00503520"/>
    <w:rsid w:val="00503728"/>
    <w:rsid w:val="00503A55"/>
    <w:rsid w:val="00504FB1"/>
    <w:rsid w:val="0050695A"/>
    <w:rsid w:val="00510123"/>
    <w:rsid w:val="005104C5"/>
    <w:rsid w:val="005104D5"/>
    <w:rsid w:val="005128C9"/>
    <w:rsid w:val="0051298B"/>
    <w:rsid w:val="00515374"/>
    <w:rsid w:val="005206A7"/>
    <w:rsid w:val="005235B9"/>
    <w:rsid w:val="005272AE"/>
    <w:rsid w:val="0052747B"/>
    <w:rsid w:val="0052783A"/>
    <w:rsid w:val="00530095"/>
    <w:rsid w:val="00531998"/>
    <w:rsid w:val="005320DC"/>
    <w:rsid w:val="00534816"/>
    <w:rsid w:val="00535BFD"/>
    <w:rsid w:val="0053638B"/>
    <w:rsid w:val="0054115F"/>
    <w:rsid w:val="0054156D"/>
    <w:rsid w:val="005415E3"/>
    <w:rsid w:val="00541B26"/>
    <w:rsid w:val="00541B3C"/>
    <w:rsid w:val="00541CE2"/>
    <w:rsid w:val="00542704"/>
    <w:rsid w:val="00542C93"/>
    <w:rsid w:val="0054637E"/>
    <w:rsid w:val="0055153E"/>
    <w:rsid w:val="00551E1F"/>
    <w:rsid w:val="00553B48"/>
    <w:rsid w:val="00554C88"/>
    <w:rsid w:val="00555845"/>
    <w:rsid w:val="00555F10"/>
    <w:rsid w:val="00556223"/>
    <w:rsid w:val="00556B60"/>
    <w:rsid w:val="00557300"/>
    <w:rsid w:val="00557F53"/>
    <w:rsid w:val="0056302E"/>
    <w:rsid w:val="00563D75"/>
    <w:rsid w:val="00563E5D"/>
    <w:rsid w:val="005645EF"/>
    <w:rsid w:val="00565D7B"/>
    <w:rsid w:val="00566072"/>
    <w:rsid w:val="0056689B"/>
    <w:rsid w:val="005711A3"/>
    <w:rsid w:val="005715E7"/>
    <w:rsid w:val="0057406F"/>
    <w:rsid w:val="00575F25"/>
    <w:rsid w:val="00575FBA"/>
    <w:rsid w:val="005763A8"/>
    <w:rsid w:val="0057659C"/>
    <w:rsid w:val="0057756F"/>
    <w:rsid w:val="0058012A"/>
    <w:rsid w:val="00581CD4"/>
    <w:rsid w:val="005828CD"/>
    <w:rsid w:val="00582968"/>
    <w:rsid w:val="005832CF"/>
    <w:rsid w:val="00583319"/>
    <w:rsid w:val="00583420"/>
    <w:rsid w:val="0058468D"/>
    <w:rsid w:val="00584E4D"/>
    <w:rsid w:val="00586081"/>
    <w:rsid w:val="005876FF"/>
    <w:rsid w:val="00590309"/>
    <w:rsid w:val="0059246B"/>
    <w:rsid w:val="00592839"/>
    <w:rsid w:val="005965DC"/>
    <w:rsid w:val="005A05EB"/>
    <w:rsid w:val="005A1A5C"/>
    <w:rsid w:val="005A213F"/>
    <w:rsid w:val="005B070E"/>
    <w:rsid w:val="005B11A4"/>
    <w:rsid w:val="005B2184"/>
    <w:rsid w:val="005B2241"/>
    <w:rsid w:val="005B3C1C"/>
    <w:rsid w:val="005B58B2"/>
    <w:rsid w:val="005B5ED0"/>
    <w:rsid w:val="005B6107"/>
    <w:rsid w:val="005C1965"/>
    <w:rsid w:val="005C22CF"/>
    <w:rsid w:val="005C23EE"/>
    <w:rsid w:val="005C3527"/>
    <w:rsid w:val="005C361D"/>
    <w:rsid w:val="005C51F1"/>
    <w:rsid w:val="005C7349"/>
    <w:rsid w:val="005D0255"/>
    <w:rsid w:val="005D03C5"/>
    <w:rsid w:val="005D0593"/>
    <w:rsid w:val="005D2339"/>
    <w:rsid w:val="005D2982"/>
    <w:rsid w:val="005D3AF5"/>
    <w:rsid w:val="005D466B"/>
    <w:rsid w:val="005D4967"/>
    <w:rsid w:val="005D7B53"/>
    <w:rsid w:val="005D7E4A"/>
    <w:rsid w:val="005E051F"/>
    <w:rsid w:val="005E3764"/>
    <w:rsid w:val="005E403C"/>
    <w:rsid w:val="005E4CD9"/>
    <w:rsid w:val="005E5068"/>
    <w:rsid w:val="005E78DA"/>
    <w:rsid w:val="005E7A79"/>
    <w:rsid w:val="005F1B5B"/>
    <w:rsid w:val="005F1D0C"/>
    <w:rsid w:val="005F30FC"/>
    <w:rsid w:val="005F3190"/>
    <w:rsid w:val="005F3733"/>
    <w:rsid w:val="005F392E"/>
    <w:rsid w:val="005F4662"/>
    <w:rsid w:val="005F5136"/>
    <w:rsid w:val="005F5C46"/>
    <w:rsid w:val="006020A1"/>
    <w:rsid w:val="006033FE"/>
    <w:rsid w:val="006036A0"/>
    <w:rsid w:val="00603FBE"/>
    <w:rsid w:val="006040D9"/>
    <w:rsid w:val="00606A70"/>
    <w:rsid w:val="006077A3"/>
    <w:rsid w:val="00607E67"/>
    <w:rsid w:val="00610B4C"/>
    <w:rsid w:val="006115E3"/>
    <w:rsid w:val="006118A8"/>
    <w:rsid w:val="00612007"/>
    <w:rsid w:val="00612443"/>
    <w:rsid w:val="0061247A"/>
    <w:rsid w:val="006124C1"/>
    <w:rsid w:val="00617123"/>
    <w:rsid w:val="006171F8"/>
    <w:rsid w:val="00621225"/>
    <w:rsid w:val="00623BE4"/>
    <w:rsid w:val="006241D4"/>
    <w:rsid w:val="0062420B"/>
    <w:rsid w:val="00625B6E"/>
    <w:rsid w:val="00625E33"/>
    <w:rsid w:val="0062643B"/>
    <w:rsid w:val="00626469"/>
    <w:rsid w:val="006272A3"/>
    <w:rsid w:val="00632129"/>
    <w:rsid w:val="00633658"/>
    <w:rsid w:val="00633A22"/>
    <w:rsid w:val="00635A93"/>
    <w:rsid w:val="00637AF5"/>
    <w:rsid w:val="00640819"/>
    <w:rsid w:val="006412FF"/>
    <w:rsid w:val="00641310"/>
    <w:rsid w:val="00642592"/>
    <w:rsid w:val="00643750"/>
    <w:rsid w:val="006446BE"/>
    <w:rsid w:val="006459CA"/>
    <w:rsid w:val="00646B4B"/>
    <w:rsid w:val="00647097"/>
    <w:rsid w:val="0065172F"/>
    <w:rsid w:val="0065293D"/>
    <w:rsid w:val="006579B9"/>
    <w:rsid w:val="00657BCF"/>
    <w:rsid w:val="00661095"/>
    <w:rsid w:val="00661C93"/>
    <w:rsid w:val="00663563"/>
    <w:rsid w:val="00665EF2"/>
    <w:rsid w:val="00666318"/>
    <w:rsid w:val="0066650C"/>
    <w:rsid w:val="006666A3"/>
    <w:rsid w:val="00667B56"/>
    <w:rsid w:val="0067138D"/>
    <w:rsid w:val="00671B30"/>
    <w:rsid w:val="006734B1"/>
    <w:rsid w:val="00674518"/>
    <w:rsid w:val="00675EA0"/>
    <w:rsid w:val="00676E87"/>
    <w:rsid w:val="006804E0"/>
    <w:rsid w:val="0068061B"/>
    <w:rsid w:val="00682031"/>
    <w:rsid w:val="006831EE"/>
    <w:rsid w:val="006854EC"/>
    <w:rsid w:val="0068588B"/>
    <w:rsid w:val="00687641"/>
    <w:rsid w:val="00693CEA"/>
    <w:rsid w:val="006952EC"/>
    <w:rsid w:val="0069643C"/>
    <w:rsid w:val="006A0AB8"/>
    <w:rsid w:val="006A1246"/>
    <w:rsid w:val="006A319B"/>
    <w:rsid w:val="006A3B2A"/>
    <w:rsid w:val="006A4B27"/>
    <w:rsid w:val="006A59B1"/>
    <w:rsid w:val="006B06E9"/>
    <w:rsid w:val="006B2CC2"/>
    <w:rsid w:val="006B34CE"/>
    <w:rsid w:val="006B38D3"/>
    <w:rsid w:val="006B3BBB"/>
    <w:rsid w:val="006B3F3D"/>
    <w:rsid w:val="006B7459"/>
    <w:rsid w:val="006C0993"/>
    <w:rsid w:val="006C1E0B"/>
    <w:rsid w:val="006C2919"/>
    <w:rsid w:val="006C336F"/>
    <w:rsid w:val="006C36A4"/>
    <w:rsid w:val="006C42E4"/>
    <w:rsid w:val="006C50DE"/>
    <w:rsid w:val="006D03B5"/>
    <w:rsid w:val="006D0F30"/>
    <w:rsid w:val="006D280E"/>
    <w:rsid w:val="006D3321"/>
    <w:rsid w:val="006D3DC3"/>
    <w:rsid w:val="006D4E2E"/>
    <w:rsid w:val="006D6418"/>
    <w:rsid w:val="006D7379"/>
    <w:rsid w:val="006E023F"/>
    <w:rsid w:val="006E0789"/>
    <w:rsid w:val="006E0B6D"/>
    <w:rsid w:val="006E186A"/>
    <w:rsid w:val="006E1ECC"/>
    <w:rsid w:val="006E5CBC"/>
    <w:rsid w:val="006E5F27"/>
    <w:rsid w:val="006F1708"/>
    <w:rsid w:val="006F3404"/>
    <w:rsid w:val="00700514"/>
    <w:rsid w:val="00700B6C"/>
    <w:rsid w:val="00703B99"/>
    <w:rsid w:val="007043A2"/>
    <w:rsid w:val="00704CA2"/>
    <w:rsid w:val="00705AB7"/>
    <w:rsid w:val="00707467"/>
    <w:rsid w:val="00707B80"/>
    <w:rsid w:val="00711E1B"/>
    <w:rsid w:val="00711F63"/>
    <w:rsid w:val="0071212F"/>
    <w:rsid w:val="0071215D"/>
    <w:rsid w:val="0071363B"/>
    <w:rsid w:val="007171B9"/>
    <w:rsid w:val="00720AB7"/>
    <w:rsid w:val="00720ECC"/>
    <w:rsid w:val="00721486"/>
    <w:rsid w:val="00722424"/>
    <w:rsid w:val="00722840"/>
    <w:rsid w:val="00723EAA"/>
    <w:rsid w:val="0072460B"/>
    <w:rsid w:val="00724904"/>
    <w:rsid w:val="0072531A"/>
    <w:rsid w:val="0073122D"/>
    <w:rsid w:val="00731F32"/>
    <w:rsid w:val="00732CCB"/>
    <w:rsid w:val="007339C3"/>
    <w:rsid w:val="00733EE5"/>
    <w:rsid w:val="00733FB1"/>
    <w:rsid w:val="00734B3A"/>
    <w:rsid w:val="00735B23"/>
    <w:rsid w:val="00735CD8"/>
    <w:rsid w:val="00740D47"/>
    <w:rsid w:val="007416FE"/>
    <w:rsid w:val="00742ABA"/>
    <w:rsid w:val="007430BC"/>
    <w:rsid w:val="00743118"/>
    <w:rsid w:val="00743C8E"/>
    <w:rsid w:val="007447D6"/>
    <w:rsid w:val="00745EF5"/>
    <w:rsid w:val="00746E59"/>
    <w:rsid w:val="007503D2"/>
    <w:rsid w:val="00750B09"/>
    <w:rsid w:val="00750F55"/>
    <w:rsid w:val="0075233C"/>
    <w:rsid w:val="0075550C"/>
    <w:rsid w:val="0076012D"/>
    <w:rsid w:val="00763D0D"/>
    <w:rsid w:val="00764B9A"/>
    <w:rsid w:val="0076558F"/>
    <w:rsid w:val="00765732"/>
    <w:rsid w:val="00766B12"/>
    <w:rsid w:val="00767A27"/>
    <w:rsid w:val="007717BB"/>
    <w:rsid w:val="00771A75"/>
    <w:rsid w:val="007721DD"/>
    <w:rsid w:val="00772694"/>
    <w:rsid w:val="00772B9B"/>
    <w:rsid w:val="007740E0"/>
    <w:rsid w:val="00774DA0"/>
    <w:rsid w:val="00776CE5"/>
    <w:rsid w:val="0077767C"/>
    <w:rsid w:val="00777D2E"/>
    <w:rsid w:val="007804A4"/>
    <w:rsid w:val="0078105F"/>
    <w:rsid w:val="00781148"/>
    <w:rsid w:val="0078348D"/>
    <w:rsid w:val="0078362F"/>
    <w:rsid w:val="0078470A"/>
    <w:rsid w:val="00785CB8"/>
    <w:rsid w:val="00790836"/>
    <w:rsid w:val="007918C5"/>
    <w:rsid w:val="00792438"/>
    <w:rsid w:val="00792633"/>
    <w:rsid w:val="00792864"/>
    <w:rsid w:val="00793796"/>
    <w:rsid w:val="00793B37"/>
    <w:rsid w:val="007953EA"/>
    <w:rsid w:val="00795A58"/>
    <w:rsid w:val="007964C1"/>
    <w:rsid w:val="00796D3F"/>
    <w:rsid w:val="007A0774"/>
    <w:rsid w:val="007A0CBF"/>
    <w:rsid w:val="007A0EFF"/>
    <w:rsid w:val="007A0FFF"/>
    <w:rsid w:val="007A23C3"/>
    <w:rsid w:val="007A323F"/>
    <w:rsid w:val="007A44B8"/>
    <w:rsid w:val="007A50CF"/>
    <w:rsid w:val="007A5F69"/>
    <w:rsid w:val="007A681D"/>
    <w:rsid w:val="007A7DAF"/>
    <w:rsid w:val="007B077F"/>
    <w:rsid w:val="007B636A"/>
    <w:rsid w:val="007B7528"/>
    <w:rsid w:val="007B75BD"/>
    <w:rsid w:val="007B7A98"/>
    <w:rsid w:val="007C1DC5"/>
    <w:rsid w:val="007C2644"/>
    <w:rsid w:val="007C6F00"/>
    <w:rsid w:val="007C78E3"/>
    <w:rsid w:val="007D1113"/>
    <w:rsid w:val="007D2E5F"/>
    <w:rsid w:val="007D5777"/>
    <w:rsid w:val="007D57AA"/>
    <w:rsid w:val="007E0065"/>
    <w:rsid w:val="007E0D54"/>
    <w:rsid w:val="007E0FCA"/>
    <w:rsid w:val="007E1F92"/>
    <w:rsid w:val="007E5AD5"/>
    <w:rsid w:val="007E6015"/>
    <w:rsid w:val="007E63C4"/>
    <w:rsid w:val="007F05EF"/>
    <w:rsid w:val="007F1065"/>
    <w:rsid w:val="007F10AB"/>
    <w:rsid w:val="007F22E3"/>
    <w:rsid w:val="007F2948"/>
    <w:rsid w:val="007F4DC3"/>
    <w:rsid w:val="007F523B"/>
    <w:rsid w:val="007F528A"/>
    <w:rsid w:val="007F5471"/>
    <w:rsid w:val="007F7102"/>
    <w:rsid w:val="007F74F8"/>
    <w:rsid w:val="007F7533"/>
    <w:rsid w:val="007F7B0C"/>
    <w:rsid w:val="0080049D"/>
    <w:rsid w:val="00801238"/>
    <w:rsid w:val="008020F9"/>
    <w:rsid w:val="00803D5B"/>
    <w:rsid w:val="0080526D"/>
    <w:rsid w:val="00805F80"/>
    <w:rsid w:val="00810A04"/>
    <w:rsid w:val="00810DA5"/>
    <w:rsid w:val="00811D20"/>
    <w:rsid w:val="0081292A"/>
    <w:rsid w:val="00813475"/>
    <w:rsid w:val="00814040"/>
    <w:rsid w:val="00814C95"/>
    <w:rsid w:val="00815A26"/>
    <w:rsid w:val="008166EF"/>
    <w:rsid w:val="00820154"/>
    <w:rsid w:val="008203D0"/>
    <w:rsid w:val="008207D3"/>
    <w:rsid w:val="008244AC"/>
    <w:rsid w:val="00825F04"/>
    <w:rsid w:val="008263AC"/>
    <w:rsid w:val="0082717E"/>
    <w:rsid w:val="00830CB6"/>
    <w:rsid w:val="00832E63"/>
    <w:rsid w:val="0083337C"/>
    <w:rsid w:val="008343ED"/>
    <w:rsid w:val="0083507D"/>
    <w:rsid w:val="00836111"/>
    <w:rsid w:val="00837A33"/>
    <w:rsid w:val="00840E5B"/>
    <w:rsid w:val="00844D2C"/>
    <w:rsid w:val="00844F7C"/>
    <w:rsid w:val="0084537B"/>
    <w:rsid w:val="00845990"/>
    <w:rsid w:val="00847DC5"/>
    <w:rsid w:val="008502A8"/>
    <w:rsid w:val="008506C2"/>
    <w:rsid w:val="0085162D"/>
    <w:rsid w:val="00851CFF"/>
    <w:rsid w:val="00854124"/>
    <w:rsid w:val="0085561C"/>
    <w:rsid w:val="00856F33"/>
    <w:rsid w:val="0086114E"/>
    <w:rsid w:val="00861F8F"/>
    <w:rsid w:val="00864E6E"/>
    <w:rsid w:val="00865531"/>
    <w:rsid w:val="00865D88"/>
    <w:rsid w:val="00866E1E"/>
    <w:rsid w:val="0087125D"/>
    <w:rsid w:val="00871486"/>
    <w:rsid w:val="00872353"/>
    <w:rsid w:val="0087276B"/>
    <w:rsid w:val="00872AFD"/>
    <w:rsid w:val="00873D38"/>
    <w:rsid w:val="008745EA"/>
    <w:rsid w:val="00876D8A"/>
    <w:rsid w:val="00877E89"/>
    <w:rsid w:val="008812B3"/>
    <w:rsid w:val="00881C2F"/>
    <w:rsid w:val="008838F2"/>
    <w:rsid w:val="0088450B"/>
    <w:rsid w:val="00884A77"/>
    <w:rsid w:val="00884ABE"/>
    <w:rsid w:val="0088505F"/>
    <w:rsid w:val="008855EC"/>
    <w:rsid w:val="00885606"/>
    <w:rsid w:val="008859DD"/>
    <w:rsid w:val="00887383"/>
    <w:rsid w:val="008873EF"/>
    <w:rsid w:val="00887BD5"/>
    <w:rsid w:val="00890042"/>
    <w:rsid w:val="00890B2A"/>
    <w:rsid w:val="00891815"/>
    <w:rsid w:val="00891DB3"/>
    <w:rsid w:val="0089332C"/>
    <w:rsid w:val="00894080"/>
    <w:rsid w:val="008941AD"/>
    <w:rsid w:val="00894785"/>
    <w:rsid w:val="0089535B"/>
    <w:rsid w:val="00895E8F"/>
    <w:rsid w:val="008968EF"/>
    <w:rsid w:val="00896C45"/>
    <w:rsid w:val="008A01BA"/>
    <w:rsid w:val="008A02FC"/>
    <w:rsid w:val="008A1667"/>
    <w:rsid w:val="008A75D3"/>
    <w:rsid w:val="008A7E30"/>
    <w:rsid w:val="008B3354"/>
    <w:rsid w:val="008B5DCE"/>
    <w:rsid w:val="008B5EA9"/>
    <w:rsid w:val="008B6771"/>
    <w:rsid w:val="008B7364"/>
    <w:rsid w:val="008B7D65"/>
    <w:rsid w:val="008B7F76"/>
    <w:rsid w:val="008C16BB"/>
    <w:rsid w:val="008C19D3"/>
    <w:rsid w:val="008C1DE6"/>
    <w:rsid w:val="008C30D6"/>
    <w:rsid w:val="008C367F"/>
    <w:rsid w:val="008C56EA"/>
    <w:rsid w:val="008C6D16"/>
    <w:rsid w:val="008C72C7"/>
    <w:rsid w:val="008C7C00"/>
    <w:rsid w:val="008D1548"/>
    <w:rsid w:val="008D2E36"/>
    <w:rsid w:val="008D3627"/>
    <w:rsid w:val="008D3A41"/>
    <w:rsid w:val="008D4336"/>
    <w:rsid w:val="008D62D3"/>
    <w:rsid w:val="008D6362"/>
    <w:rsid w:val="008D63FB"/>
    <w:rsid w:val="008E0358"/>
    <w:rsid w:val="008E19A3"/>
    <w:rsid w:val="008E20A1"/>
    <w:rsid w:val="008E255A"/>
    <w:rsid w:val="008E454D"/>
    <w:rsid w:val="008E7CC9"/>
    <w:rsid w:val="008F0250"/>
    <w:rsid w:val="008F2040"/>
    <w:rsid w:val="008F2662"/>
    <w:rsid w:val="008F4461"/>
    <w:rsid w:val="008F703C"/>
    <w:rsid w:val="00900AE5"/>
    <w:rsid w:val="00902EDE"/>
    <w:rsid w:val="00903E29"/>
    <w:rsid w:val="009044D0"/>
    <w:rsid w:val="00904B4A"/>
    <w:rsid w:val="009052BC"/>
    <w:rsid w:val="00905BD1"/>
    <w:rsid w:val="00906865"/>
    <w:rsid w:val="009103D0"/>
    <w:rsid w:val="00911935"/>
    <w:rsid w:val="00912579"/>
    <w:rsid w:val="0091385E"/>
    <w:rsid w:val="00915FDB"/>
    <w:rsid w:val="00916063"/>
    <w:rsid w:val="0091640F"/>
    <w:rsid w:val="00917691"/>
    <w:rsid w:val="00920B14"/>
    <w:rsid w:val="0092182C"/>
    <w:rsid w:val="00923075"/>
    <w:rsid w:val="00923F0C"/>
    <w:rsid w:val="00923F68"/>
    <w:rsid w:val="0092503C"/>
    <w:rsid w:val="00925F22"/>
    <w:rsid w:val="009273BD"/>
    <w:rsid w:val="0092755D"/>
    <w:rsid w:val="00931C62"/>
    <w:rsid w:val="00931EEB"/>
    <w:rsid w:val="009328F7"/>
    <w:rsid w:val="00933A88"/>
    <w:rsid w:val="0093473F"/>
    <w:rsid w:val="00935AA8"/>
    <w:rsid w:val="00935F86"/>
    <w:rsid w:val="0093665D"/>
    <w:rsid w:val="0093746A"/>
    <w:rsid w:val="00937E0D"/>
    <w:rsid w:val="00937FB3"/>
    <w:rsid w:val="00941372"/>
    <w:rsid w:val="00941D07"/>
    <w:rsid w:val="009426C7"/>
    <w:rsid w:val="00943635"/>
    <w:rsid w:val="00943B8F"/>
    <w:rsid w:val="00943CB6"/>
    <w:rsid w:val="00944218"/>
    <w:rsid w:val="009453F3"/>
    <w:rsid w:val="00945F56"/>
    <w:rsid w:val="00947C29"/>
    <w:rsid w:val="009500E1"/>
    <w:rsid w:val="009521AC"/>
    <w:rsid w:val="009529C1"/>
    <w:rsid w:val="00952F94"/>
    <w:rsid w:val="0095321D"/>
    <w:rsid w:val="00953EDF"/>
    <w:rsid w:val="009541EB"/>
    <w:rsid w:val="00954C14"/>
    <w:rsid w:val="00954D7A"/>
    <w:rsid w:val="00955524"/>
    <w:rsid w:val="009568F6"/>
    <w:rsid w:val="00957C17"/>
    <w:rsid w:val="00957DBB"/>
    <w:rsid w:val="00957E2A"/>
    <w:rsid w:val="0096002B"/>
    <w:rsid w:val="009611EA"/>
    <w:rsid w:val="009631AD"/>
    <w:rsid w:val="009638B4"/>
    <w:rsid w:val="0096435E"/>
    <w:rsid w:val="00964A85"/>
    <w:rsid w:val="00965671"/>
    <w:rsid w:val="00965EB3"/>
    <w:rsid w:val="00966F13"/>
    <w:rsid w:val="009728D1"/>
    <w:rsid w:val="00972DFB"/>
    <w:rsid w:val="00974372"/>
    <w:rsid w:val="00975F94"/>
    <w:rsid w:val="009811B9"/>
    <w:rsid w:val="00981C4E"/>
    <w:rsid w:val="00981CBA"/>
    <w:rsid w:val="009826CD"/>
    <w:rsid w:val="00983335"/>
    <w:rsid w:val="00983478"/>
    <w:rsid w:val="009835A8"/>
    <w:rsid w:val="00983E57"/>
    <w:rsid w:val="00983EC1"/>
    <w:rsid w:val="00984FD8"/>
    <w:rsid w:val="00986F8A"/>
    <w:rsid w:val="00987E68"/>
    <w:rsid w:val="00990E20"/>
    <w:rsid w:val="00991C47"/>
    <w:rsid w:val="00991C4B"/>
    <w:rsid w:val="00992441"/>
    <w:rsid w:val="0099299A"/>
    <w:rsid w:val="0099344D"/>
    <w:rsid w:val="009934A0"/>
    <w:rsid w:val="00995025"/>
    <w:rsid w:val="00995FA3"/>
    <w:rsid w:val="009A00B6"/>
    <w:rsid w:val="009A0B86"/>
    <w:rsid w:val="009A1150"/>
    <w:rsid w:val="009A18C5"/>
    <w:rsid w:val="009A1C87"/>
    <w:rsid w:val="009A55E4"/>
    <w:rsid w:val="009A626A"/>
    <w:rsid w:val="009A7F1C"/>
    <w:rsid w:val="009B0C5C"/>
    <w:rsid w:val="009B10D1"/>
    <w:rsid w:val="009B28E3"/>
    <w:rsid w:val="009B29A2"/>
    <w:rsid w:val="009B53CC"/>
    <w:rsid w:val="009B5B74"/>
    <w:rsid w:val="009B69F2"/>
    <w:rsid w:val="009B7850"/>
    <w:rsid w:val="009B7D35"/>
    <w:rsid w:val="009C1607"/>
    <w:rsid w:val="009C1A73"/>
    <w:rsid w:val="009C246B"/>
    <w:rsid w:val="009C4AC5"/>
    <w:rsid w:val="009C4BBD"/>
    <w:rsid w:val="009C5177"/>
    <w:rsid w:val="009C5408"/>
    <w:rsid w:val="009C567E"/>
    <w:rsid w:val="009C7B59"/>
    <w:rsid w:val="009D0E8B"/>
    <w:rsid w:val="009D25BE"/>
    <w:rsid w:val="009D6A15"/>
    <w:rsid w:val="009D7EE4"/>
    <w:rsid w:val="009E2C26"/>
    <w:rsid w:val="009E45B0"/>
    <w:rsid w:val="009E62EA"/>
    <w:rsid w:val="009E6CF7"/>
    <w:rsid w:val="009E6D6C"/>
    <w:rsid w:val="009F0FEA"/>
    <w:rsid w:val="009F25A4"/>
    <w:rsid w:val="009F4771"/>
    <w:rsid w:val="009F4E17"/>
    <w:rsid w:val="009F4EED"/>
    <w:rsid w:val="009F55AD"/>
    <w:rsid w:val="009F6D97"/>
    <w:rsid w:val="009F75E6"/>
    <w:rsid w:val="00A01134"/>
    <w:rsid w:val="00A024D3"/>
    <w:rsid w:val="00A02FEF"/>
    <w:rsid w:val="00A031B8"/>
    <w:rsid w:val="00A042A0"/>
    <w:rsid w:val="00A043A9"/>
    <w:rsid w:val="00A059CE"/>
    <w:rsid w:val="00A06FD8"/>
    <w:rsid w:val="00A07698"/>
    <w:rsid w:val="00A10DA8"/>
    <w:rsid w:val="00A11CD4"/>
    <w:rsid w:val="00A14BD9"/>
    <w:rsid w:val="00A20F5B"/>
    <w:rsid w:val="00A21501"/>
    <w:rsid w:val="00A229EC"/>
    <w:rsid w:val="00A2405F"/>
    <w:rsid w:val="00A247B9"/>
    <w:rsid w:val="00A25396"/>
    <w:rsid w:val="00A26217"/>
    <w:rsid w:val="00A26316"/>
    <w:rsid w:val="00A268BA"/>
    <w:rsid w:val="00A30A23"/>
    <w:rsid w:val="00A331A3"/>
    <w:rsid w:val="00A342CA"/>
    <w:rsid w:val="00A361D1"/>
    <w:rsid w:val="00A40153"/>
    <w:rsid w:val="00A418DA"/>
    <w:rsid w:val="00A4291F"/>
    <w:rsid w:val="00A43B0A"/>
    <w:rsid w:val="00A43ED5"/>
    <w:rsid w:val="00A442DF"/>
    <w:rsid w:val="00A45B4B"/>
    <w:rsid w:val="00A50815"/>
    <w:rsid w:val="00A51812"/>
    <w:rsid w:val="00A55489"/>
    <w:rsid w:val="00A55575"/>
    <w:rsid w:val="00A555D7"/>
    <w:rsid w:val="00A563BC"/>
    <w:rsid w:val="00A57876"/>
    <w:rsid w:val="00A60BD4"/>
    <w:rsid w:val="00A60C2F"/>
    <w:rsid w:val="00A61579"/>
    <w:rsid w:val="00A62C12"/>
    <w:rsid w:val="00A62E38"/>
    <w:rsid w:val="00A630F6"/>
    <w:rsid w:val="00A65124"/>
    <w:rsid w:val="00A67033"/>
    <w:rsid w:val="00A70902"/>
    <w:rsid w:val="00A71BFE"/>
    <w:rsid w:val="00A737E1"/>
    <w:rsid w:val="00A74616"/>
    <w:rsid w:val="00A74A91"/>
    <w:rsid w:val="00A76E6B"/>
    <w:rsid w:val="00A774BF"/>
    <w:rsid w:val="00A811AE"/>
    <w:rsid w:val="00A8155C"/>
    <w:rsid w:val="00A82651"/>
    <w:rsid w:val="00A82F0D"/>
    <w:rsid w:val="00A8371D"/>
    <w:rsid w:val="00A83FA9"/>
    <w:rsid w:val="00A858F4"/>
    <w:rsid w:val="00A86653"/>
    <w:rsid w:val="00A87FDC"/>
    <w:rsid w:val="00A9035A"/>
    <w:rsid w:val="00A92203"/>
    <w:rsid w:val="00A94439"/>
    <w:rsid w:val="00AA2855"/>
    <w:rsid w:val="00AA2ABD"/>
    <w:rsid w:val="00AA366E"/>
    <w:rsid w:val="00AA74F3"/>
    <w:rsid w:val="00AA75C9"/>
    <w:rsid w:val="00AB1A66"/>
    <w:rsid w:val="00AB206A"/>
    <w:rsid w:val="00AB20F5"/>
    <w:rsid w:val="00AB3280"/>
    <w:rsid w:val="00AB3A72"/>
    <w:rsid w:val="00AB4CBC"/>
    <w:rsid w:val="00AB7396"/>
    <w:rsid w:val="00AB7CC6"/>
    <w:rsid w:val="00AC03AA"/>
    <w:rsid w:val="00AC1302"/>
    <w:rsid w:val="00AC5157"/>
    <w:rsid w:val="00AC5B99"/>
    <w:rsid w:val="00AC63ED"/>
    <w:rsid w:val="00AC6772"/>
    <w:rsid w:val="00AC6C20"/>
    <w:rsid w:val="00AD01E4"/>
    <w:rsid w:val="00AD0481"/>
    <w:rsid w:val="00AD052E"/>
    <w:rsid w:val="00AD350E"/>
    <w:rsid w:val="00AD3EB9"/>
    <w:rsid w:val="00AD531A"/>
    <w:rsid w:val="00AD6604"/>
    <w:rsid w:val="00AD6E4E"/>
    <w:rsid w:val="00AD721D"/>
    <w:rsid w:val="00AE1EA9"/>
    <w:rsid w:val="00AE2F98"/>
    <w:rsid w:val="00AE4C20"/>
    <w:rsid w:val="00AE6278"/>
    <w:rsid w:val="00AE6ABE"/>
    <w:rsid w:val="00AE7760"/>
    <w:rsid w:val="00AE79E3"/>
    <w:rsid w:val="00AF006F"/>
    <w:rsid w:val="00AF3212"/>
    <w:rsid w:val="00AF35C5"/>
    <w:rsid w:val="00AF40E1"/>
    <w:rsid w:val="00AF50EF"/>
    <w:rsid w:val="00AF7E03"/>
    <w:rsid w:val="00B00C66"/>
    <w:rsid w:val="00B01B49"/>
    <w:rsid w:val="00B04A54"/>
    <w:rsid w:val="00B05B9C"/>
    <w:rsid w:val="00B06C35"/>
    <w:rsid w:val="00B0763E"/>
    <w:rsid w:val="00B076D3"/>
    <w:rsid w:val="00B07F04"/>
    <w:rsid w:val="00B10ACA"/>
    <w:rsid w:val="00B1503E"/>
    <w:rsid w:val="00B15121"/>
    <w:rsid w:val="00B15948"/>
    <w:rsid w:val="00B15EC2"/>
    <w:rsid w:val="00B20475"/>
    <w:rsid w:val="00B204D9"/>
    <w:rsid w:val="00B20FF7"/>
    <w:rsid w:val="00B225E6"/>
    <w:rsid w:val="00B22B5B"/>
    <w:rsid w:val="00B25999"/>
    <w:rsid w:val="00B26A14"/>
    <w:rsid w:val="00B3084A"/>
    <w:rsid w:val="00B3199E"/>
    <w:rsid w:val="00B31FBC"/>
    <w:rsid w:val="00B34AD1"/>
    <w:rsid w:val="00B368CD"/>
    <w:rsid w:val="00B36E49"/>
    <w:rsid w:val="00B3702C"/>
    <w:rsid w:val="00B41728"/>
    <w:rsid w:val="00B41F3D"/>
    <w:rsid w:val="00B4253D"/>
    <w:rsid w:val="00B433A2"/>
    <w:rsid w:val="00B43D20"/>
    <w:rsid w:val="00B44958"/>
    <w:rsid w:val="00B44FBF"/>
    <w:rsid w:val="00B507CB"/>
    <w:rsid w:val="00B509AD"/>
    <w:rsid w:val="00B51649"/>
    <w:rsid w:val="00B5224A"/>
    <w:rsid w:val="00B53199"/>
    <w:rsid w:val="00B53894"/>
    <w:rsid w:val="00B5529E"/>
    <w:rsid w:val="00B562CC"/>
    <w:rsid w:val="00B575A0"/>
    <w:rsid w:val="00B57AB2"/>
    <w:rsid w:val="00B60E53"/>
    <w:rsid w:val="00B628F3"/>
    <w:rsid w:val="00B62CD8"/>
    <w:rsid w:val="00B62D09"/>
    <w:rsid w:val="00B6380B"/>
    <w:rsid w:val="00B63DC4"/>
    <w:rsid w:val="00B669C7"/>
    <w:rsid w:val="00B66DD8"/>
    <w:rsid w:val="00B67F6E"/>
    <w:rsid w:val="00B7102E"/>
    <w:rsid w:val="00B71073"/>
    <w:rsid w:val="00B71874"/>
    <w:rsid w:val="00B7208C"/>
    <w:rsid w:val="00B75EBE"/>
    <w:rsid w:val="00B7711D"/>
    <w:rsid w:val="00B809A2"/>
    <w:rsid w:val="00B80A56"/>
    <w:rsid w:val="00B80B87"/>
    <w:rsid w:val="00B80F3F"/>
    <w:rsid w:val="00B8117D"/>
    <w:rsid w:val="00B91B2B"/>
    <w:rsid w:val="00B92B54"/>
    <w:rsid w:val="00B9370F"/>
    <w:rsid w:val="00B94A98"/>
    <w:rsid w:val="00B95782"/>
    <w:rsid w:val="00B95E55"/>
    <w:rsid w:val="00B96E23"/>
    <w:rsid w:val="00BA02F0"/>
    <w:rsid w:val="00BA1FA1"/>
    <w:rsid w:val="00BA4F9D"/>
    <w:rsid w:val="00BA50FB"/>
    <w:rsid w:val="00BA5E6A"/>
    <w:rsid w:val="00BA68D4"/>
    <w:rsid w:val="00BB3191"/>
    <w:rsid w:val="00BB3CFD"/>
    <w:rsid w:val="00BB4035"/>
    <w:rsid w:val="00BB484F"/>
    <w:rsid w:val="00BB65E6"/>
    <w:rsid w:val="00BC0F81"/>
    <w:rsid w:val="00BC1DFF"/>
    <w:rsid w:val="00BC24EA"/>
    <w:rsid w:val="00BC55B9"/>
    <w:rsid w:val="00BC6456"/>
    <w:rsid w:val="00BC7B34"/>
    <w:rsid w:val="00BC7E0B"/>
    <w:rsid w:val="00BD07EB"/>
    <w:rsid w:val="00BD0824"/>
    <w:rsid w:val="00BD0854"/>
    <w:rsid w:val="00BD141A"/>
    <w:rsid w:val="00BD1C3F"/>
    <w:rsid w:val="00BD3155"/>
    <w:rsid w:val="00BD38A0"/>
    <w:rsid w:val="00BD3FB2"/>
    <w:rsid w:val="00BD6DEF"/>
    <w:rsid w:val="00BE0093"/>
    <w:rsid w:val="00BE07BB"/>
    <w:rsid w:val="00BE07FA"/>
    <w:rsid w:val="00BE1009"/>
    <w:rsid w:val="00BE246D"/>
    <w:rsid w:val="00BE26B2"/>
    <w:rsid w:val="00BE2D36"/>
    <w:rsid w:val="00BE32C8"/>
    <w:rsid w:val="00BE363E"/>
    <w:rsid w:val="00BE3D2D"/>
    <w:rsid w:val="00BE6437"/>
    <w:rsid w:val="00BE6F5B"/>
    <w:rsid w:val="00BF020F"/>
    <w:rsid w:val="00BF04D3"/>
    <w:rsid w:val="00BF38A3"/>
    <w:rsid w:val="00BF441C"/>
    <w:rsid w:val="00BF4BD9"/>
    <w:rsid w:val="00BF52F2"/>
    <w:rsid w:val="00BF5F8D"/>
    <w:rsid w:val="00C02240"/>
    <w:rsid w:val="00C03EB1"/>
    <w:rsid w:val="00C04BE9"/>
    <w:rsid w:val="00C057E3"/>
    <w:rsid w:val="00C065E0"/>
    <w:rsid w:val="00C075EC"/>
    <w:rsid w:val="00C10ADC"/>
    <w:rsid w:val="00C10C0F"/>
    <w:rsid w:val="00C11A92"/>
    <w:rsid w:val="00C12E62"/>
    <w:rsid w:val="00C14399"/>
    <w:rsid w:val="00C1458E"/>
    <w:rsid w:val="00C179B3"/>
    <w:rsid w:val="00C20520"/>
    <w:rsid w:val="00C21C2F"/>
    <w:rsid w:val="00C21D8A"/>
    <w:rsid w:val="00C21DF6"/>
    <w:rsid w:val="00C23B5F"/>
    <w:rsid w:val="00C23E20"/>
    <w:rsid w:val="00C23E51"/>
    <w:rsid w:val="00C25106"/>
    <w:rsid w:val="00C2594A"/>
    <w:rsid w:val="00C25C81"/>
    <w:rsid w:val="00C26FA5"/>
    <w:rsid w:val="00C27B98"/>
    <w:rsid w:val="00C304F8"/>
    <w:rsid w:val="00C307B1"/>
    <w:rsid w:val="00C31E00"/>
    <w:rsid w:val="00C32511"/>
    <w:rsid w:val="00C34FA6"/>
    <w:rsid w:val="00C35CD9"/>
    <w:rsid w:val="00C35D29"/>
    <w:rsid w:val="00C360F8"/>
    <w:rsid w:val="00C3625B"/>
    <w:rsid w:val="00C36877"/>
    <w:rsid w:val="00C36A6F"/>
    <w:rsid w:val="00C372BC"/>
    <w:rsid w:val="00C374E2"/>
    <w:rsid w:val="00C408B6"/>
    <w:rsid w:val="00C40DE8"/>
    <w:rsid w:val="00C41307"/>
    <w:rsid w:val="00C42AC2"/>
    <w:rsid w:val="00C42EFB"/>
    <w:rsid w:val="00C43167"/>
    <w:rsid w:val="00C43C55"/>
    <w:rsid w:val="00C45098"/>
    <w:rsid w:val="00C45CFA"/>
    <w:rsid w:val="00C46B74"/>
    <w:rsid w:val="00C51296"/>
    <w:rsid w:val="00C52411"/>
    <w:rsid w:val="00C56CEF"/>
    <w:rsid w:val="00C579ED"/>
    <w:rsid w:val="00C6099E"/>
    <w:rsid w:val="00C61926"/>
    <w:rsid w:val="00C63895"/>
    <w:rsid w:val="00C63F04"/>
    <w:rsid w:val="00C648FB"/>
    <w:rsid w:val="00C64DD4"/>
    <w:rsid w:val="00C6515B"/>
    <w:rsid w:val="00C6529E"/>
    <w:rsid w:val="00C665B4"/>
    <w:rsid w:val="00C66E6F"/>
    <w:rsid w:val="00C7002E"/>
    <w:rsid w:val="00C726B9"/>
    <w:rsid w:val="00C73084"/>
    <w:rsid w:val="00C745CC"/>
    <w:rsid w:val="00C74E90"/>
    <w:rsid w:val="00C75F10"/>
    <w:rsid w:val="00C76DAA"/>
    <w:rsid w:val="00C831A5"/>
    <w:rsid w:val="00C83D95"/>
    <w:rsid w:val="00C90D49"/>
    <w:rsid w:val="00C91003"/>
    <w:rsid w:val="00C91168"/>
    <w:rsid w:val="00C94856"/>
    <w:rsid w:val="00C96DFC"/>
    <w:rsid w:val="00C96FD4"/>
    <w:rsid w:val="00C970F4"/>
    <w:rsid w:val="00CA0850"/>
    <w:rsid w:val="00CA1A05"/>
    <w:rsid w:val="00CA273D"/>
    <w:rsid w:val="00CA27C3"/>
    <w:rsid w:val="00CA466A"/>
    <w:rsid w:val="00CA68A4"/>
    <w:rsid w:val="00CA6C11"/>
    <w:rsid w:val="00CB0F6E"/>
    <w:rsid w:val="00CB161F"/>
    <w:rsid w:val="00CB34FF"/>
    <w:rsid w:val="00CB4F9A"/>
    <w:rsid w:val="00CB6322"/>
    <w:rsid w:val="00CC1452"/>
    <w:rsid w:val="00CC5CA3"/>
    <w:rsid w:val="00CC63C9"/>
    <w:rsid w:val="00CC65B2"/>
    <w:rsid w:val="00CC71B8"/>
    <w:rsid w:val="00CD082E"/>
    <w:rsid w:val="00CD29D4"/>
    <w:rsid w:val="00CD3A20"/>
    <w:rsid w:val="00CD40AE"/>
    <w:rsid w:val="00CD5D9B"/>
    <w:rsid w:val="00CD77EA"/>
    <w:rsid w:val="00CE0824"/>
    <w:rsid w:val="00CE2E13"/>
    <w:rsid w:val="00CE3489"/>
    <w:rsid w:val="00CE3B3B"/>
    <w:rsid w:val="00CE4FD4"/>
    <w:rsid w:val="00CE55EF"/>
    <w:rsid w:val="00CE5658"/>
    <w:rsid w:val="00CE57AC"/>
    <w:rsid w:val="00CE6E86"/>
    <w:rsid w:val="00CF0351"/>
    <w:rsid w:val="00CF0BDE"/>
    <w:rsid w:val="00CF1419"/>
    <w:rsid w:val="00CF26C1"/>
    <w:rsid w:val="00CF2919"/>
    <w:rsid w:val="00CF3AA8"/>
    <w:rsid w:val="00CF3CD8"/>
    <w:rsid w:val="00CF49ED"/>
    <w:rsid w:val="00CF614D"/>
    <w:rsid w:val="00CF6C7F"/>
    <w:rsid w:val="00CF793E"/>
    <w:rsid w:val="00D01B9A"/>
    <w:rsid w:val="00D039BC"/>
    <w:rsid w:val="00D04740"/>
    <w:rsid w:val="00D07C24"/>
    <w:rsid w:val="00D07CAC"/>
    <w:rsid w:val="00D10020"/>
    <w:rsid w:val="00D11AC9"/>
    <w:rsid w:val="00D12E2F"/>
    <w:rsid w:val="00D137A5"/>
    <w:rsid w:val="00D1533A"/>
    <w:rsid w:val="00D155C2"/>
    <w:rsid w:val="00D1588C"/>
    <w:rsid w:val="00D17C82"/>
    <w:rsid w:val="00D200FC"/>
    <w:rsid w:val="00D21F41"/>
    <w:rsid w:val="00D22F15"/>
    <w:rsid w:val="00D24543"/>
    <w:rsid w:val="00D24710"/>
    <w:rsid w:val="00D24C66"/>
    <w:rsid w:val="00D251DB"/>
    <w:rsid w:val="00D274A8"/>
    <w:rsid w:val="00D27510"/>
    <w:rsid w:val="00D3023B"/>
    <w:rsid w:val="00D3216D"/>
    <w:rsid w:val="00D33BF1"/>
    <w:rsid w:val="00D33EEC"/>
    <w:rsid w:val="00D373E5"/>
    <w:rsid w:val="00D37BE4"/>
    <w:rsid w:val="00D401F6"/>
    <w:rsid w:val="00D425E1"/>
    <w:rsid w:val="00D42817"/>
    <w:rsid w:val="00D42D31"/>
    <w:rsid w:val="00D43492"/>
    <w:rsid w:val="00D434F0"/>
    <w:rsid w:val="00D44109"/>
    <w:rsid w:val="00D467AA"/>
    <w:rsid w:val="00D46DFB"/>
    <w:rsid w:val="00D5182B"/>
    <w:rsid w:val="00D52CDF"/>
    <w:rsid w:val="00D52E20"/>
    <w:rsid w:val="00D53324"/>
    <w:rsid w:val="00D55B59"/>
    <w:rsid w:val="00D604D5"/>
    <w:rsid w:val="00D61181"/>
    <w:rsid w:val="00D6124A"/>
    <w:rsid w:val="00D6297D"/>
    <w:rsid w:val="00D62BEE"/>
    <w:rsid w:val="00D64947"/>
    <w:rsid w:val="00D64BAB"/>
    <w:rsid w:val="00D65C18"/>
    <w:rsid w:val="00D710A4"/>
    <w:rsid w:val="00D72A1C"/>
    <w:rsid w:val="00D7320D"/>
    <w:rsid w:val="00D732AD"/>
    <w:rsid w:val="00D745F2"/>
    <w:rsid w:val="00D749B5"/>
    <w:rsid w:val="00D750B7"/>
    <w:rsid w:val="00D756BE"/>
    <w:rsid w:val="00D7571C"/>
    <w:rsid w:val="00D765A1"/>
    <w:rsid w:val="00D80C92"/>
    <w:rsid w:val="00D81572"/>
    <w:rsid w:val="00D867F8"/>
    <w:rsid w:val="00D87270"/>
    <w:rsid w:val="00D87BAE"/>
    <w:rsid w:val="00D87DA3"/>
    <w:rsid w:val="00D90310"/>
    <w:rsid w:val="00D92282"/>
    <w:rsid w:val="00D942D1"/>
    <w:rsid w:val="00D96289"/>
    <w:rsid w:val="00D962A6"/>
    <w:rsid w:val="00DA0405"/>
    <w:rsid w:val="00DA2F45"/>
    <w:rsid w:val="00DA3293"/>
    <w:rsid w:val="00DA3DEA"/>
    <w:rsid w:val="00DA4EEA"/>
    <w:rsid w:val="00DA6852"/>
    <w:rsid w:val="00DA7A1E"/>
    <w:rsid w:val="00DA7D51"/>
    <w:rsid w:val="00DB0075"/>
    <w:rsid w:val="00DB0103"/>
    <w:rsid w:val="00DB0B2F"/>
    <w:rsid w:val="00DB1935"/>
    <w:rsid w:val="00DB1CEE"/>
    <w:rsid w:val="00DB2DC4"/>
    <w:rsid w:val="00DB38BF"/>
    <w:rsid w:val="00DB57DC"/>
    <w:rsid w:val="00DB5D81"/>
    <w:rsid w:val="00DB6AA3"/>
    <w:rsid w:val="00DC0440"/>
    <w:rsid w:val="00DC0F28"/>
    <w:rsid w:val="00DC202E"/>
    <w:rsid w:val="00DC26F0"/>
    <w:rsid w:val="00DC3077"/>
    <w:rsid w:val="00DC34CC"/>
    <w:rsid w:val="00DC3E74"/>
    <w:rsid w:val="00DC46C0"/>
    <w:rsid w:val="00DC668A"/>
    <w:rsid w:val="00DC6699"/>
    <w:rsid w:val="00DC6CC2"/>
    <w:rsid w:val="00DC72E8"/>
    <w:rsid w:val="00DD071C"/>
    <w:rsid w:val="00DD089B"/>
    <w:rsid w:val="00DD0A06"/>
    <w:rsid w:val="00DD2198"/>
    <w:rsid w:val="00DD23EB"/>
    <w:rsid w:val="00DD304B"/>
    <w:rsid w:val="00DD56DA"/>
    <w:rsid w:val="00DD5714"/>
    <w:rsid w:val="00DD6541"/>
    <w:rsid w:val="00DD6F07"/>
    <w:rsid w:val="00DD79B3"/>
    <w:rsid w:val="00DE0836"/>
    <w:rsid w:val="00DE2112"/>
    <w:rsid w:val="00DE2736"/>
    <w:rsid w:val="00DE2CB8"/>
    <w:rsid w:val="00DE3B51"/>
    <w:rsid w:val="00DE3F48"/>
    <w:rsid w:val="00DE61C0"/>
    <w:rsid w:val="00DE6D89"/>
    <w:rsid w:val="00DE7762"/>
    <w:rsid w:val="00DF08E4"/>
    <w:rsid w:val="00DF1151"/>
    <w:rsid w:val="00E005F5"/>
    <w:rsid w:val="00E00BE9"/>
    <w:rsid w:val="00E010AD"/>
    <w:rsid w:val="00E01D79"/>
    <w:rsid w:val="00E01FF0"/>
    <w:rsid w:val="00E03437"/>
    <w:rsid w:val="00E06065"/>
    <w:rsid w:val="00E06D66"/>
    <w:rsid w:val="00E103DE"/>
    <w:rsid w:val="00E116F2"/>
    <w:rsid w:val="00E11A07"/>
    <w:rsid w:val="00E11A25"/>
    <w:rsid w:val="00E1377B"/>
    <w:rsid w:val="00E1390A"/>
    <w:rsid w:val="00E1432E"/>
    <w:rsid w:val="00E143CB"/>
    <w:rsid w:val="00E1593C"/>
    <w:rsid w:val="00E15ABF"/>
    <w:rsid w:val="00E15E86"/>
    <w:rsid w:val="00E177B5"/>
    <w:rsid w:val="00E17B74"/>
    <w:rsid w:val="00E17D76"/>
    <w:rsid w:val="00E211A5"/>
    <w:rsid w:val="00E2141A"/>
    <w:rsid w:val="00E21B66"/>
    <w:rsid w:val="00E21BCD"/>
    <w:rsid w:val="00E2258A"/>
    <w:rsid w:val="00E22ECD"/>
    <w:rsid w:val="00E22EE9"/>
    <w:rsid w:val="00E2491C"/>
    <w:rsid w:val="00E25499"/>
    <w:rsid w:val="00E268F3"/>
    <w:rsid w:val="00E26B9E"/>
    <w:rsid w:val="00E26ECA"/>
    <w:rsid w:val="00E2758E"/>
    <w:rsid w:val="00E35539"/>
    <w:rsid w:val="00E37AD7"/>
    <w:rsid w:val="00E405A2"/>
    <w:rsid w:val="00E4210D"/>
    <w:rsid w:val="00E42D71"/>
    <w:rsid w:val="00E448E1"/>
    <w:rsid w:val="00E46C54"/>
    <w:rsid w:val="00E51E10"/>
    <w:rsid w:val="00E5372F"/>
    <w:rsid w:val="00E53E73"/>
    <w:rsid w:val="00E54417"/>
    <w:rsid w:val="00E55FEF"/>
    <w:rsid w:val="00E570AB"/>
    <w:rsid w:val="00E60067"/>
    <w:rsid w:val="00E601D5"/>
    <w:rsid w:val="00E6206F"/>
    <w:rsid w:val="00E64510"/>
    <w:rsid w:val="00E64697"/>
    <w:rsid w:val="00E65D2D"/>
    <w:rsid w:val="00E676A0"/>
    <w:rsid w:val="00E70F2A"/>
    <w:rsid w:val="00E7231D"/>
    <w:rsid w:val="00E7254A"/>
    <w:rsid w:val="00E72750"/>
    <w:rsid w:val="00E72E63"/>
    <w:rsid w:val="00E7337F"/>
    <w:rsid w:val="00E73A32"/>
    <w:rsid w:val="00E73D31"/>
    <w:rsid w:val="00E756F8"/>
    <w:rsid w:val="00E7594F"/>
    <w:rsid w:val="00E8169A"/>
    <w:rsid w:val="00E81755"/>
    <w:rsid w:val="00E82C5C"/>
    <w:rsid w:val="00E836DF"/>
    <w:rsid w:val="00E86B6A"/>
    <w:rsid w:val="00E873EB"/>
    <w:rsid w:val="00E8745C"/>
    <w:rsid w:val="00E90206"/>
    <w:rsid w:val="00E93ACB"/>
    <w:rsid w:val="00E95563"/>
    <w:rsid w:val="00E95BAC"/>
    <w:rsid w:val="00EA06B7"/>
    <w:rsid w:val="00EA0D28"/>
    <w:rsid w:val="00EA256A"/>
    <w:rsid w:val="00EA488E"/>
    <w:rsid w:val="00EA50B2"/>
    <w:rsid w:val="00EA6934"/>
    <w:rsid w:val="00EA70F0"/>
    <w:rsid w:val="00EB092C"/>
    <w:rsid w:val="00EB0AFD"/>
    <w:rsid w:val="00EB1B20"/>
    <w:rsid w:val="00EB1E86"/>
    <w:rsid w:val="00EB2496"/>
    <w:rsid w:val="00EB2997"/>
    <w:rsid w:val="00EB2BA2"/>
    <w:rsid w:val="00EB3454"/>
    <w:rsid w:val="00EB3F86"/>
    <w:rsid w:val="00EB6018"/>
    <w:rsid w:val="00EB6351"/>
    <w:rsid w:val="00EB7581"/>
    <w:rsid w:val="00EC04ED"/>
    <w:rsid w:val="00EC2F97"/>
    <w:rsid w:val="00EC3261"/>
    <w:rsid w:val="00EC32CE"/>
    <w:rsid w:val="00EC517E"/>
    <w:rsid w:val="00EC66BE"/>
    <w:rsid w:val="00EC70C7"/>
    <w:rsid w:val="00ED2B36"/>
    <w:rsid w:val="00ED4C19"/>
    <w:rsid w:val="00ED6B70"/>
    <w:rsid w:val="00ED7E00"/>
    <w:rsid w:val="00EE1866"/>
    <w:rsid w:val="00EE208A"/>
    <w:rsid w:val="00EE326C"/>
    <w:rsid w:val="00EE3F9F"/>
    <w:rsid w:val="00EE46C8"/>
    <w:rsid w:val="00EE5384"/>
    <w:rsid w:val="00EE67E5"/>
    <w:rsid w:val="00EE7D4C"/>
    <w:rsid w:val="00EF032A"/>
    <w:rsid w:val="00EF6097"/>
    <w:rsid w:val="00EF692F"/>
    <w:rsid w:val="00EF77CB"/>
    <w:rsid w:val="00F00326"/>
    <w:rsid w:val="00F032D1"/>
    <w:rsid w:val="00F03FA4"/>
    <w:rsid w:val="00F041B9"/>
    <w:rsid w:val="00F04FB6"/>
    <w:rsid w:val="00F0734D"/>
    <w:rsid w:val="00F12821"/>
    <w:rsid w:val="00F15625"/>
    <w:rsid w:val="00F20522"/>
    <w:rsid w:val="00F209B5"/>
    <w:rsid w:val="00F20A54"/>
    <w:rsid w:val="00F21E01"/>
    <w:rsid w:val="00F25089"/>
    <w:rsid w:val="00F25508"/>
    <w:rsid w:val="00F2560F"/>
    <w:rsid w:val="00F25D79"/>
    <w:rsid w:val="00F278C3"/>
    <w:rsid w:val="00F27A5C"/>
    <w:rsid w:val="00F30067"/>
    <w:rsid w:val="00F30800"/>
    <w:rsid w:val="00F3186A"/>
    <w:rsid w:val="00F322E2"/>
    <w:rsid w:val="00F328CD"/>
    <w:rsid w:val="00F345E6"/>
    <w:rsid w:val="00F35198"/>
    <w:rsid w:val="00F37315"/>
    <w:rsid w:val="00F37880"/>
    <w:rsid w:val="00F40AD5"/>
    <w:rsid w:val="00F4105A"/>
    <w:rsid w:val="00F42215"/>
    <w:rsid w:val="00F427B5"/>
    <w:rsid w:val="00F43581"/>
    <w:rsid w:val="00F52BAB"/>
    <w:rsid w:val="00F53CEE"/>
    <w:rsid w:val="00F613FE"/>
    <w:rsid w:val="00F619F3"/>
    <w:rsid w:val="00F62F20"/>
    <w:rsid w:val="00F6305E"/>
    <w:rsid w:val="00F638B5"/>
    <w:rsid w:val="00F67CF9"/>
    <w:rsid w:val="00F71784"/>
    <w:rsid w:val="00F72378"/>
    <w:rsid w:val="00F723BB"/>
    <w:rsid w:val="00F7303A"/>
    <w:rsid w:val="00F74079"/>
    <w:rsid w:val="00F82EA5"/>
    <w:rsid w:val="00F8390A"/>
    <w:rsid w:val="00F8496B"/>
    <w:rsid w:val="00F86AF5"/>
    <w:rsid w:val="00F878EA"/>
    <w:rsid w:val="00F907C7"/>
    <w:rsid w:val="00F90B64"/>
    <w:rsid w:val="00F90C00"/>
    <w:rsid w:val="00F90F54"/>
    <w:rsid w:val="00F92D34"/>
    <w:rsid w:val="00F94021"/>
    <w:rsid w:val="00F94728"/>
    <w:rsid w:val="00F964E9"/>
    <w:rsid w:val="00FA0092"/>
    <w:rsid w:val="00FA179D"/>
    <w:rsid w:val="00FA19F6"/>
    <w:rsid w:val="00FA1D79"/>
    <w:rsid w:val="00FA21AA"/>
    <w:rsid w:val="00FA351B"/>
    <w:rsid w:val="00FA428A"/>
    <w:rsid w:val="00FA6A3A"/>
    <w:rsid w:val="00FB26F3"/>
    <w:rsid w:val="00FB383D"/>
    <w:rsid w:val="00FB4AB9"/>
    <w:rsid w:val="00FB5B3B"/>
    <w:rsid w:val="00FB5C5E"/>
    <w:rsid w:val="00FB60EB"/>
    <w:rsid w:val="00FB7290"/>
    <w:rsid w:val="00FB761F"/>
    <w:rsid w:val="00FC1381"/>
    <w:rsid w:val="00FC1724"/>
    <w:rsid w:val="00FC1EF9"/>
    <w:rsid w:val="00FC26A1"/>
    <w:rsid w:val="00FC3243"/>
    <w:rsid w:val="00FC4200"/>
    <w:rsid w:val="00FC4B7B"/>
    <w:rsid w:val="00FC546F"/>
    <w:rsid w:val="00FD0D41"/>
    <w:rsid w:val="00FD0E21"/>
    <w:rsid w:val="00FD1DB4"/>
    <w:rsid w:val="00FD5FFE"/>
    <w:rsid w:val="00FE0041"/>
    <w:rsid w:val="00FE23B0"/>
    <w:rsid w:val="00FE4F0B"/>
    <w:rsid w:val="00FE53D4"/>
    <w:rsid w:val="00FE5C82"/>
    <w:rsid w:val="00FE6F86"/>
    <w:rsid w:val="00FF0026"/>
    <w:rsid w:val="00FF1D97"/>
    <w:rsid w:val="00FF3D1A"/>
    <w:rsid w:val="00FF4F43"/>
    <w:rsid w:val="00FF5731"/>
    <w:rsid w:val="00FF5998"/>
    <w:rsid w:val="00FF7FE7"/>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BDB052"/>
  <w15:docId w15:val="{8FA6F938-BBA1-4BCC-A00A-3F11C9971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000000" w:themeColor="text2" w:themeShade="BF"/>
        <w:spacing w:val="5"/>
        <w:kern w:val="28"/>
        <w:sz w:val="24"/>
        <w:szCs w:val="24"/>
        <w:lang w:val="de-DE"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qFormat="1"/>
    <w:lsdException w:name="table of figures" w:semiHidden="1" w:unhideWhenUsed="1"/>
    <w:lsdException w:name="envelope address" w:semiHidden="1" w:uiPriority="99"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iPriority="99" w:unhideWhenUsed="1"/>
    <w:lsdException w:name="List" w:semiHidden="1" w:uiPriority="99" w:unhideWhenUsed="1"/>
    <w:lsdException w:name="List Bullet" w:semiHidden="1" w:unhideWhenUsed="1" w:qFormat="1"/>
    <w:lsdException w:name="List Number" w:semiHidden="1"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99"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Document Map" w:semiHidden="1" w:unhideWhenUsed="1"/>
    <w:lsdException w:name="Plain Text" w:semiHidden="1"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7C6F00"/>
    <w:pPr>
      <w:spacing w:after="160" w:line="320" w:lineRule="atLeast"/>
    </w:pPr>
    <w:rPr>
      <w:rFonts w:eastAsia="Times New Roman"/>
      <w:color w:val="auto"/>
      <w:spacing w:val="0"/>
      <w:kern w:val="0"/>
      <w:lang w:eastAsia="de-DE"/>
    </w:rPr>
  </w:style>
  <w:style w:type="paragraph" w:styleId="berschrift1">
    <w:name w:val="heading 1"/>
    <w:basedOn w:val="Standard"/>
    <w:next w:val="Standard"/>
    <w:link w:val="berschrift1Zchn"/>
    <w:qFormat/>
    <w:rsid w:val="00023E6D"/>
    <w:pPr>
      <w:keepNext/>
      <w:numPr>
        <w:numId w:val="17"/>
      </w:numPr>
      <w:spacing w:before="320"/>
      <w:outlineLvl w:val="0"/>
    </w:pPr>
    <w:rPr>
      <w:rFonts w:eastAsiaTheme="majorEastAsia" w:cs="Arial"/>
      <w:b/>
      <w:bCs/>
      <w:spacing w:val="6"/>
      <w:kern w:val="32"/>
      <w:szCs w:val="22"/>
    </w:rPr>
  </w:style>
  <w:style w:type="paragraph" w:styleId="berschrift2">
    <w:name w:val="heading 2"/>
    <w:basedOn w:val="Standard"/>
    <w:next w:val="Standard"/>
    <w:link w:val="berschrift2Zchn"/>
    <w:qFormat/>
    <w:rsid w:val="00C40DE8"/>
    <w:pPr>
      <w:keepNext/>
      <w:numPr>
        <w:ilvl w:val="1"/>
        <w:numId w:val="17"/>
      </w:numPr>
      <w:spacing w:before="240"/>
      <w:outlineLvl w:val="1"/>
    </w:pPr>
    <w:rPr>
      <w:rFonts w:eastAsiaTheme="majorEastAsia" w:cs="Arial"/>
      <w:b/>
      <w:bCs/>
      <w:iCs/>
      <w:szCs w:val="28"/>
    </w:rPr>
  </w:style>
  <w:style w:type="paragraph" w:styleId="berschrift3">
    <w:name w:val="heading 3"/>
    <w:basedOn w:val="Standard"/>
    <w:next w:val="Standard"/>
    <w:link w:val="berschrift3Zchn"/>
    <w:qFormat/>
    <w:rsid w:val="00C40DE8"/>
    <w:pPr>
      <w:keepNext/>
      <w:numPr>
        <w:ilvl w:val="2"/>
        <w:numId w:val="17"/>
      </w:numPr>
      <w:spacing w:before="240"/>
      <w:outlineLvl w:val="2"/>
    </w:pPr>
    <w:rPr>
      <w:rFonts w:eastAsiaTheme="majorEastAsia" w:cs="Arial"/>
      <w:b/>
      <w:bCs/>
      <w:szCs w:val="26"/>
    </w:rPr>
  </w:style>
  <w:style w:type="paragraph" w:styleId="berschrift4">
    <w:name w:val="heading 4"/>
    <w:basedOn w:val="Standard"/>
    <w:next w:val="Standard"/>
    <w:link w:val="berschrift4Zchn"/>
    <w:qFormat/>
    <w:rsid w:val="00C40DE8"/>
    <w:pPr>
      <w:keepNext/>
      <w:numPr>
        <w:ilvl w:val="3"/>
        <w:numId w:val="17"/>
      </w:numPr>
      <w:spacing w:before="240" w:line="300" w:lineRule="exact"/>
      <w:outlineLvl w:val="3"/>
    </w:pPr>
    <w:rPr>
      <w:rFonts w:eastAsiaTheme="majorEastAsia" w:cstheme="majorBidi"/>
      <w:b/>
      <w:bCs/>
      <w:szCs w:val="28"/>
    </w:rPr>
  </w:style>
  <w:style w:type="paragraph" w:styleId="berschrift5">
    <w:name w:val="heading 5"/>
    <w:basedOn w:val="Standard"/>
    <w:next w:val="Standard"/>
    <w:link w:val="berschrift5Zchn"/>
    <w:rsid w:val="005A05EB"/>
    <w:pPr>
      <w:numPr>
        <w:ilvl w:val="4"/>
        <w:numId w:val="17"/>
      </w:numPr>
      <w:spacing w:before="240" w:after="120"/>
      <w:outlineLvl w:val="4"/>
    </w:pPr>
    <w:rPr>
      <w:rFonts w:eastAsiaTheme="majorEastAsia" w:cstheme="majorBidi"/>
      <w:b/>
      <w:bCs/>
      <w:iCs/>
      <w:szCs w:val="26"/>
    </w:rPr>
  </w:style>
  <w:style w:type="paragraph" w:styleId="berschrift6">
    <w:name w:val="heading 6"/>
    <w:basedOn w:val="Standard"/>
    <w:next w:val="Standard"/>
    <w:link w:val="berschrift6Zchn"/>
    <w:rsid w:val="005A05EB"/>
    <w:pPr>
      <w:numPr>
        <w:ilvl w:val="5"/>
        <w:numId w:val="17"/>
      </w:numPr>
      <w:spacing w:before="240" w:after="120"/>
      <w:outlineLvl w:val="5"/>
    </w:pPr>
    <w:rPr>
      <w:rFonts w:eastAsiaTheme="majorEastAsia" w:cstheme="majorBidi"/>
      <w:b/>
      <w:bCs/>
      <w:szCs w:val="22"/>
    </w:rPr>
  </w:style>
  <w:style w:type="paragraph" w:styleId="berschrift7">
    <w:name w:val="heading 7"/>
    <w:basedOn w:val="Standard"/>
    <w:next w:val="Standard"/>
    <w:link w:val="berschrift7Zchn"/>
    <w:semiHidden/>
    <w:rsid w:val="005A05EB"/>
    <w:pPr>
      <w:numPr>
        <w:ilvl w:val="6"/>
        <w:numId w:val="17"/>
      </w:numPr>
      <w:spacing w:before="240" w:after="120"/>
      <w:outlineLvl w:val="6"/>
    </w:pPr>
    <w:rPr>
      <w:rFonts w:eastAsiaTheme="majorEastAsia" w:cstheme="majorBidi"/>
    </w:rPr>
  </w:style>
  <w:style w:type="paragraph" w:styleId="berschrift8">
    <w:name w:val="heading 8"/>
    <w:basedOn w:val="Standard"/>
    <w:next w:val="Standard"/>
    <w:link w:val="berschrift8Zchn"/>
    <w:semiHidden/>
    <w:rsid w:val="005A05EB"/>
    <w:pPr>
      <w:numPr>
        <w:ilvl w:val="7"/>
        <w:numId w:val="17"/>
      </w:numPr>
      <w:spacing w:before="240" w:after="120"/>
      <w:outlineLvl w:val="7"/>
    </w:pPr>
    <w:rPr>
      <w:rFonts w:eastAsiaTheme="majorEastAsia" w:cstheme="majorBidi"/>
      <w:iCs/>
    </w:rPr>
  </w:style>
  <w:style w:type="paragraph" w:styleId="berschrift9">
    <w:name w:val="heading 9"/>
    <w:basedOn w:val="Standard"/>
    <w:next w:val="Standard"/>
    <w:link w:val="berschrift9Zchn"/>
    <w:semiHidden/>
    <w:rsid w:val="005A05EB"/>
    <w:pPr>
      <w:numPr>
        <w:ilvl w:val="8"/>
        <w:numId w:val="17"/>
      </w:numPr>
      <w:spacing w:before="240" w:after="120"/>
      <w:outlineLvl w:val="8"/>
    </w:pPr>
    <w:rPr>
      <w:rFonts w:eastAsiaTheme="majorEastAsia" w:cs="Arial"/>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Funktion">
    <w:name w:val="Funktion"/>
    <w:basedOn w:val="Standard"/>
    <w:semiHidden/>
    <w:rsid w:val="004E6A7C"/>
    <w:pPr>
      <w:spacing w:line="240" w:lineRule="auto"/>
    </w:pPr>
    <w:rPr>
      <w:sz w:val="40"/>
    </w:rPr>
  </w:style>
  <w:style w:type="paragraph" w:styleId="Kopfzeile">
    <w:name w:val="header"/>
    <w:basedOn w:val="Standard"/>
    <w:link w:val="KopfzeileZchn"/>
    <w:uiPriority w:val="99"/>
    <w:rsid w:val="00217841"/>
    <w:pPr>
      <w:spacing w:before="80" w:line="210" w:lineRule="atLeast"/>
    </w:pPr>
    <w:rPr>
      <w:sz w:val="14"/>
    </w:rPr>
  </w:style>
  <w:style w:type="character" w:customStyle="1" w:styleId="KopfzeileZchn">
    <w:name w:val="Kopfzeile Zchn"/>
    <w:basedOn w:val="Absatz-Standardschriftart"/>
    <w:link w:val="Kopfzeile"/>
    <w:uiPriority w:val="99"/>
    <w:rsid w:val="00217841"/>
    <w:rPr>
      <w:rFonts w:eastAsia="Times New Roman"/>
      <w:color w:val="auto"/>
      <w:spacing w:val="0"/>
      <w:kern w:val="0"/>
      <w:sz w:val="14"/>
      <w:lang w:eastAsia="de-DE"/>
    </w:rPr>
  </w:style>
  <w:style w:type="paragraph" w:styleId="Fuzeile">
    <w:name w:val="footer"/>
    <w:basedOn w:val="Standard"/>
    <w:link w:val="FuzeileZchn"/>
    <w:uiPriority w:val="99"/>
    <w:rsid w:val="00D750B7"/>
    <w:pPr>
      <w:tabs>
        <w:tab w:val="right" w:pos="9129"/>
      </w:tabs>
      <w:spacing w:after="0" w:line="240" w:lineRule="auto"/>
    </w:pPr>
    <w:rPr>
      <w:noProof/>
      <w:sz w:val="14"/>
    </w:rPr>
  </w:style>
  <w:style w:type="character" w:customStyle="1" w:styleId="FuzeileZchn">
    <w:name w:val="Fußzeile Zchn"/>
    <w:basedOn w:val="Absatz-Standardschriftart"/>
    <w:link w:val="Fuzeile"/>
    <w:uiPriority w:val="99"/>
    <w:rsid w:val="00D750B7"/>
    <w:rPr>
      <w:rFonts w:eastAsia="Times New Roman"/>
      <w:noProof/>
      <w:color w:val="auto"/>
      <w:spacing w:val="0"/>
      <w:kern w:val="0"/>
      <w:sz w:val="14"/>
      <w:lang w:eastAsia="de-DE"/>
    </w:rPr>
  </w:style>
  <w:style w:type="paragraph" w:styleId="Sprechblasentext">
    <w:name w:val="Balloon Text"/>
    <w:basedOn w:val="Standard"/>
    <w:link w:val="SprechblasentextZchn"/>
    <w:semiHidden/>
    <w:rsid w:val="00C40DE8"/>
    <w:rPr>
      <w:rFonts w:ascii="Tahoma" w:hAnsi="Tahoma" w:cs="Tahoma"/>
      <w:sz w:val="16"/>
      <w:szCs w:val="16"/>
    </w:rPr>
  </w:style>
  <w:style w:type="character" w:customStyle="1" w:styleId="SprechblasentextZchn">
    <w:name w:val="Sprechblasentext Zchn"/>
    <w:basedOn w:val="Absatz-Standardschriftart"/>
    <w:link w:val="Sprechblasentext"/>
    <w:semiHidden/>
    <w:rsid w:val="00957DBB"/>
    <w:rPr>
      <w:rFonts w:ascii="Tahoma" w:eastAsia="Times New Roman" w:hAnsi="Tahoma" w:cs="Tahoma"/>
      <w:color w:val="auto"/>
      <w:spacing w:val="0"/>
      <w:kern w:val="0"/>
      <w:sz w:val="16"/>
      <w:szCs w:val="16"/>
      <w:lang w:eastAsia="de-DE"/>
    </w:rPr>
  </w:style>
  <w:style w:type="character" w:styleId="Platzhaltertext">
    <w:name w:val="Placeholder Text"/>
    <w:basedOn w:val="Absatz-Standardschriftart"/>
    <w:uiPriority w:val="99"/>
    <w:rsid w:val="0032526F"/>
    <w:rPr>
      <w:rFonts w:asciiTheme="minorHAnsi" w:hAnsiTheme="minorHAnsi"/>
      <w:vanish/>
      <w:color w:val="BFBFBF" w:themeColor="background1" w:themeShade="BF"/>
    </w:rPr>
  </w:style>
  <w:style w:type="character" w:customStyle="1" w:styleId="berschrift1Zchn">
    <w:name w:val="Überschrift 1 Zchn"/>
    <w:basedOn w:val="Absatz-Standardschriftart"/>
    <w:link w:val="berschrift1"/>
    <w:rsid w:val="00023E6D"/>
    <w:rPr>
      <w:rFonts w:eastAsiaTheme="majorEastAsia" w:cs="Arial"/>
      <w:b/>
      <w:bCs/>
      <w:color w:val="auto"/>
      <w:spacing w:val="6"/>
      <w:kern w:val="32"/>
      <w:szCs w:val="22"/>
      <w:lang w:eastAsia="de-DE"/>
    </w:rPr>
  </w:style>
  <w:style w:type="paragraph" w:styleId="Verzeichnis1">
    <w:name w:val="toc 1"/>
    <w:basedOn w:val="Standard"/>
    <w:next w:val="Standard"/>
    <w:autoRedefine/>
    <w:uiPriority w:val="39"/>
    <w:rsid w:val="00415DD1"/>
    <w:pPr>
      <w:tabs>
        <w:tab w:val="right" w:leader="dot" w:pos="9316"/>
      </w:tabs>
      <w:spacing w:before="160" w:after="80"/>
      <w:ind w:left="680" w:hanging="680"/>
    </w:pPr>
    <w:rPr>
      <w:b/>
      <w:noProof/>
    </w:rPr>
  </w:style>
  <w:style w:type="character" w:styleId="Hyperlink">
    <w:name w:val="Hyperlink"/>
    <w:uiPriority w:val="99"/>
    <w:rsid w:val="00C40DE8"/>
    <w:rPr>
      <w:color w:val="0068AF"/>
      <w:u w:val="single"/>
    </w:rPr>
  </w:style>
  <w:style w:type="paragraph" w:styleId="Inhaltsverzeichnisberschrift">
    <w:name w:val="TOC Heading"/>
    <w:basedOn w:val="berschrift1"/>
    <w:next w:val="Standard"/>
    <w:uiPriority w:val="39"/>
    <w:qFormat/>
    <w:rsid w:val="00C40DE8"/>
    <w:pPr>
      <w:keepLines/>
      <w:numPr>
        <w:numId w:val="0"/>
      </w:numPr>
      <w:spacing w:before="0" w:after="120"/>
      <w:outlineLvl w:val="9"/>
    </w:pPr>
    <w:rPr>
      <w:rFonts w:asciiTheme="majorHAnsi" w:hAnsiTheme="majorHAnsi" w:cstheme="majorBidi"/>
      <w:bCs w:val="0"/>
      <w:color w:val="C20000" w:themeColor="background2"/>
      <w:spacing w:val="0"/>
      <w:kern w:val="0"/>
      <w:sz w:val="32"/>
      <w:szCs w:val="32"/>
    </w:rPr>
  </w:style>
  <w:style w:type="character" w:customStyle="1" w:styleId="berschrift2Zchn">
    <w:name w:val="Überschrift 2 Zchn"/>
    <w:basedOn w:val="Absatz-Standardschriftart"/>
    <w:link w:val="berschrift2"/>
    <w:rsid w:val="00C40DE8"/>
    <w:rPr>
      <w:rFonts w:eastAsiaTheme="majorEastAsia" w:cs="Arial"/>
      <w:b/>
      <w:bCs/>
      <w:iCs/>
      <w:color w:val="auto"/>
      <w:spacing w:val="0"/>
      <w:kern w:val="0"/>
      <w:szCs w:val="28"/>
      <w:lang w:eastAsia="de-DE"/>
    </w:rPr>
  </w:style>
  <w:style w:type="character" w:customStyle="1" w:styleId="berschrift3Zchn">
    <w:name w:val="Überschrift 3 Zchn"/>
    <w:basedOn w:val="Absatz-Standardschriftart"/>
    <w:link w:val="berschrift3"/>
    <w:rsid w:val="00C40DE8"/>
    <w:rPr>
      <w:rFonts w:eastAsiaTheme="majorEastAsia" w:cs="Arial"/>
      <w:b/>
      <w:bCs/>
      <w:color w:val="auto"/>
      <w:spacing w:val="0"/>
      <w:kern w:val="0"/>
      <w:szCs w:val="26"/>
      <w:lang w:eastAsia="de-DE"/>
    </w:rPr>
  </w:style>
  <w:style w:type="character" w:customStyle="1" w:styleId="berschrift4Zchn">
    <w:name w:val="Überschrift 4 Zchn"/>
    <w:basedOn w:val="Absatz-Standardschriftart"/>
    <w:link w:val="berschrift4"/>
    <w:semiHidden/>
    <w:rsid w:val="00A8371D"/>
    <w:rPr>
      <w:rFonts w:eastAsiaTheme="majorEastAsia" w:cstheme="majorBidi"/>
      <w:b/>
      <w:bCs/>
      <w:color w:val="auto"/>
      <w:spacing w:val="0"/>
      <w:kern w:val="0"/>
      <w:szCs w:val="28"/>
      <w:lang w:eastAsia="de-DE"/>
    </w:rPr>
  </w:style>
  <w:style w:type="character" w:customStyle="1" w:styleId="berschrift5Zchn">
    <w:name w:val="Überschrift 5 Zchn"/>
    <w:basedOn w:val="Absatz-Standardschriftart"/>
    <w:link w:val="berschrift5"/>
    <w:semiHidden/>
    <w:rsid w:val="005A05EB"/>
    <w:rPr>
      <w:rFonts w:eastAsiaTheme="majorEastAsia" w:cstheme="majorBidi"/>
      <w:b/>
      <w:bCs/>
      <w:iCs/>
      <w:color w:val="auto"/>
      <w:spacing w:val="0"/>
      <w:kern w:val="0"/>
      <w:szCs w:val="26"/>
      <w:lang w:eastAsia="de-DE"/>
    </w:rPr>
  </w:style>
  <w:style w:type="character" w:customStyle="1" w:styleId="berschrift6Zchn">
    <w:name w:val="Überschrift 6 Zchn"/>
    <w:basedOn w:val="Absatz-Standardschriftart"/>
    <w:link w:val="berschrift6"/>
    <w:semiHidden/>
    <w:rsid w:val="005A05EB"/>
    <w:rPr>
      <w:rFonts w:eastAsiaTheme="majorEastAsia" w:cstheme="majorBidi"/>
      <w:b/>
      <w:bCs/>
      <w:color w:val="auto"/>
      <w:spacing w:val="0"/>
      <w:kern w:val="0"/>
      <w:szCs w:val="22"/>
      <w:lang w:eastAsia="de-DE"/>
    </w:rPr>
  </w:style>
  <w:style w:type="paragraph" w:styleId="Verzeichnis2">
    <w:name w:val="toc 2"/>
    <w:basedOn w:val="Standard"/>
    <w:next w:val="Standard"/>
    <w:autoRedefine/>
    <w:uiPriority w:val="39"/>
    <w:rsid w:val="00487FE8"/>
    <w:pPr>
      <w:tabs>
        <w:tab w:val="left" w:pos="1360"/>
        <w:tab w:val="right" w:leader="dot" w:pos="9316"/>
      </w:tabs>
      <w:ind w:left="1360" w:hanging="680"/>
      <w:contextualSpacing/>
    </w:pPr>
    <w:rPr>
      <w:noProof/>
    </w:rPr>
  </w:style>
  <w:style w:type="paragraph" w:styleId="Verzeichnis3">
    <w:name w:val="toc 3"/>
    <w:basedOn w:val="Standard"/>
    <w:next w:val="Standard"/>
    <w:autoRedefine/>
    <w:uiPriority w:val="39"/>
    <w:rsid w:val="00C40DE8"/>
    <w:pPr>
      <w:tabs>
        <w:tab w:val="right" w:leader="dot" w:pos="9316"/>
      </w:tabs>
      <w:ind w:left="1360" w:hanging="680"/>
    </w:pPr>
  </w:style>
  <w:style w:type="paragraph" w:styleId="Verzeichnis4">
    <w:name w:val="toc 4"/>
    <w:basedOn w:val="Standard"/>
    <w:next w:val="Standard"/>
    <w:autoRedefine/>
    <w:rsid w:val="00C40DE8"/>
    <w:pPr>
      <w:ind w:left="862" w:hanging="862"/>
    </w:pPr>
  </w:style>
  <w:style w:type="table" w:styleId="Tabellenraster">
    <w:name w:val="Table Grid"/>
    <w:basedOn w:val="NormaleTabelle"/>
    <w:rsid w:val="00C40DE8"/>
    <w:pPr>
      <w:spacing w:after="0" w:line="240" w:lineRule="auto"/>
    </w:pPr>
    <w:rPr>
      <w:rFonts w:eastAsia="Times New Roman"/>
      <w:color w:val="auto"/>
      <w:spacing w:val="0"/>
      <w:kern w:val="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dienergy">
    <w:name w:val="edi_energy"/>
    <w:basedOn w:val="NormaleTabelle"/>
    <w:uiPriority w:val="99"/>
    <w:rsid w:val="00391054"/>
    <w:pPr>
      <w:spacing w:after="0" w:line="240" w:lineRule="auto"/>
    </w:pPr>
    <w:rPr>
      <w:sz w:val="16"/>
    </w:rPr>
    <w:tblPr>
      <w:tblInd w:w="57" w:type="dxa"/>
      <w:tblBorders>
        <w:top w:val="dotted" w:sz="4" w:space="0" w:color="808080" w:themeColor="background1" w:themeShade="80"/>
        <w:bottom w:val="dotted" w:sz="4" w:space="0" w:color="808080" w:themeColor="background1" w:themeShade="80"/>
        <w:insideH w:val="dotted" w:sz="4" w:space="0" w:color="808080" w:themeColor="background1" w:themeShade="80"/>
      </w:tblBorders>
      <w:tblCellMar>
        <w:left w:w="85" w:type="dxa"/>
        <w:right w:w="85" w:type="dxa"/>
      </w:tblCellMar>
    </w:tblPr>
    <w:tblStylePr w:type="firstRow">
      <w:tblPr/>
      <w:trPr>
        <w:tblHeader/>
      </w:trPr>
      <w:tcPr>
        <w:tcBorders>
          <w:top w:val="nil"/>
          <w:left w:val="nil"/>
          <w:bottom w:val="nil"/>
          <w:right w:val="nil"/>
          <w:insideH w:val="nil"/>
          <w:insideV w:val="nil"/>
          <w:tl2br w:val="nil"/>
          <w:tr2bl w:val="nil"/>
        </w:tcBorders>
        <w:shd w:val="clear" w:color="auto" w:fill="BFBFBF"/>
        <w:tcMar>
          <w:top w:w="85" w:type="dxa"/>
          <w:left w:w="85" w:type="dxa"/>
          <w:bottom w:w="85" w:type="dxa"/>
          <w:right w:w="85" w:type="dxa"/>
        </w:tcMar>
      </w:tcPr>
    </w:tblStylePr>
    <w:tblStylePr w:type="firstCol">
      <w:tblPr/>
      <w:tcPr>
        <w:tcBorders>
          <w:top w:val="dotted" w:sz="4" w:space="0" w:color="808080" w:themeColor="background1" w:themeShade="80"/>
          <w:left w:val="nil"/>
          <w:bottom w:val="dotted" w:sz="4" w:space="0" w:color="808080" w:themeColor="background1" w:themeShade="80"/>
          <w:right w:val="dotted" w:sz="4" w:space="0" w:color="808080" w:themeColor="background1" w:themeShade="80"/>
          <w:insideH w:val="dotted" w:sz="4" w:space="0" w:color="808080" w:themeColor="background1" w:themeShade="80"/>
          <w:insideV w:val="nil"/>
          <w:tl2br w:val="nil"/>
          <w:tr2bl w:val="nil"/>
        </w:tcBorders>
      </w:tcPr>
    </w:tblStylePr>
  </w:style>
  <w:style w:type="paragraph" w:styleId="KeinLeerraum">
    <w:name w:val="No Spacing"/>
    <w:uiPriority w:val="1"/>
    <w:semiHidden/>
    <w:qFormat/>
    <w:rsid w:val="00C40DE8"/>
    <w:pPr>
      <w:spacing w:after="0" w:line="240" w:lineRule="auto"/>
    </w:pPr>
    <w:rPr>
      <w:rFonts w:eastAsia="Times New Roman"/>
      <w:color w:val="auto"/>
      <w:spacing w:val="0"/>
      <w:kern w:val="0"/>
      <w:lang w:eastAsia="de-DE"/>
    </w:rPr>
  </w:style>
  <w:style w:type="paragraph" w:styleId="Titel">
    <w:name w:val="Title"/>
    <w:basedOn w:val="Standard"/>
    <w:link w:val="TitelZchn"/>
    <w:semiHidden/>
    <w:qFormat/>
    <w:rsid w:val="00A8371D"/>
    <w:pPr>
      <w:spacing w:after="240" w:line="360" w:lineRule="atLeast"/>
      <w:outlineLvl w:val="0"/>
    </w:pPr>
    <w:rPr>
      <w:rFonts w:eastAsiaTheme="majorEastAsia" w:cs="Arial"/>
      <w:b/>
      <w:bCs/>
      <w:kern w:val="28"/>
      <w:sz w:val="32"/>
      <w:szCs w:val="32"/>
    </w:rPr>
  </w:style>
  <w:style w:type="character" w:customStyle="1" w:styleId="TitelZchn">
    <w:name w:val="Titel Zchn"/>
    <w:basedOn w:val="Absatz-Standardschriftart"/>
    <w:link w:val="Titel"/>
    <w:semiHidden/>
    <w:rsid w:val="00A8371D"/>
    <w:rPr>
      <w:rFonts w:eastAsiaTheme="majorEastAsia" w:cs="Arial"/>
      <w:b/>
      <w:bCs/>
      <w:color w:val="auto"/>
      <w:spacing w:val="0"/>
      <w:sz w:val="32"/>
      <w:szCs w:val="32"/>
      <w:lang w:eastAsia="de-DE"/>
    </w:rPr>
  </w:style>
  <w:style w:type="paragraph" w:styleId="Untertitel">
    <w:name w:val="Subtitle"/>
    <w:basedOn w:val="Standard"/>
    <w:link w:val="UntertitelZchn"/>
    <w:qFormat/>
    <w:rsid w:val="00C40DE8"/>
    <w:pPr>
      <w:spacing w:before="240"/>
      <w:outlineLvl w:val="1"/>
    </w:pPr>
    <w:rPr>
      <w:rFonts w:eastAsiaTheme="majorEastAsia" w:cs="Arial"/>
    </w:rPr>
  </w:style>
  <w:style w:type="character" w:customStyle="1" w:styleId="UntertitelZchn">
    <w:name w:val="Untertitel Zchn"/>
    <w:basedOn w:val="Absatz-Standardschriftart"/>
    <w:link w:val="Untertitel"/>
    <w:rsid w:val="00C40DE8"/>
    <w:rPr>
      <w:rFonts w:eastAsiaTheme="majorEastAsia" w:cs="Arial"/>
      <w:color w:val="auto"/>
      <w:spacing w:val="0"/>
      <w:kern w:val="0"/>
      <w:lang w:eastAsia="de-DE"/>
    </w:rPr>
  </w:style>
  <w:style w:type="paragraph" w:styleId="Textkrper">
    <w:name w:val="Body Text"/>
    <w:basedOn w:val="Standard"/>
    <w:link w:val="TextkrperZchn"/>
    <w:semiHidden/>
    <w:rsid w:val="00C40DE8"/>
  </w:style>
  <w:style w:type="character" w:customStyle="1" w:styleId="TextkrperZchn">
    <w:name w:val="Textkörper Zchn"/>
    <w:basedOn w:val="Absatz-Standardschriftart"/>
    <w:link w:val="Textkrper"/>
    <w:semiHidden/>
    <w:rsid w:val="00A8371D"/>
    <w:rPr>
      <w:rFonts w:eastAsia="Times New Roman"/>
      <w:color w:val="auto"/>
      <w:spacing w:val="0"/>
      <w:kern w:val="0"/>
      <w:lang w:eastAsia="de-DE"/>
    </w:rPr>
  </w:style>
  <w:style w:type="paragraph" w:styleId="Textkrper2">
    <w:name w:val="Body Text 2"/>
    <w:basedOn w:val="Standard"/>
    <w:link w:val="Textkrper2Zchn"/>
    <w:semiHidden/>
    <w:rsid w:val="00C40DE8"/>
    <w:pPr>
      <w:spacing w:line="480" w:lineRule="auto"/>
    </w:pPr>
  </w:style>
  <w:style w:type="character" w:customStyle="1" w:styleId="Textkrper2Zchn">
    <w:name w:val="Textkörper 2 Zchn"/>
    <w:basedOn w:val="Absatz-Standardschriftart"/>
    <w:link w:val="Textkrper2"/>
    <w:semiHidden/>
    <w:rsid w:val="00A8371D"/>
    <w:rPr>
      <w:rFonts w:eastAsia="Times New Roman"/>
      <w:color w:val="auto"/>
      <w:spacing w:val="0"/>
      <w:kern w:val="0"/>
      <w:lang w:eastAsia="de-DE"/>
    </w:rPr>
  </w:style>
  <w:style w:type="paragraph" w:customStyle="1" w:styleId="Tabellentext">
    <w:name w:val="Tabellentext"/>
    <w:basedOn w:val="Textkrper"/>
    <w:qFormat/>
    <w:rsid w:val="00D64BAB"/>
    <w:pPr>
      <w:tabs>
        <w:tab w:val="left" w:pos="601"/>
      </w:tabs>
    </w:pPr>
    <w:rPr>
      <w:sz w:val="16"/>
    </w:rPr>
  </w:style>
  <w:style w:type="paragraph" w:customStyle="1" w:styleId="Tabellentrenner">
    <w:name w:val="Tabellentrenner"/>
    <w:basedOn w:val="Textkrper"/>
    <w:next w:val="Tabellentext"/>
    <w:semiHidden/>
    <w:qFormat/>
    <w:rsid w:val="006C1E0B"/>
    <w:pPr>
      <w:pBdr>
        <w:top w:val="single" w:sz="18" w:space="1" w:color="BFBFBF"/>
        <w:left w:val="single" w:sz="48" w:space="4" w:color="FEFEFE"/>
        <w:right w:val="single" w:sz="48" w:space="4" w:color="FEFEFE"/>
      </w:pBdr>
      <w:spacing w:after="40"/>
    </w:pPr>
    <w:rPr>
      <w:color w:val="808080"/>
      <w:sz w:val="16"/>
    </w:rPr>
  </w:style>
  <w:style w:type="character" w:styleId="Fett">
    <w:name w:val="Strong"/>
    <w:basedOn w:val="Absatz-Standardschriftart"/>
    <w:semiHidden/>
    <w:qFormat/>
    <w:rsid w:val="00C40DE8"/>
    <w:rPr>
      <w:b/>
      <w:bCs/>
    </w:rPr>
  </w:style>
  <w:style w:type="character" w:styleId="SchwacherVerweis">
    <w:name w:val="Subtle Reference"/>
    <w:basedOn w:val="Absatz-Standardschriftart"/>
    <w:uiPriority w:val="31"/>
    <w:semiHidden/>
    <w:qFormat/>
    <w:rsid w:val="00C40DE8"/>
    <w:rPr>
      <w:smallCaps/>
      <w:color w:val="5A5A5A" w:themeColor="text1" w:themeTint="A5"/>
    </w:rPr>
  </w:style>
  <w:style w:type="character" w:styleId="SchwacheHervorhebung">
    <w:name w:val="Subtle Emphasis"/>
    <w:basedOn w:val="Absatz-Standardschriftart"/>
    <w:uiPriority w:val="19"/>
    <w:semiHidden/>
    <w:qFormat/>
    <w:rsid w:val="00C40DE8"/>
    <w:rPr>
      <w:i/>
      <w:iCs/>
      <w:color w:val="404040" w:themeColor="text1" w:themeTint="BF"/>
    </w:rPr>
  </w:style>
  <w:style w:type="numbering" w:styleId="111111">
    <w:name w:val="Outline List 2"/>
    <w:basedOn w:val="KeineListe"/>
    <w:semiHidden/>
    <w:rsid w:val="00C40DE8"/>
    <w:pPr>
      <w:numPr>
        <w:numId w:val="1"/>
      </w:numPr>
    </w:pPr>
  </w:style>
  <w:style w:type="numbering" w:styleId="1ai">
    <w:name w:val="Outline List 1"/>
    <w:basedOn w:val="KeineListe"/>
    <w:semiHidden/>
    <w:rsid w:val="00C40DE8"/>
    <w:pPr>
      <w:numPr>
        <w:numId w:val="2"/>
      </w:numPr>
    </w:pPr>
  </w:style>
  <w:style w:type="paragraph" w:styleId="Abbildungsverzeichnis">
    <w:name w:val="table of figures"/>
    <w:basedOn w:val="Standard"/>
    <w:next w:val="Standard"/>
    <w:semiHidden/>
    <w:rsid w:val="00C40DE8"/>
  </w:style>
  <w:style w:type="paragraph" w:customStyle="1" w:styleId="Abbinder">
    <w:name w:val="Abbinder"/>
    <w:basedOn w:val="Standard"/>
    <w:semiHidden/>
    <w:rsid w:val="00C40DE8"/>
    <w:pPr>
      <w:spacing w:line="210" w:lineRule="atLeast"/>
    </w:pPr>
    <w:rPr>
      <w:sz w:val="14"/>
    </w:rPr>
  </w:style>
  <w:style w:type="paragraph" w:styleId="Anrede">
    <w:name w:val="Salutation"/>
    <w:basedOn w:val="Standard"/>
    <w:next w:val="Standard"/>
    <w:link w:val="AnredeZchn"/>
    <w:semiHidden/>
    <w:rsid w:val="00C40DE8"/>
    <w:pPr>
      <w:spacing w:after="300"/>
    </w:pPr>
  </w:style>
  <w:style w:type="character" w:customStyle="1" w:styleId="AnredeZchn">
    <w:name w:val="Anrede Zchn"/>
    <w:basedOn w:val="Absatz-Standardschriftart"/>
    <w:link w:val="Anrede"/>
    <w:semiHidden/>
    <w:rsid w:val="00C40DE8"/>
    <w:rPr>
      <w:rFonts w:eastAsia="Times New Roman"/>
      <w:color w:val="auto"/>
      <w:spacing w:val="0"/>
      <w:kern w:val="0"/>
      <w:lang w:eastAsia="de-DE"/>
    </w:rPr>
  </w:style>
  <w:style w:type="character" w:customStyle="1" w:styleId="berschrift7Zchn">
    <w:name w:val="Überschrift 7 Zchn"/>
    <w:basedOn w:val="Absatz-Standardschriftart"/>
    <w:link w:val="berschrift7"/>
    <w:semiHidden/>
    <w:rsid w:val="005A05EB"/>
    <w:rPr>
      <w:rFonts w:eastAsiaTheme="majorEastAsia" w:cstheme="majorBidi"/>
      <w:color w:val="auto"/>
      <w:spacing w:val="0"/>
      <w:kern w:val="0"/>
      <w:lang w:eastAsia="de-DE"/>
    </w:rPr>
  </w:style>
  <w:style w:type="character" w:customStyle="1" w:styleId="berschrift8Zchn">
    <w:name w:val="Überschrift 8 Zchn"/>
    <w:basedOn w:val="Absatz-Standardschriftart"/>
    <w:link w:val="berschrift8"/>
    <w:semiHidden/>
    <w:rsid w:val="005A05EB"/>
    <w:rPr>
      <w:rFonts w:eastAsiaTheme="majorEastAsia" w:cstheme="majorBidi"/>
      <w:iCs/>
      <w:color w:val="auto"/>
      <w:spacing w:val="0"/>
      <w:kern w:val="0"/>
      <w:lang w:eastAsia="de-DE"/>
    </w:rPr>
  </w:style>
  <w:style w:type="character" w:customStyle="1" w:styleId="berschrift9Zchn">
    <w:name w:val="Überschrift 9 Zchn"/>
    <w:basedOn w:val="Absatz-Standardschriftart"/>
    <w:link w:val="berschrift9"/>
    <w:semiHidden/>
    <w:rsid w:val="005A05EB"/>
    <w:rPr>
      <w:rFonts w:eastAsiaTheme="majorEastAsia" w:cs="Arial"/>
      <w:color w:val="auto"/>
      <w:spacing w:val="0"/>
      <w:kern w:val="0"/>
      <w:szCs w:val="22"/>
      <w:lang w:eastAsia="de-DE"/>
    </w:rPr>
  </w:style>
  <w:style w:type="numbering" w:styleId="ArtikelAbschnitt">
    <w:name w:val="Outline List 3"/>
    <w:basedOn w:val="KeineListe"/>
    <w:semiHidden/>
    <w:rsid w:val="00C40DE8"/>
    <w:pPr>
      <w:numPr>
        <w:numId w:val="3"/>
      </w:numPr>
    </w:pPr>
  </w:style>
  <w:style w:type="paragraph" w:styleId="Aufzhlungszeichen">
    <w:name w:val="List Bullet"/>
    <w:aliases w:val="Aufzählungszeichen 1"/>
    <w:basedOn w:val="Standard"/>
    <w:qFormat/>
    <w:rsid w:val="00C40DE8"/>
    <w:pPr>
      <w:numPr>
        <w:numId w:val="4"/>
      </w:numPr>
      <w:spacing w:after="120"/>
    </w:pPr>
  </w:style>
  <w:style w:type="paragraph" w:styleId="Aufzhlungszeichen2">
    <w:name w:val="List Bullet 2"/>
    <w:basedOn w:val="Standard"/>
    <w:qFormat/>
    <w:rsid w:val="00A8371D"/>
    <w:pPr>
      <w:numPr>
        <w:numId w:val="5"/>
      </w:numPr>
      <w:spacing w:after="120"/>
    </w:pPr>
  </w:style>
  <w:style w:type="paragraph" w:styleId="Aufzhlungszeichen3">
    <w:name w:val="List Bullet 3"/>
    <w:basedOn w:val="Standard"/>
    <w:rsid w:val="00A8371D"/>
    <w:pPr>
      <w:numPr>
        <w:numId w:val="6"/>
      </w:numPr>
      <w:ind w:left="851" w:hanging="284"/>
    </w:pPr>
  </w:style>
  <w:style w:type="paragraph" w:styleId="Aufzhlungszeichen4">
    <w:name w:val="List Bullet 4"/>
    <w:basedOn w:val="Standard"/>
    <w:semiHidden/>
    <w:rsid w:val="00C40DE8"/>
    <w:pPr>
      <w:numPr>
        <w:numId w:val="7"/>
      </w:numPr>
    </w:pPr>
  </w:style>
  <w:style w:type="paragraph" w:styleId="Aufzhlungszeichen5">
    <w:name w:val="List Bullet 5"/>
    <w:basedOn w:val="Standard"/>
    <w:semiHidden/>
    <w:rsid w:val="00C40DE8"/>
    <w:pPr>
      <w:numPr>
        <w:numId w:val="8"/>
      </w:numPr>
    </w:pPr>
  </w:style>
  <w:style w:type="paragraph" w:customStyle="1" w:styleId="Auskunftsblock">
    <w:name w:val="Auskunftsblock"/>
    <w:basedOn w:val="Standard"/>
    <w:link w:val="AuskunftsblockChar"/>
    <w:semiHidden/>
    <w:rsid w:val="00C40DE8"/>
    <w:pPr>
      <w:tabs>
        <w:tab w:val="left" w:pos="510"/>
      </w:tabs>
      <w:spacing w:line="210" w:lineRule="atLeast"/>
    </w:pPr>
    <w:rPr>
      <w:noProof/>
      <w:sz w:val="14"/>
      <w:szCs w:val="16"/>
      <w:lang w:val="x-none" w:eastAsia="x-none"/>
    </w:rPr>
  </w:style>
  <w:style w:type="character" w:customStyle="1" w:styleId="AuskunftsblockChar">
    <w:name w:val="Auskunftsblock Char"/>
    <w:link w:val="Auskunftsblock"/>
    <w:semiHidden/>
    <w:rsid w:val="00123298"/>
    <w:rPr>
      <w:rFonts w:eastAsia="Times New Roman"/>
      <w:noProof/>
      <w:color w:val="auto"/>
      <w:spacing w:val="0"/>
      <w:kern w:val="0"/>
      <w:sz w:val="14"/>
      <w:szCs w:val="16"/>
      <w:lang w:val="x-none" w:eastAsia="x-none"/>
    </w:rPr>
  </w:style>
  <w:style w:type="paragraph" w:customStyle="1" w:styleId="Standard-klein">
    <w:name w:val="Standard-klein"/>
    <w:basedOn w:val="Standard"/>
    <w:semiHidden/>
    <w:rsid w:val="00C40DE8"/>
    <w:pPr>
      <w:spacing w:line="210" w:lineRule="atLeast"/>
    </w:pPr>
    <w:rPr>
      <w:sz w:val="14"/>
      <w:lang w:val="en-GB"/>
    </w:rPr>
  </w:style>
  <w:style w:type="paragraph" w:customStyle="1" w:styleId="Auskunftsblock-bold">
    <w:name w:val="Auskunftsblock-bold"/>
    <w:basedOn w:val="Standard-klein"/>
    <w:next w:val="Standard"/>
    <w:semiHidden/>
    <w:rsid w:val="00C40DE8"/>
    <w:pPr>
      <w:tabs>
        <w:tab w:val="left" w:pos="510"/>
      </w:tabs>
      <w:spacing w:line="210" w:lineRule="exact"/>
    </w:pPr>
    <w:rPr>
      <w:b/>
      <w:noProof/>
      <w:szCs w:val="16"/>
    </w:rPr>
  </w:style>
  <w:style w:type="numbering" w:customStyle="1" w:styleId="BDEWGliederungalphanumerisch">
    <w:name w:val="BDEW Gliederung alphanumerisch"/>
    <w:basedOn w:val="KeineListe"/>
    <w:rsid w:val="005A05EB"/>
    <w:pPr>
      <w:numPr>
        <w:numId w:val="14"/>
      </w:numPr>
    </w:pPr>
  </w:style>
  <w:style w:type="numbering" w:customStyle="1" w:styleId="BDEWGliederungnumerisch">
    <w:name w:val="BDEW Gliederung numerisch"/>
    <w:basedOn w:val="KeineListe"/>
    <w:rsid w:val="005A05EB"/>
    <w:pPr>
      <w:numPr>
        <w:numId w:val="15"/>
      </w:numPr>
    </w:pPr>
  </w:style>
  <w:style w:type="paragraph" w:customStyle="1" w:styleId="BDEW-Pfeil">
    <w:name w:val="BDEW-Pfeil"/>
    <w:basedOn w:val="Aufzhlungszeichen2"/>
    <w:semiHidden/>
    <w:rsid w:val="005A05EB"/>
    <w:pPr>
      <w:numPr>
        <w:numId w:val="16"/>
      </w:numPr>
      <w:tabs>
        <w:tab w:val="clear" w:pos="431"/>
        <w:tab w:val="num" w:pos="360"/>
      </w:tabs>
    </w:pPr>
  </w:style>
  <w:style w:type="paragraph" w:styleId="Beschriftung">
    <w:name w:val="caption"/>
    <w:aliases w:val="BDEW-Beschriftung"/>
    <w:basedOn w:val="Standard"/>
    <w:next w:val="Standard"/>
    <w:qFormat/>
    <w:rsid w:val="005A05EB"/>
    <w:pPr>
      <w:spacing w:after="120"/>
    </w:pPr>
    <w:rPr>
      <w:bCs/>
      <w:i/>
      <w:szCs w:val="20"/>
    </w:rPr>
  </w:style>
  <w:style w:type="character" w:customStyle="1" w:styleId="BesuchterHyperlink">
    <w:name w:val="BesuchterHyperlink"/>
    <w:semiHidden/>
    <w:rsid w:val="00C40DE8"/>
    <w:rPr>
      <w:color w:val="A01432"/>
      <w:u w:val="single"/>
    </w:rPr>
  </w:style>
  <w:style w:type="paragraph" w:customStyle="1" w:styleId="Betreff">
    <w:name w:val="Betreff"/>
    <w:basedOn w:val="Standard"/>
    <w:next w:val="Anrede"/>
    <w:semiHidden/>
    <w:rsid w:val="00C40DE8"/>
    <w:pPr>
      <w:spacing w:before="300" w:after="600"/>
    </w:pPr>
    <w:rPr>
      <w:b/>
    </w:rPr>
  </w:style>
  <w:style w:type="paragraph" w:styleId="Blocktext">
    <w:name w:val="Block Text"/>
    <w:basedOn w:val="Standard"/>
    <w:semiHidden/>
    <w:rsid w:val="00C40DE8"/>
    <w:pPr>
      <w:ind w:left="862" w:right="862"/>
    </w:pPr>
  </w:style>
  <w:style w:type="character" w:styleId="Buchtitel">
    <w:name w:val="Book Title"/>
    <w:basedOn w:val="Absatz-Standardschriftart"/>
    <w:uiPriority w:val="33"/>
    <w:semiHidden/>
    <w:qFormat/>
    <w:rsid w:val="00C40DE8"/>
    <w:rPr>
      <w:b/>
      <w:bCs/>
      <w:i/>
      <w:iCs/>
      <w:spacing w:val="5"/>
    </w:rPr>
  </w:style>
  <w:style w:type="paragraph" w:customStyle="1" w:styleId="Dachzeile">
    <w:name w:val="Dachzeile"/>
    <w:basedOn w:val="Standard"/>
    <w:semiHidden/>
    <w:qFormat/>
    <w:rsid w:val="00C40DE8"/>
    <w:rPr>
      <w:b/>
      <w:bCs/>
    </w:rPr>
  </w:style>
  <w:style w:type="paragraph" w:styleId="Datum">
    <w:name w:val="Date"/>
    <w:basedOn w:val="Standard"/>
    <w:next w:val="Standard"/>
    <w:link w:val="DatumZchn"/>
    <w:semiHidden/>
    <w:rsid w:val="00C40DE8"/>
    <w:pPr>
      <w:jc w:val="right"/>
    </w:pPr>
  </w:style>
  <w:style w:type="character" w:customStyle="1" w:styleId="DatumZchn">
    <w:name w:val="Datum Zchn"/>
    <w:basedOn w:val="Absatz-Standardschriftart"/>
    <w:link w:val="Datum"/>
    <w:semiHidden/>
    <w:rsid w:val="00C40DE8"/>
    <w:rPr>
      <w:rFonts w:eastAsia="Times New Roman"/>
      <w:color w:val="auto"/>
      <w:spacing w:val="0"/>
      <w:kern w:val="0"/>
      <w:lang w:eastAsia="de-DE"/>
    </w:rPr>
  </w:style>
  <w:style w:type="paragraph" w:customStyle="1" w:styleId="Dokumentuntertitel">
    <w:name w:val="Dokumentuntertitel"/>
    <w:basedOn w:val="Standard"/>
    <w:rsid w:val="00C40DE8"/>
    <w:pPr>
      <w:framePr w:w="7246" w:h="879" w:wrap="around" w:vAnchor="page" w:hAnchor="margin" w:y="6295"/>
    </w:pPr>
    <w:rPr>
      <w:sz w:val="32"/>
    </w:rPr>
  </w:style>
  <w:style w:type="paragraph" w:customStyle="1" w:styleId="Deckblatt-Datum">
    <w:name w:val="Deckblatt-Datum"/>
    <w:basedOn w:val="Dokumentuntertitel"/>
    <w:semiHidden/>
    <w:rsid w:val="00C40DE8"/>
    <w:pPr>
      <w:framePr w:wrap="around"/>
      <w:spacing w:line="300" w:lineRule="atLeast"/>
    </w:pPr>
    <w:rPr>
      <w:noProof/>
      <w:sz w:val="22"/>
    </w:rPr>
  </w:style>
  <w:style w:type="paragraph" w:customStyle="1" w:styleId="Dokumentart">
    <w:name w:val="Dokumentart"/>
    <w:basedOn w:val="Beschriftung"/>
    <w:qFormat/>
    <w:rsid w:val="00CD77EA"/>
    <w:pPr>
      <w:spacing w:after="640"/>
    </w:pPr>
    <w:rPr>
      <w:b/>
      <w:i w:val="0"/>
      <w:color w:val="C20000" w:themeColor="background2"/>
      <w:sz w:val="40"/>
    </w:rPr>
  </w:style>
  <w:style w:type="paragraph" w:customStyle="1" w:styleId="Dokumentbeschreibung">
    <w:name w:val="Dokumentbeschreibung"/>
    <w:basedOn w:val="Untertitel"/>
    <w:semiHidden/>
    <w:rsid w:val="00C40DE8"/>
  </w:style>
  <w:style w:type="paragraph" w:styleId="Dokumentstruktur">
    <w:name w:val="Document Map"/>
    <w:basedOn w:val="Standard"/>
    <w:link w:val="DokumentstrukturZchn"/>
    <w:semiHidden/>
    <w:rsid w:val="00C40DE8"/>
    <w:pPr>
      <w:shd w:val="clear" w:color="auto" w:fill="000080"/>
    </w:pPr>
    <w:rPr>
      <w:rFonts w:ascii="Tahoma" w:hAnsi="Tahoma" w:cs="Tahoma"/>
      <w:sz w:val="20"/>
      <w:szCs w:val="20"/>
    </w:rPr>
  </w:style>
  <w:style w:type="character" w:customStyle="1" w:styleId="DokumentstrukturZchn">
    <w:name w:val="Dokumentstruktur Zchn"/>
    <w:basedOn w:val="Absatz-Standardschriftart"/>
    <w:link w:val="Dokumentstruktur"/>
    <w:semiHidden/>
    <w:rsid w:val="00123298"/>
    <w:rPr>
      <w:rFonts w:ascii="Tahoma" w:eastAsia="Times New Roman" w:hAnsi="Tahoma" w:cs="Tahoma"/>
      <w:color w:val="auto"/>
      <w:spacing w:val="0"/>
      <w:kern w:val="0"/>
      <w:sz w:val="20"/>
      <w:szCs w:val="20"/>
      <w:shd w:val="clear" w:color="auto" w:fill="000080"/>
      <w:lang w:eastAsia="de-DE"/>
    </w:rPr>
  </w:style>
  <w:style w:type="paragraph" w:customStyle="1" w:styleId="Dokumenttitel">
    <w:name w:val="Dokumenttitel"/>
    <w:basedOn w:val="Standard"/>
    <w:rsid w:val="00C40DE8"/>
    <w:pPr>
      <w:framePr w:w="7246" w:h="1281" w:wrap="around" w:vAnchor="page" w:hAnchor="text" w:y="4480"/>
      <w:spacing w:after="640" w:line="640" w:lineRule="atLeast"/>
    </w:pPr>
    <w:rPr>
      <w:b/>
      <w:color w:val="C20000" w:themeColor="background2"/>
      <w:sz w:val="60"/>
    </w:rPr>
  </w:style>
  <w:style w:type="paragraph" w:customStyle="1" w:styleId="Dokumenttyp">
    <w:name w:val="Dokumenttyp"/>
    <w:basedOn w:val="Standard"/>
    <w:semiHidden/>
    <w:rsid w:val="00C40DE8"/>
    <w:rPr>
      <w:b/>
      <w:color w:val="747576"/>
      <w:sz w:val="40"/>
      <w:szCs w:val="40"/>
    </w:rPr>
  </w:style>
  <w:style w:type="paragraph" w:styleId="Endnotentext">
    <w:name w:val="endnote text"/>
    <w:basedOn w:val="Standard"/>
    <w:link w:val="EndnotentextZchn"/>
    <w:semiHidden/>
    <w:rsid w:val="00C40DE8"/>
    <w:rPr>
      <w:szCs w:val="20"/>
    </w:rPr>
  </w:style>
  <w:style w:type="character" w:customStyle="1" w:styleId="EndnotentextZchn">
    <w:name w:val="Endnotentext Zchn"/>
    <w:basedOn w:val="Absatz-Standardschriftart"/>
    <w:link w:val="Endnotentext"/>
    <w:semiHidden/>
    <w:rsid w:val="00C40DE8"/>
    <w:rPr>
      <w:rFonts w:eastAsia="Times New Roman"/>
      <w:color w:val="auto"/>
      <w:spacing w:val="0"/>
      <w:kern w:val="0"/>
      <w:szCs w:val="20"/>
      <w:lang w:eastAsia="de-DE"/>
    </w:rPr>
  </w:style>
  <w:style w:type="character" w:styleId="Endnotenzeichen">
    <w:name w:val="endnote reference"/>
    <w:semiHidden/>
    <w:rsid w:val="00C40DE8"/>
    <w:rPr>
      <w:vertAlign w:val="superscript"/>
    </w:rPr>
  </w:style>
  <w:style w:type="paragraph" w:styleId="Funotentext">
    <w:name w:val="footnote text"/>
    <w:basedOn w:val="Standard"/>
    <w:link w:val="FunotentextZchn"/>
    <w:uiPriority w:val="99"/>
    <w:semiHidden/>
    <w:rsid w:val="00C40DE8"/>
    <w:rPr>
      <w:szCs w:val="20"/>
    </w:rPr>
  </w:style>
  <w:style w:type="character" w:customStyle="1" w:styleId="FunotentextZchn">
    <w:name w:val="Fußnotentext Zchn"/>
    <w:basedOn w:val="Absatz-Standardschriftart"/>
    <w:link w:val="Funotentext"/>
    <w:uiPriority w:val="99"/>
    <w:semiHidden/>
    <w:rsid w:val="00C40DE8"/>
    <w:rPr>
      <w:rFonts w:eastAsia="Times New Roman"/>
      <w:color w:val="auto"/>
      <w:spacing w:val="0"/>
      <w:kern w:val="0"/>
      <w:szCs w:val="20"/>
      <w:lang w:eastAsia="de-DE"/>
    </w:rPr>
  </w:style>
  <w:style w:type="character" w:styleId="Funotenzeichen">
    <w:name w:val="footnote reference"/>
    <w:uiPriority w:val="99"/>
    <w:semiHidden/>
    <w:rsid w:val="00C40DE8"/>
    <w:rPr>
      <w:vertAlign w:val="superscript"/>
    </w:rPr>
  </w:style>
  <w:style w:type="character" w:styleId="Hervorhebung">
    <w:name w:val="Emphasis"/>
    <w:semiHidden/>
    <w:rsid w:val="00C40DE8"/>
    <w:rPr>
      <w:b/>
      <w:iCs/>
    </w:rPr>
  </w:style>
  <w:style w:type="paragraph" w:styleId="Index1">
    <w:name w:val="index 1"/>
    <w:basedOn w:val="Standard"/>
    <w:next w:val="Standard"/>
    <w:autoRedefine/>
    <w:semiHidden/>
    <w:rsid w:val="00C40DE8"/>
    <w:pPr>
      <w:ind w:left="220" w:hanging="220"/>
    </w:pPr>
  </w:style>
  <w:style w:type="paragraph" w:styleId="Index2">
    <w:name w:val="index 2"/>
    <w:basedOn w:val="Standard"/>
    <w:next w:val="Standard"/>
    <w:autoRedefine/>
    <w:semiHidden/>
    <w:rsid w:val="00C40DE8"/>
    <w:pPr>
      <w:ind w:left="440" w:hanging="220"/>
    </w:pPr>
  </w:style>
  <w:style w:type="paragraph" w:styleId="Index3">
    <w:name w:val="index 3"/>
    <w:basedOn w:val="Standard"/>
    <w:next w:val="Standard"/>
    <w:autoRedefine/>
    <w:semiHidden/>
    <w:rsid w:val="00C40DE8"/>
    <w:pPr>
      <w:ind w:left="660" w:hanging="220"/>
    </w:pPr>
  </w:style>
  <w:style w:type="paragraph" w:styleId="Index4">
    <w:name w:val="index 4"/>
    <w:basedOn w:val="Standard"/>
    <w:next w:val="Standard"/>
    <w:autoRedefine/>
    <w:semiHidden/>
    <w:rsid w:val="00C40DE8"/>
    <w:pPr>
      <w:ind w:left="880" w:hanging="220"/>
    </w:pPr>
  </w:style>
  <w:style w:type="paragraph" w:styleId="Index5">
    <w:name w:val="index 5"/>
    <w:basedOn w:val="Standard"/>
    <w:next w:val="Standard"/>
    <w:autoRedefine/>
    <w:semiHidden/>
    <w:rsid w:val="00C40DE8"/>
    <w:pPr>
      <w:ind w:left="1100" w:hanging="220"/>
    </w:pPr>
  </w:style>
  <w:style w:type="paragraph" w:styleId="Index6">
    <w:name w:val="index 6"/>
    <w:basedOn w:val="Standard"/>
    <w:next w:val="Standard"/>
    <w:autoRedefine/>
    <w:semiHidden/>
    <w:rsid w:val="00C40DE8"/>
    <w:pPr>
      <w:ind w:left="1320" w:hanging="220"/>
    </w:pPr>
  </w:style>
  <w:style w:type="paragraph" w:styleId="Index7">
    <w:name w:val="index 7"/>
    <w:basedOn w:val="Standard"/>
    <w:next w:val="Standard"/>
    <w:autoRedefine/>
    <w:semiHidden/>
    <w:rsid w:val="00C40DE8"/>
    <w:pPr>
      <w:ind w:left="1540" w:hanging="220"/>
    </w:pPr>
  </w:style>
  <w:style w:type="paragraph" w:styleId="Index8">
    <w:name w:val="index 8"/>
    <w:basedOn w:val="Standard"/>
    <w:next w:val="Standard"/>
    <w:autoRedefine/>
    <w:semiHidden/>
    <w:rsid w:val="00C40DE8"/>
    <w:pPr>
      <w:ind w:left="1760" w:hanging="220"/>
    </w:pPr>
  </w:style>
  <w:style w:type="paragraph" w:styleId="Index9">
    <w:name w:val="index 9"/>
    <w:basedOn w:val="Standard"/>
    <w:next w:val="Standard"/>
    <w:autoRedefine/>
    <w:semiHidden/>
    <w:rsid w:val="00C40DE8"/>
    <w:pPr>
      <w:ind w:left="1980" w:hanging="220"/>
    </w:pPr>
  </w:style>
  <w:style w:type="character" w:styleId="IntensiveHervorhebung">
    <w:name w:val="Intense Emphasis"/>
    <w:basedOn w:val="Absatz-Standardschriftart"/>
    <w:uiPriority w:val="21"/>
    <w:semiHidden/>
    <w:qFormat/>
    <w:rsid w:val="00C40DE8"/>
    <w:rPr>
      <w:i/>
      <w:iCs/>
      <w:color w:val="C20000" w:themeColor="accent1"/>
    </w:rPr>
  </w:style>
  <w:style w:type="character" w:styleId="IntensiverVerweis">
    <w:name w:val="Intense Reference"/>
    <w:basedOn w:val="Absatz-Standardschriftart"/>
    <w:uiPriority w:val="32"/>
    <w:semiHidden/>
    <w:qFormat/>
    <w:rsid w:val="00C40DE8"/>
    <w:rPr>
      <w:b/>
      <w:bCs/>
      <w:smallCaps/>
      <w:color w:val="C20000" w:themeColor="accent1"/>
      <w:spacing w:val="5"/>
    </w:rPr>
  </w:style>
  <w:style w:type="paragraph" w:styleId="IntensivesZitat">
    <w:name w:val="Intense Quote"/>
    <w:basedOn w:val="Standard"/>
    <w:next w:val="Standard"/>
    <w:link w:val="IntensivesZitatZchn"/>
    <w:uiPriority w:val="30"/>
    <w:semiHidden/>
    <w:qFormat/>
    <w:rsid w:val="00C40DE8"/>
    <w:pPr>
      <w:pBdr>
        <w:top w:val="single" w:sz="4" w:space="10" w:color="C20000" w:themeColor="accent1"/>
        <w:bottom w:val="single" w:sz="4" w:space="10" w:color="C20000" w:themeColor="accent1"/>
      </w:pBdr>
      <w:spacing w:before="360" w:after="360"/>
      <w:ind w:left="864" w:right="864"/>
      <w:jc w:val="center"/>
    </w:pPr>
    <w:rPr>
      <w:rFonts w:eastAsiaTheme="majorEastAsia" w:cstheme="majorBidi"/>
      <w:i/>
      <w:iCs/>
      <w:color w:val="C20000" w:themeColor="accent1"/>
    </w:rPr>
  </w:style>
  <w:style w:type="character" w:customStyle="1" w:styleId="IntensivesZitatZchn">
    <w:name w:val="Intensives Zitat Zchn"/>
    <w:basedOn w:val="Absatz-Standardschriftart"/>
    <w:link w:val="IntensivesZitat"/>
    <w:uiPriority w:val="30"/>
    <w:semiHidden/>
    <w:rsid w:val="00A8371D"/>
    <w:rPr>
      <w:rFonts w:eastAsiaTheme="majorEastAsia" w:cstheme="majorBidi"/>
      <w:i/>
      <w:iCs/>
      <w:color w:val="C20000" w:themeColor="accent1"/>
      <w:spacing w:val="0"/>
      <w:kern w:val="0"/>
      <w:lang w:eastAsia="de-DE"/>
    </w:rPr>
  </w:style>
  <w:style w:type="paragraph" w:styleId="Kommentartext">
    <w:name w:val="annotation text"/>
    <w:basedOn w:val="Standard"/>
    <w:link w:val="KommentartextZchn"/>
    <w:uiPriority w:val="99"/>
    <w:semiHidden/>
    <w:rsid w:val="00C40DE8"/>
    <w:rPr>
      <w:sz w:val="20"/>
      <w:szCs w:val="20"/>
    </w:rPr>
  </w:style>
  <w:style w:type="character" w:customStyle="1" w:styleId="KommentartextZchn">
    <w:name w:val="Kommentartext Zchn"/>
    <w:basedOn w:val="Absatz-Standardschriftart"/>
    <w:link w:val="Kommentartext"/>
    <w:uiPriority w:val="99"/>
    <w:semiHidden/>
    <w:rsid w:val="00C40DE8"/>
    <w:rPr>
      <w:rFonts w:eastAsia="Times New Roman"/>
      <w:color w:val="auto"/>
      <w:spacing w:val="0"/>
      <w:kern w:val="0"/>
      <w:sz w:val="20"/>
      <w:szCs w:val="20"/>
      <w:lang w:eastAsia="de-DE"/>
    </w:rPr>
  </w:style>
  <w:style w:type="paragraph" w:styleId="Kommentarthema">
    <w:name w:val="annotation subject"/>
    <w:basedOn w:val="Kommentartext"/>
    <w:next w:val="Kommentartext"/>
    <w:link w:val="KommentarthemaZchn"/>
    <w:semiHidden/>
    <w:rsid w:val="00C40DE8"/>
    <w:rPr>
      <w:b/>
      <w:bCs/>
    </w:rPr>
  </w:style>
  <w:style w:type="character" w:customStyle="1" w:styleId="KommentarthemaZchn">
    <w:name w:val="Kommentarthema Zchn"/>
    <w:basedOn w:val="KommentartextZchn"/>
    <w:link w:val="Kommentarthema"/>
    <w:semiHidden/>
    <w:rsid w:val="00C40DE8"/>
    <w:rPr>
      <w:rFonts w:eastAsia="Times New Roman"/>
      <w:b/>
      <w:bCs/>
      <w:color w:val="auto"/>
      <w:spacing w:val="0"/>
      <w:kern w:val="0"/>
      <w:sz w:val="20"/>
      <w:szCs w:val="20"/>
      <w:lang w:eastAsia="de-DE"/>
    </w:rPr>
  </w:style>
  <w:style w:type="character" w:styleId="Kommentarzeichen">
    <w:name w:val="annotation reference"/>
    <w:uiPriority w:val="99"/>
    <w:semiHidden/>
    <w:rsid w:val="00C40DE8"/>
    <w:rPr>
      <w:sz w:val="16"/>
      <w:szCs w:val="16"/>
    </w:rPr>
  </w:style>
  <w:style w:type="paragraph" w:customStyle="1" w:styleId="Landesgruppen">
    <w:name w:val="Landesgruppen"/>
    <w:basedOn w:val="Standard"/>
    <w:semiHidden/>
    <w:rsid w:val="00C40DE8"/>
    <w:pPr>
      <w:spacing w:after="100" w:line="210" w:lineRule="atLeast"/>
    </w:pPr>
    <w:rPr>
      <w:color w:val="A01437"/>
      <w:sz w:val="14"/>
      <w:szCs w:val="14"/>
    </w:rPr>
  </w:style>
  <w:style w:type="paragraph" w:styleId="Listenfortsetzung5">
    <w:name w:val="List Continue 5"/>
    <w:basedOn w:val="Standard"/>
    <w:semiHidden/>
    <w:rsid w:val="00C40DE8"/>
    <w:pPr>
      <w:ind w:left="1415"/>
    </w:pPr>
  </w:style>
  <w:style w:type="paragraph" w:styleId="Listennummer">
    <w:name w:val="List Number"/>
    <w:basedOn w:val="Standard"/>
    <w:rsid w:val="00C40DE8"/>
    <w:pPr>
      <w:numPr>
        <w:numId w:val="9"/>
      </w:numPr>
    </w:pPr>
  </w:style>
  <w:style w:type="paragraph" w:styleId="Listennummer2">
    <w:name w:val="List Number 2"/>
    <w:basedOn w:val="Standard"/>
    <w:semiHidden/>
    <w:rsid w:val="00C40DE8"/>
    <w:pPr>
      <w:numPr>
        <w:numId w:val="10"/>
      </w:numPr>
      <w:tabs>
        <w:tab w:val="left" w:pos="862"/>
      </w:tabs>
    </w:pPr>
  </w:style>
  <w:style w:type="paragraph" w:styleId="Listennummer3">
    <w:name w:val="List Number 3"/>
    <w:basedOn w:val="Standard"/>
    <w:semiHidden/>
    <w:rsid w:val="00C40DE8"/>
    <w:pPr>
      <w:numPr>
        <w:numId w:val="11"/>
      </w:numPr>
    </w:pPr>
  </w:style>
  <w:style w:type="paragraph" w:styleId="Listennummer4">
    <w:name w:val="List Number 4"/>
    <w:basedOn w:val="Standard"/>
    <w:semiHidden/>
    <w:rsid w:val="00C40DE8"/>
    <w:pPr>
      <w:numPr>
        <w:numId w:val="12"/>
      </w:numPr>
    </w:pPr>
  </w:style>
  <w:style w:type="paragraph" w:styleId="Listennummer5">
    <w:name w:val="List Number 5"/>
    <w:basedOn w:val="Standard"/>
    <w:semiHidden/>
    <w:rsid w:val="00C40DE8"/>
    <w:pPr>
      <w:numPr>
        <w:numId w:val="13"/>
      </w:numPr>
      <w:tabs>
        <w:tab w:val="left" w:pos="862"/>
      </w:tabs>
    </w:pPr>
  </w:style>
  <w:style w:type="paragraph" w:styleId="Makrotext">
    <w:name w:val="macro"/>
    <w:link w:val="MakrotextZchn"/>
    <w:semiHidden/>
    <w:rsid w:val="00C40DE8"/>
    <w:pPr>
      <w:tabs>
        <w:tab w:val="left" w:pos="480"/>
        <w:tab w:val="left" w:pos="960"/>
        <w:tab w:val="left" w:pos="1440"/>
        <w:tab w:val="left" w:pos="1920"/>
        <w:tab w:val="left" w:pos="2400"/>
        <w:tab w:val="left" w:pos="2880"/>
        <w:tab w:val="left" w:pos="3360"/>
        <w:tab w:val="left" w:pos="3840"/>
        <w:tab w:val="left" w:pos="4320"/>
      </w:tabs>
      <w:spacing w:after="120" w:line="300" w:lineRule="atLeast"/>
    </w:pPr>
    <w:rPr>
      <w:rFonts w:ascii="Courier New" w:eastAsia="Times New Roman" w:hAnsi="Courier New" w:cs="Courier New"/>
      <w:color w:val="auto"/>
      <w:spacing w:val="0"/>
      <w:kern w:val="0"/>
      <w:lang w:eastAsia="de-DE"/>
    </w:rPr>
  </w:style>
  <w:style w:type="character" w:customStyle="1" w:styleId="MakrotextZchn">
    <w:name w:val="Makrotext Zchn"/>
    <w:basedOn w:val="Absatz-Standardschriftart"/>
    <w:link w:val="Makrotext"/>
    <w:semiHidden/>
    <w:rsid w:val="00C40DE8"/>
    <w:rPr>
      <w:rFonts w:ascii="Courier New" w:eastAsia="Times New Roman" w:hAnsi="Courier New" w:cs="Courier New"/>
      <w:color w:val="auto"/>
      <w:spacing w:val="0"/>
      <w:kern w:val="0"/>
      <w:lang w:eastAsia="de-DE"/>
    </w:rPr>
  </w:style>
  <w:style w:type="paragraph" w:styleId="Nachrichtenkopf">
    <w:name w:val="Message Header"/>
    <w:basedOn w:val="Standard"/>
    <w:link w:val="NachrichtenkopfZchn"/>
    <w:semiHidden/>
    <w:rsid w:val="00C40DE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NachrichtenkopfZchn">
    <w:name w:val="Nachrichtenkopf Zchn"/>
    <w:basedOn w:val="Absatz-Standardschriftart"/>
    <w:link w:val="Nachrichtenkopf"/>
    <w:semiHidden/>
    <w:rsid w:val="00C40DE8"/>
    <w:rPr>
      <w:rFonts w:eastAsia="Times New Roman" w:cs="Arial"/>
      <w:color w:val="auto"/>
      <w:spacing w:val="0"/>
      <w:kern w:val="0"/>
      <w:shd w:val="pct20" w:color="auto" w:fill="auto"/>
      <w:lang w:eastAsia="de-DE"/>
    </w:rPr>
  </w:style>
  <w:style w:type="character" w:customStyle="1" w:styleId="NichtaufgelsteErwhnung1">
    <w:name w:val="Nicht aufgelöste Erwähnung1"/>
    <w:basedOn w:val="Absatz-Standardschriftart"/>
    <w:uiPriority w:val="99"/>
    <w:semiHidden/>
    <w:unhideWhenUsed/>
    <w:rsid w:val="00C40DE8"/>
    <w:rPr>
      <w:color w:val="605E5C"/>
      <w:shd w:val="clear" w:color="auto" w:fill="E1DFDD"/>
    </w:rPr>
  </w:style>
  <w:style w:type="paragraph" w:styleId="NurText">
    <w:name w:val="Plain Text"/>
    <w:basedOn w:val="Standard"/>
    <w:link w:val="NurTextZchn"/>
    <w:semiHidden/>
    <w:rsid w:val="00C40DE8"/>
    <w:rPr>
      <w:rFonts w:ascii="Courier New" w:hAnsi="Courier New" w:cs="Courier New"/>
      <w:sz w:val="20"/>
      <w:szCs w:val="20"/>
    </w:rPr>
  </w:style>
  <w:style w:type="character" w:customStyle="1" w:styleId="NurTextZchn">
    <w:name w:val="Nur Text Zchn"/>
    <w:basedOn w:val="Absatz-Standardschriftart"/>
    <w:link w:val="NurText"/>
    <w:semiHidden/>
    <w:rsid w:val="00C40DE8"/>
    <w:rPr>
      <w:rFonts w:ascii="Courier New" w:eastAsia="Times New Roman" w:hAnsi="Courier New" w:cs="Courier New"/>
      <w:color w:val="auto"/>
      <w:spacing w:val="0"/>
      <w:kern w:val="0"/>
      <w:sz w:val="20"/>
      <w:szCs w:val="20"/>
      <w:lang w:eastAsia="de-DE"/>
    </w:rPr>
  </w:style>
  <w:style w:type="paragraph" w:customStyle="1" w:styleId="Pagina">
    <w:name w:val="Pagina"/>
    <w:basedOn w:val="Fuzeile"/>
    <w:semiHidden/>
    <w:rsid w:val="00C40DE8"/>
    <w:pPr>
      <w:framePr w:w="2155" w:h="210" w:hRule="exact" w:wrap="around" w:vAnchor="page" w:hAnchor="page" w:x="9300" w:y="15299"/>
    </w:pPr>
  </w:style>
  <w:style w:type="paragraph" w:customStyle="1" w:styleId="Paginierung">
    <w:name w:val="Paginierung"/>
    <w:basedOn w:val="Fuzeile"/>
    <w:semiHidden/>
    <w:rsid w:val="00C40DE8"/>
    <w:pPr>
      <w:framePr w:w="2155" w:h="210" w:hRule="exact" w:wrap="around" w:vAnchor="page" w:hAnchor="page" w:x="9300" w:y="15299"/>
    </w:pPr>
  </w:style>
  <w:style w:type="paragraph" w:customStyle="1" w:styleId="Partnerlogo">
    <w:name w:val="Partnerlogo"/>
    <w:basedOn w:val="Kopfzeile"/>
    <w:semiHidden/>
    <w:qFormat/>
    <w:rsid w:val="00C40DE8"/>
    <w:pPr>
      <w:framePr w:hSpace="142" w:wrap="around" w:vAnchor="page" w:hAnchor="page" w:x="1390" w:y="1135"/>
      <w:spacing w:line="240" w:lineRule="auto"/>
      <w:suppressOverlap/>
    </w:pPr>
    <w:rPr>
      <w:vanish/>
    </w:rPr>
  </w:style>
  <w:style w:type="character" w:styleId="Seitenzahl">
    <w:name w:val="page number"/>
    <w:semiHidden/>
    <w:rsid w:val="00C40DE8"/>
    <w:rPr>
      <w:rFonts w:ascii="Arial" w:hAnsi="Arial"/>
    </w:rPr>
  </w:style>
  <w:style w:type="paragraph" w:styleId="Standardeinzug">
    <w:name w:val="Normal Indent"/>
    <w:basedOn w:val="Standard"/>
    <w:semiHidden/>
    <w:rsid w:val="00C40DE8"/>
    <w:pPr>
      <w:ind w:left="862"/>
    </w:pPr>
  </w:style>
  <w:style w:type="table" w:styleId="Tabelle3D-Effekt1">
    <w:name w:val="Table 3D effects 1"/>
    <w:basedOn w:val="NormaleTabelle"/>
    <w:semiHidden/>
    <w:rsid w:val="00C40DE8"/>
    <w:pPr>
      <w:spacing w:after="120" w:line="300" w:lineRule="atLeast"/>
    </w:pPr>
    <w:rPr>
      <w:rFonts w:eastAsia="Times New Roman"/>
      <w:color w:val="auto"/>
      <w:spacing w:val="0"/>
      <w:kern w:val="0"/>
      <w:lang w:eastAsia="de-DE"/>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e3D-Effekt2">
    <w:name w:val="Table 3D effects 2"/>
    <w:basedOn w:val="NormaleTabelle"/>
    <w:semiHidden/>
    <w:rsid w:val="00C40DE8"/>
    <w:pPr>
      <w:spacing w:after="120" w:line="300" w:lineRule="atLeast"/>
    </w:pPr>
    <w:rPr>
      <w:rFonts w:eastAsia="Times New Roman"/>
      <w:color w:val="auto"/>
      <w:spacing w:val="0"/>
      <w:kern w:val="0"/>
      <w:lang w:eastAsia="de-DE"/>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3D-Effekt3">
    <w:name w:val="Table 3D effects 3"/>
    <w:basedOn w:val="NormaleTabelle"/>
    <w:semiHidden/>
    <w:rsid w:val="00C40DE8"/>
    <w:pPr>
      <w:spacing w:after="120" w:line="300" w:lineRule="atLeast"/>
    </w:pPr>
    <w:rPr>
      <w:rFonts w:eastAsia="Times New Roman"/>
      <w:color w:val="auto"/>
      <w:spacing w:val="0"/>
      <w:kern w:val="0"/>
      <w:lang w:eastAsia="de-DE"/>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Aktuell">
    <w:name w:val="Table Contemporary"/>
    <w:basedOn w:val="NormaleTabelle"/>
    <w:semiHidden/>
    <w:rsid w:val="00C40DE8"/>
    <w:pPr>
      <w:spacing w:after="120" w:line="300" w:lineRule="atLeast"/>
    </w:pPr>
    <w:rPr>
      <w:rFonts w:eastAsia="Times New Roman"/>
      <w:color w:val="auto"/>
      <w:spacing w:val="0"/>
      <w:kern w:val="0"/>
      <w:lang w:eastAsia="de-D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eEinfach1">
    <w:name w:val="Table Simple 1"/>
    <w:basedOn w:val="NormaleTabelle"/>
    <w:semiHidden/>
    <w:rsid w:val="00C40DE8"/>
    <w:pPr>
      <w:spacing w:after="120" w:line="300" w:lineRule="atLeast"/>
    </w:pPr>
    <w:rPr>
      <w:rFonts w:eastAsia="Times New Roman"/>
      <w:color w:val="auto"/>
      <w:spacing w:val="0"/>
      <w:kern w:val="0"/>
      <w:lang w:eastAsia="de-DE"/>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leEinfach2">
    <w:name w:val="Table Simple 2"/>
    <w:basedOn w:val="NormaleTabelle"/>
    <w:semiHidden/>
    <w:rsid w:val="00C40DE8"/>
    <w:pPr>
      <w:spacing w:after="120" w:line="300" w:lineRule="atLeast"/>
    </w:pPr>
    <w:rPr>
      <w:rFonts w:eastAsia="Times New Roman"/>
      <w:color w:val="auto"/>
      <w:spacing w:val="0"/>
      <w:kern w:val="0"/>
      <w:lang w:eastAsia="de-DE"/>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leEinfach3">
    <w:name w:val="Table Simple 3"/>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leElegant">
    <w:name w:val="Table Elegant"/>
    <w:basedOn w:val="NormaleTabelle"/>
    <w:semiHidden/>
    <w:rsid w:val="00C40DE8"/>
    <w:pPr>
      <w:spacing w:after="120" w:line="300" w:lineRule="atLeast"/>
    </w:pPr>
    <w:rPr>
      <w:rFonts w:eastAsia="Times New Roman"/>
      <w:color w:val="auto"/>
      <w:spacing w:val="0"/>
      <w:kern w:val="0"/>
      <w:lang w:eastAsia="de-DE"/>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eFarbig1">
    <w:name w:val="Table Colorful 1"/>
    <w:basedOn w:val="NormaleTabelle"/>
    <w:semiHidden/>
    <w:rsid w:val="00C40DE8"/>
    <w:pPr>
      <w:spacing w:after="120" w:line="300" w:lineRule="atLeast"/>
    </w:pPr>
    <w:rPr>
      <w:rFonts w:eastAsia="Times New Roman"/>
      <w:color w:val="FFFFFF"/>
      <w:spacing w:val="0"/>
      <w:kern w:val="0"/>
      <w:lang w:eastAsia="de-DE"/>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eFarbig2">
    <w:name w:val="Table Colorful 2"/>
    <w:basedOn w:val="NormaleTabelle"/>
    <w:semiHidden/>
    <w:rsid w:val="00C40DE8"/>
    <w:pPr>
      <w:spacing w:after="120" w:line="300" w:lineRule="atLeast"/>
    </w:pPr>
    <w:rPr>
      <w:rFonts w:eastAsia="Times New Roman"/>
      <w:color w:val="auto"/>
      <w:spacing w:val="0"/>
      <w:kern w:val="0"/>
      <w:lang w:eastAsia="de-DE"/>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eFarbig3">
    <w:name w:val="Table Colorful 3"/>
    <w:basedOn w:val="NormaleTabelle"/>
    <w:semiHidden/>
    <w:rsid w:val="00C40DE8"/>
    <w:pPr>
      <w:spacing w:after="120" w:line="300" w:lineRule="atLeast"/>
    </w:pPr>
    <w:rPr>
      <w:rFonts w:eastAsia="Times New Roman"/>
      <w:color w:val="auto"/>
      <w:spacing w:val="0"/>
      <w:kern w:val="0"/>
      <w:lang w:eastAsia="de-DE"/>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eKlassisch1">
    <w:name w:val="Table Classic 1"/>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Klassisch2">
    <w:name w:val="Table Classic 2"/>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eKlassisch3">
    <w:name w:val="Table Classic 3"/>
    <w:basedOn w:val="NormaleTabelle"/>
    <w:semiHidden/>
    <w:rsid w:val="00C40DE8"/>
    <w:pPr>
      <w:spacing w:after="120" w:line="300" w:lineRule="atLeast"/>
    </w:pPr>
    <w:rPr>
      <w:rFonts w:eastAsia="Times New Roman"/>
      <w:color w:val="000080"/>
      <w:spacing w:val="0"/>
      <w:kern w:val="0"/>
      <w:lang w:eastAsia="de-DE"/>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eKlassisch4">
    <w:name w:val="Table Classic 4"/>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eListe1">
    <w:name w:val="Table List 1"/>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2">
    <w:name w:val="Table List 2"/>
    <w:basedOn w:val="NormaleTabelle"/>
    <w:semiHidden/>
    <w:rsid w:val="00C40DE8"/>
    <w:pPr>
      <w:spacing w:after="120" w:line="300" w:lineRule="atLeast"/>
    </w:pPr>
    <w:rPr>
      <w:rFonts w:eastAsia="Times New Roman"/>
      <w:color w:val="auto"/>
      <w:spacing w:val="0"/>
      <w:kern w:val="0"/>
      <w:lang w:eastAsia="de-DE"/>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3">
    <w:name w:val="Table List 3"/>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eListe4">
    <w:name w:val="Table List 4"/>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eListe5">
    <w:name w:val="Table List 5"/>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eListe6">
    <w:name w:val="Table List 6"/>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eListe7">
    <w:name w:val="Table List 7"/>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eListe8">
    <w:name w:val="Table List 8"/>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eProfessionell">
    <w:name w:val="Table Professional"/>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eRaster1">
    <w:name w:val="Table Grid 1"/>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eRaster2">
    <w:name w:val="Table Grid 2"/>
    <w:basedOn w:val="NormaleTabelle"/>
    <w:semiHidden/>
    <w:rsid w:val="00C40DE8"/>
    <w:pPr>
      <w:spacing w:after="120" w:line="300" w:lineRule="atLeast"/>
    </w:pPr>
    <w:rPr>
      <w:rFonts w:eastAsia="Times New Roman"/>
      <w:color w:val="auto"/>
      <w:spacing w:val="0"/>
      <w:kern w:val="0"/>
      <w:lang w:eastAsia="de-DE"/>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3">
    <w:name w:val="Table Grid 3"/>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4">
    <w:name w:val="Table Grid 4"/>
    <w:basedOn w:val="NormaleTabelle"/>
    <w:semiHidden/>
    <w:rsid w:val="00C40DE8"/>
    <w:pPr>
      <w:spacing w:after="120" w:line="300" w:lineRule="atLeast"/>
    </w:pPr>
    <w:rPr>
      <w:rFonts w:eastAsia="Times New Roman"/>
      <w:color w:val="auto"/>
      <w:spacing w:val="0"/>
      <w:kern w:val="0"/>
      <w:lang w:eastAsia="de-DE"/>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eRaster5">
    <w:name w:val="Table Grid 5"/>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6">
    <w:name w:val="Table Grid 6"/>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7">
    <w:name w:val="Table Grid 7"/>
    <w:basedOn w:val="NormaleTabelle"/>
    <w:semiHidden/>
    <w:rsid w:val="00C40DE8"/>
    <w:pPr>
      <w:spacing w:after="120" w:line="300" w:lineRule="atLeast"/>
    </w:pPr>
    <w:rPr>
      <w:rFonts w:eastAsia="Times New Roman"/>
      <w:b/>
      <w:bCs/>
      <w:color w:val="auto"/>
      <w:spacing w:val="0"/>
      <w:kern w:val="0"/>
      <w:lang w:eastAsia="de-D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8">
    <w:name w:val="Table Grid 8"/>
    <w:basedOn w:val="NormaleTabelle"/>
    <w:semiHidden/>
    <w:rsid w:val="00C40DE8"/>
    <w:pPr>
      <w:spacing w:after="120" w:line="300" w:lineRule="atLeast"/>
    </w:pPr>
    <w:rPr>
      <w:rFonts w:eastAsia="Times New Roman"/>
      <w:color w:val="auto"/>
      <w:spacing w:val="0"/>
      <w:kern w:val="0"/>
      <w:lang w:eastAsia="de-DE"/>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eSpalten1">
    <w:name w:val="Table Columns 1"/>
    <w:basedOn w:val="NormaleTabelle"/>
    <w:semiHidden/>
    <w:rsid w:val="00C40DE8"/>
    <w:pPr>
      <w:spacing w:after="120" w:line="300" w:lineRule="atLeast"/>
    </w:pPr>
    <w:rPr>
      <w:rFonts w:eastAsia="Times New Roman"/>
      <w:b/>
      <w:bCs/>
      <w:color w:val="auto"/>
      <w:spacing w:val="0"/>
      <w:kern w:val="0"/>
      <w:lang w:eastAsia="de-DE"/>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2">
    <w:name w:val="Table Columns 2"/>
    <w:basedOn w:val="NormaleTabelle"/>
    <w:semiHidden/>
    <w:rsid w:val="00C40DE8"/>
    <w:pPr>
      <w:spacing w:after="120" w:line="300" w:lineRule="atLeast"/>
    </w:pPr>
    <w:rPr>
      <w:rFonts w:eastAsia="Times New Roman"/>
      <w:b/>
      <w:bCs/>
      <w:color w:val="auto"/>
      <w:spacing w:val="0"/>
      <w:kern w:val="0"/>
      <w:lang w:eastAsia="de-D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3">
    <w:name w:val="Table Columns 3"/>
    <w:basedOn w:val="NormaleTabelle"/>
    <w:semiHidden/>
    <w:rsid w:val="00C40DE8"/>
    <w:pPr>
      <w:spacing w:after="120" w:line="300" w:lineRule="atLeast"/>
    </w:pPr>
    <w:rPr>
      <w:rFonts w:eastAsia="Times New Roman"/>
      <w:b/>
      <w:bCs/>
      <w:color w:val="auto"/>
      <w:spacing w:val="0"/>
      <w:kern w:val="0"/>
      <w:lang w:eastAsia="de-DE"/>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eSpalten4">
    <w:name w:val="Table Columns 4"/>
    <w:basedOn w:val="NormaleTabelle"/>
    <w:semiHidden/>
    <w:rsid w:val="00C40DE8"/>
    <w:pPr>
      <w:spacing w:after="120" w:line="300" w:lineRule="atLeast"/>
    </w:pPr>
    <w:rPr>
      <w:rFonts w:eastAsia="Times New Roman"/>
      <w:color w:val="auto"/>
      <w:spacing w:val="0"/>
      <w:kern w:val="0"/>
      <w:lang w:eastAsia="de-DE"/>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eSpalten5">
    <w:name w:val="Table Columns 5"/>
    <w:basedOn w:val="NormaleTabelle"/>
    <w:semiHidden/>
    <w:rsid w:val="00C40DE8"/>
    <w:pPr>
      <w:spacing w:after="120" w:line="300" w:lineRule="atLeast"/>
    </w:pPr>
    <w:rPr>
      <w:rFonts w:eastAsia="Times New Roman"/>
      <w:color w:val="auto"/>
      <w:spacing w:val="0"/>
      <w:kern w:val="0"/>
      <w:lang w:eastAsia="de-DE"/>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eSpezial1">
    <w:name w:val="Table Subtle 1"/>
    <w:basedOn w:val="NormaleTabelle"/>
    <w:semiHidden/>
    <w:rsid w:val="00C40DE8"/>
    <w:pPr>
      <w:spacing w:after="120" w:line="300" w:lineRule="atLeast"/>
    </w:pPr>
    <w:rPr>
      <w:rFonts w:eastAsia="Times New Roman"/>
      <w:color w:val="auto"/>
      <w:spacing w:val="0"/>
      <w:kern w:val="0"/>
      <w:lang w:eastAsia="de-DE"/>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ezial2">
    <w:name w:val="Table Subtle 2"/>
    <w:basedOn w:val="NormaleTabelle"/>
    <w:semiHidden/>
    <w:rsid w:val="00C40DE8"/>
    <w:pPr>
      <w:spacing w:after="120" w:line="300" w:lineRule="atLeast"/>
    </w:pPr>
    <w:rPr>
      <w:rFonts w:eastAsia="Times New Roman"/>
      <w:color w:val="auto"/>
      <w:spacing w:val="0"/>
      <w:kern w:val="0"/>
      <w:lang w:eastAsia="de-DE"/>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Web1">
    <w:name w:val="Table Web 1"/>
    <w:basedOn w:val="NormaleTabelle"/>
    <w:semiHidden/>
    <w:rsid w:val="00C40DE8"/>
    <w:pPr>
      <w:spacing w:after="120" w:line="300" w:lineRule="atLeast"/>
    </w:pPr>
    <w:rPr>
      <w:rFonts w:eastAsia="Times New Roman"/>
      <w:color w:val="auto"/>
      <w:spacing w:val="0"/>
      <w:kern w:val="0"/>
      <w:lang w:eastAsia="de-D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2">
    <w:name w:val="Table Web 2"/>
    <w:basedOn w:val="NormaleTabelle"/>
    <w:semiHidden/>
    <w:rsid w:val="00C40DE8"/>
    <w:pPr>
      <w:spacing w:after="120" w:line="300" w:lineRule="atLeast"/>
    </w:pPr>
    <w:rPr>
      <w:rFonts w:eastAsia="Times New Roman"/>
      <w:color w:val="auto"/>
      <w:spacing w:val="0"/>
      <w:kern w:val="0"/>
      <w:lang w:eastAsia="de-D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3">
    <w:name w:val="Table Web 3"/>
    <w:basedOn w:val="NormaleTabelle"/>
    <w:semiHidden/>
    <w:rsid w:val="00C40DE8"/>
    <w:pPr>
      <w:spacing w:after="120" w:line="300" w:lineRule="atLeast"/>
    </w:pPr>
    <w:rPr>
      <w:rFonts w:eastAsia="Times New Roman"/>
      <w:color w:val="auto"/>
      <w:spacing w:val="0"/>
      <w:kern w:val="0"/>
      <w:lang w:eastAsia="de-D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ellengitternetz">
    <w:name w:val="Tabellengitternetz"/>
    <w:basedOn w:val="NormaleTabelle"/>
    <w:rsid w:val="00C40DE8"/>
    <w:pPr>
      <w:spacing w:after="0" w:line="240" w:lineRule="auto"/>
    </w:pPr>
    <w:rPr>
      <w:rFonts w:ascii="Arial" w:eastAsia="Times New Roman" w:hAnsi="Arial"/>
      <w:color w:val="auto"/>
      <w:spacing w:val="0"/>
      <w:kern w:val="0"/>
      <w:sz w:val="22"/>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Thema">
    <w:name w:val="Tabellen-Thema"/>
    <w:basedOn w:val="NormaleTabelle"/>
    <w:semiHidden/>
    <w:rsid w:val="00C40DE8"/>
    <w:pPr>
      <w:spacing w:after="120" w:line="300" w:lineRule="atLeast"/>
    </w:pPr>
    <w:rPr>
      <w:rFonts w:eastAsia="Times New Roman"/>
      <w:color w:val="auto"/>
      <w:spacing w:val="0"/>
      <w:kern w:val="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krper3">
    <w:name w:val="Body Text 3"/>
    <w:basedOn w:val="Standard"/>
    <w:link w:val="Textkrper3Zchn"/>
    <w:semiHidden/>
    <w:rsid w:val="00C40DE8"/>
    <w:rPr>
      <w:sz w:val="16"/>
      <w:szCs w:val="16"/>
    </w:rPr>
  </w:style>
  <w:style w:type="character" w:customStyle="1" w:styleId="Textkrper3Zchn">
    <w:name w:val="Textkörper 3 Zchn"/>
    <w:basedOn w:val="Absatz-Standardschriftart"/>
    <w:link w:val="Textkrper3"/>
    <w:semiHidden/>
    <w:rsid w:val="00C40DE8"/>
    <w:rPr>
      <w:rFonts w:eastAsia="Times New Roman"/>
      <w:color w:val="auto"/>
      <w:spacing w:val="0"/>
      <w:kern w:val="0"/>
      <w:sz w:val="16"/>
      <w:szCs w:val="16"/>
      <w:lang w:eastAsia="de-DE"/>
    </w:rPr>
  </w:style>
  <w:style w:type="paragraph" w:styleId="Textkrper-Einzug2">
    <w:name w:val="Body Text Indent 2"/>
    <w:basedOn w:val="Standard"/>
    <w:link w:val="Textkrper-Einzug2Zchn"/>
    <w:semiHidden/>
    <w:rsid w:val="00C40DE8"/>
    <w:pPr>
      <w:spacing w:line="480" w:lineRule="auto"/>
      <w:ind w:left="431"/>
    </w:pPr>
  </w:style>
  <w:style w:type="character" w:customStyle="1" w:styleId="Textkrper-Einzug2Zchn">
    <w:name w:val="Textkörper-Einzug 2 Zchn"/>
    <w:basedOn w:val="Absatz-Standardschriftart"/>
    <w:link w:val="Textkrper-Einzug2"/>
    <w:semiHidden/>
    <w:rsid w:val="00C40DE8"/>
    <w:rPr>
      <w:rFonts w:eastAsia="Times New Roman"/>
      <w:color w:val="auto"/>
      <w:spacing w:val="0"/>
      <w:kern w:val="0"/>
      <w:lang w:eastAsia="de-DE"/>
    </w:rPr>
  </w:style>
  <w:style w:type="paragraph" w:styleId="Textkrper-Einzug3">
    <w:name w:val="Body Text Indent 3"/>
    <w:basedOn w:val="Standard"/>
    <w:link w:val="Textkrper-Einzug3Zchn"/>
    <w:semiHidden/>
    <w:rsid w:val="00C40DE8"/>
    <w:pPr>
      <w:ind w:left="431"/>
    </w:pPr>
    <w:rPr>
      <w:sz w:val="16"/>
      <w:szCs w:val="16"/>
    </w:rPr>
  </w:style>
  <w:style w:type="character" w:customStyle="1" w:styleId="Textkrper-Einzug3Zchn">
    <w:name w:val="Textkörper-Einzug 3 Zchn"/>
    <w:basedOn w:val="Absatz-Standardschriftart"/>
    <w:link w:val="Textkrper-Einzug3"/>
    <w:semiHidden/>
    <w:rsid w:val="00C40DE8"/>
    <w:rPr>
      <w:rFonts w:eastAsia="Times New Roman"/>
      <w:color w:val="auto"/>
      <w:spacing w:val="0"/>
      <w:kern w:val="0"/>
      <w:sz w:val="16"/>
      <w:szCs w:val="16"/>
      <w:lang w:eastAsia="de-DE"/>
    </w:rPr>
  </w:style>
  <w:style w:type="paragraph" w:styleId="Textkrper-Erstzeileneinzug">
    <w:name w:val="Body Text First Indent"/>
    <w:basedOn w:val="Textkrper"/>
    <w:link w:val="Textkrper-ErstzeileneinzugZchn"/>
    <w:semiHidden/>
    <w:rsid w:val="00C40DE8"/>
    <w:pPr>
      <w:ind w:firstLine="431"/>
    </w:pPr>
  </w:style>
  <w:style w:type="character" w:customStyle="1" w:styleId="Textkrper-ErstzeileneinzugZchn">
    <w:name w:val="Textkörper-Erstzeileneinzug Zchn"/>
    <w:basedOn w:val="TextkrperZchn"/>
    <w:link w:val="Textkrper-Erstzeileneinzug"/>
    <w:semiHidden/>
    <w:rsid w:val="00C40DE8"/>
    <w:rPr>
      <w:rFonts w:eastAsia="Times New Roman"/>
      <w:color w:val="auto"/>
      <w:spacing w:val="0"/>
      <w:kern w:val="0"/>
      <w:lang w:eastAsia="de-DE"/>
    </w:rPr>
  </w:style>
  <w:style w:type="paragraph" w:styleId="Textkrper-Zeileneinzug">
    <w:name w:val="Body Text Indent"/>
    <w:basedOn w:val="Standard"/>
    <w:link w:val="Textkrper-ZeileneinzugZchn"/>
    <w:semiHidden/>
    <w:rsid w:val="00C40DE8"/>
    <w:pPr>
      <w:ind w:left="431"/>
    </w:pPr>
  </w:style>
  <w:style w:type="character" w:customStyle="1" w:styleId="Textkrper-ZeileneinzugZchn">
    <w:name w:val="Textkörper-Zeileneinzug Zchn"/>
    <w:basedOn w:val="Absatz-Standardschriftart"/>
    <w:link w:val="Textkrper-Zeileneinzug"/>
    <w:semiHidden/>
    <w:rsid w:val="00C40DE8"/>
    <w:rPr>
      <w:rFonts w:eastAsia="Times New Roman"/>
      <w:color w:val="auto"/>
      <w:spacing w:val="0"/>
      <w:kern w:val="0"/>
      <w:lang w:eastAsia="de-DE"/>
    </w:rPr>
  </w:style>
  <w:style w:type="paragraph" w:styleId="Textkrper-Erstzeileneinzug2">
    <w:name w:val="Body Text First Indent 2"/>
    <w:basedOn w:val="Textkrper-Zeileneinzug"/>
    <w:link w:val="Textkrper-Erstzeileneinzug2Zchn"/>
    <w:semiHidden/>
    <w:rsid w:val="00C40DE8"/>
    <w:pPr>
      <w:ind w:left="283" w:firstLine="210"/>
    </w:pPr>
  </w:style>
  <w:style w:type="character" w:customStyle="1" w:styleId="Textkrper-Erstzeileneinzug2Zchn">
    <w:name w:val="Textkörper-Erstzeileneinzug 2 Zchn"/>
    <w:basedOn w:val="Textkrper-ZeileneinzugZchn"/>
    <w:link w:val="Textkrper-Erstzeileneinzug2"/>
    <w:semiHidden/>
    <w:rsid w:val="00C40DE8"/>
    <w:rPr>
      <w:rFonts w:eastAsia="Times New Roman"/>
      <w:color w:val="auto"/>
      <w:spacing w:val="0"/>
      <w:kern w:val="0"/>
      <w:lang w:eastAsia="de-DE"/>
    </w:rPr>
  </w:style>
  <w:style w:type="paragraph" w:customStyle="1" w:styleId="berschriftohneGliederung">
    <w:name w:val="Überschrift ohne Gliederung"/>
    <w:basedOn w:val="Standard"/>
    <w:rsid w:val="00C40DE8"/>
    <w:pPr>
      <w:spacing w:before="240"/>
      <w:outlineLvl w:val="0"/>
    </w:pPr>
    <w:rPr>
      <w:b/>
      <w:lang w:val="en-GB"/>
    </w:rPr>
  </w:style>
  <w:style w:type="paragraph" w:styleId="Umschlagabsenderadresse">
    <w:name w:val="envelope return"/>
    <w:basedOn w:val="Standard"/>
    <w:semiHidden/>
    <w:rsid w:val="00C40DE8"/>
    <w:rPr>
      <w:rFonts w:cs="Arial"/>
      <w:sz w:val="14"/>
      <w:szCs w:val="20"/>
    </w:rPr>
  </w:style>
  <w:style w:type="paragraph" w:customStyle="1" w:styleId="Verteiler">
    <w:name w:val="Verteiler"/>
    <w:basedOn w:val="Standard"/>
    <w:next w:val="Standard"/>
    <w:semiHidden/>
    <w:rsid w:val="00C40DE8"/>
    <w:pPr>
      <w:spacing w:after="840"/>
      <w:ind w:left="1134" w:hanging="1134"/>
    </w:pPr>
  </w:style>
  <w:style w:type="paragraph" w:styleId="Verzeichnis5">
    <w:name w:val="toc 5"/>
    <w:basedOn w:val="Standard"/>
    <w:next w:val="Standard"/>
    <w:autoRedefine/>
    <w:semiHidden/>
    <w:rsid w:val="00C40DE8"/>
    <w:pPr>
      <w:ind w:left="1293" w:hanging="1293"/>
    </w:pPr>
  </w:style>
  <w:style w:type="paragraph" w:styleId="Verzeichnis6">
    <w:name w:val="toc 6"/>
    <w:basedOn w:val="Standard"/>
    <w:next w:val="Standard"/>
    <w:autoRedefine/>
    <w:semiHidden/>
    <w:rsid w:val="00C40DE8"/>
    <w:pPr>
      <w:ind w:left="1293" w:hanging="1293"/>
    </w:pPr>
  </w:style>
  <w:style w:type="paragraph" w:styleId="Verzeichnis7">
    <w:name w:val="toc 7"/>
    <w:basedOn w:val="Standard"/>
    <w:next w:val="Standard"/>
    <w:autoRedefine/>
    <w:semiHidden/>
    <w:rsid w:val="00C40DE8"/>
    <w:pPr>
      <w:ind w:left="1293" w:hanging="1293"/>
    </w:pPr>
  </w:style>
  <w:style w:type="paragraph" w:styleId="Verzeichnis8">
    <w:name w:val="toc 8"/>
    <w:basedOn w:val="Standard"/>
    <w:next w:val="Standard"/>
    <w:autoRedefine/>
    <w:semiHidden/>
    <w:rsid w:val="00C40DE8"/>
    <w:pPr>
      <w:ind w:left="1724" w:hanging="1724"/>
    </w:pPr>
  </w:style>
  <w:style w:type="paragraph" w:styleId="Verzeichnis9">
    <w:name w:val="toc 9"/>
    <w:basedOn w:val="Standard"/>
    <w:next w:val="Standard"/>
    <w:autoRedefine/>
    <w:semiHidden/>
    <w:rsid w:val="00C40DE8"/>
    <w:pPr>
      <w:ind w:left="1724" w:hanging="1724"/>
    </w:pPr>
  </w:style>
  <w:style w:type="character" w:styleId="Zeilennummer">
    <w:name w:val="line number"/>
    <w:basedOn w:val="Absatz-Standardschriftart"/>
    <w:semiHidden/>
    <w:rsid w:val="00C40DE8"/>
  </w:style>
  <w:style w:type="paragraph" w:styleId="Zitat">
    <w:name w:val="Quote"/>
    <w:basedOn w:val="Standard"/>
    <w:next w:val="Standard"/>
    <w:link w:val="ZitatZchn"/>
    <w:uiPriority w:val="29"/>
    <w:semiHidden/>
    <w:qFormat/>
    <w:rsid w:val="00C40DE8"/>
    <w:pPr>
      <w:spacing w:before="200"/>
      <w:ind w:left="864" w:right="864"/>
      <w:jc w:val="center"/>
    </w:pPr>
    <w:rPr>
      <w:i/>
      <w:iCs/>
      <w:color w:val="404040" w:themeColor="text1" w:themeTint="BF"/>
    </w:rPr>
  </w:style>
  <w:style w:type="character" w:customStyle="1" w:styleId="ZitatZchn">
    <w:name w:val="Zitat Zchn"/>
    <w:basedOn w:val="Absatz-Standardschriftart"/>
    <w:link w:val="Zitat"/>
    <w:uiPriority w:val="29"/>
    <w:semiHidden/>
    <w:rsid w:val="00A8371D"/>
    <w:rPr>
      <w:rFonts w:eastAsia="Times New Roman"/>
      <w:i/>
      <w:iCs/>
      <w:color w:val="404040" w:themeColor="text1" w:themeTint="BF"/>
      <w:spacing w:val="0"/>
      <w:kern w:val="0"/>
      <w:lang w:eastAsia="de-DE"/>
    </w:rPr>
  </w:style>
  <w:style w:type="paragraph" w:customStyle="1" w:styleId="Zwischenberschrift">
    <w:name w:val="Zwischenüberschrift"/>
    <w:basedOn w:val="Standard"/>
    <w:qFormat/>
    <w:rsid w:val="00C40DE8"/>
    <w:pPr>
      <w:spacing w:before="240" w:after="240"/>
      <w:jc w:val="both"/>
    </w:pPr>
    <w:rPr>
      <w:b/>
      <w:color w:val="C20000" w:themeColor="background2"/>
    </w:rPr>
  </w:style>
  <w:style w:type="paragraph" w:customStyle="1" w:styleId="BDEW-Abbinder">
    <w:name w:val="BDEW-Abbinder"/>
    <w:basedOn w:val="Standard"/>
    <w:rsid w:val="005A05EB"/>
    <w:pPr>
      <w:spacing w:after="120" w:line="210" w:lineRule="atLeast"/>
    </w:pPr>
    <w:rPr>
      <w:sz w:val="14"/>
    </w:rPr>
  </w:style>
  <w:style w:type="paragraph" w:customStyle="1" w:styleId="BDEW-Auskunftsblock">
    <w:name w:val="BDEW-Auskunftsblock"/>
    <w:basedOn w:val="Standard"/>
    <w:link w:val="BDEW-AuskunftsblockZchn"/>
    <w:rsid w:val="005A05EB"/>
    <w:pPr>
      <w:tabs>
        <w:tab w:val="left" w:pos="510"/>
      </w:tabs>
      <w:spacing w:after="120" w:line="210" w:lineRule="atLeast"/>
    </w:pPr>
    <w:rPr>
      <w:noProof/>
      <w:sz w:val="14"/>
      <w:szCs w:val="16"/>
      <w:lang w:val="x-none" w:eastAsia="x-none"/>
    </w:rPr>
  </w:style>
  <w:style w:type="character" w:customStyle="1" w:styleId="BDEW-AuskunftsblockZchn">
    <w:name w:val="BDEW-Auskunftsblock Zchn"/>
    <w:link w:val="BDEW-Auskunftsblock"/>
    <w:rsid w:val="005A05EB"/>
    <w:rPr>
      <w:rFonts w:eastAsia="Times New Roman"/>
      <w:noProof/>
      <w:color w:val="auto"/>
      <w:spacing w:val="0"/>
      <w:kern w:val="0"/>
      <w:sz w:val="14"/>
      <w:szCs w:val="16"/>
      <w:lang w:val="x-none" w:eastAsia="x-none"/>
    </w:rPr>
  </w:style>
  <w:style w:type="paragraph" w:customStyle="1" w:styleId="BDEW-Dokumentart">
    <w:name w:val="BDEW-Dokumentart"/>
    <w:basedOn w:val="Beschriftung"/>
    <w:qFormat/>
    <w:rsid w:val="005A05EB"/>
    <w:rPr>
      <w:b/>
      <w:i w:val="0"/>
      <w:sz w:val="40"/>
    </w:rPr>
  </w:style>
  <w:style w:type="paragraph" w:customStyle="1" w:styleId="BDEW-Dokumentbeschreibung">
    <w:name w:val="BDEW-Dokumentbeschreibung"/>
    <w:basedOn w:val="Untertitel"/>
    <w:rsid w:val="005A05EB"/>
    <w:pPr>
      <w:spacing w:after="120"/>
    </w:pPr>
  </w:style>
  <w:style w:type="paragraph" w:customStyle="1" w:styleId="BDEW-Dokumenttitel">
    <w:name w:val="BDEW-Dokumenttitel"/>
    <w:basedOn w:val="Standard"/>
    <w:rsid w:val="005A05EB"/>
    <w:pPr>
      <w:framePr w:w="7246" w:h="1281" w:wrap="around" w:vAnchor="page" w:hAnchor="text" w:y="4480"/>
      <w:spacing w:after="640" w:line="640" w:lineRule="atLeast"/>
    </w:pPr>
    <w:rPr>
      <w:b/>
      <w:color w:val="C20000" w:themeColor="background2"/>
      <w:sz w:val="60"/>
    </w:rPr>
  </w:style>
  <w:style w:type="paragraph" w:customStyle="1" w:styleId="BDEW-Dokumentuntertitel">
    <w:name w:val="BDEW-Dokumentuntertitel"/>
    <w:basedOn w:val="Standard"/>
    <w:rsid w:val="005A05EB"/>
    <w:pPr>
      <w:framePr w:w="7246" w:h="879" w:wrap="around" w:vAnchor="page" w:hAnchor="margin" w:y="6295"/>
      <w:spacing w:after="120"/>
    </w:pPr>
    <w:rPr>
      <w:sz w:val="32"/>
    </w:rPr>
  </w:style>
  <w:style w:type="paragraph" w:customStyle="1" w:styleId="BDEW-Kontaktdaten">
    <w:name w:val="BDEW-Kontaktdaten"/>
    <w:basedOn w:val="Standard"/>
    <w:qFormat/>
    <w:rsid w:val="005A05EB"/>
    <w:pPr>
      <w:spacing w:after="0"/>
    </w:pPr>
  </w:style>
  <w:style w:type="paragraph" w:customStyle="1" w:styleId="BDEW-berschriftohneGliederung">
    <w:name w:val="BDEW-Überschrift ohne Gliederung"/>
    <w:basedOn w:val="Standard"/>
    <w:rsid w:val="005A05EB"/>
    <w:pPr>
      <w:spacing w:before="240" w:after="120"/>
      <w:outlineLvl w:val="0"/>
    </w:pPr>
    <w:rPr>
      <w:b/>
      <w:lang w:val="en-GB"/>
    </w:rPr>
  </w:style>
  <w:style w:type="paragraph" w:customStyle="1" w:styleId="BDEW-Zwischenberschrift">
    <w:name w:val="BDEW-Zwischenüberschrift"/>
    <w:basedOn w:val="Standard"/>
    <w:next w:val="Standard"/>
    <w:qFormat/>
    <w:rsid w:val="005A05EB"/>
    <w:pPr>
      <w:spacing w:before="240" w:after="240"/>
      <w:jc w:val="both"/>
    </w:pPr>
    <w:rPr>
      <w:b/>
      <w:color w:val="C20000" w:themeColor="background2"/>
    </w:rPr>
  </w:style>
  <w:style w:type="paragraph" w:styleId="Listenabsatz">
    <w:name w:val="List Paragraph"/>
    <w:basedOn w:val="Standard"/>
    <w:uiPriority w:val="34"/>
    <w:qFormat/>
    <w:rsid w:val="00456CD7"/>
    <w:pPr>
      <w:widowControl w:val="0"/>
      <w:autoSpaceDE w:val="0"/>
      <w:autoSpaceDN w:val="0"/>
      <w:spacing w:after="0" w:line="240" w:lineRule="auto"/>
      <w:ind w:left="570" w:hanging="433"/>
    </w:pPr>
    <w:rPr>
      <w:rFonts w:ascii="Calibri" w:eastAsia="Calibri" w:hAnsi="Calibri" w:cs="Calibri"/>
      <w:sz w:val="22"/>
      <w:szCs w:val="22"/>
      <w:lang w:eastAsia="en-US"/>
    </w:rPr>
  </w:style>
  <w:style w:type="paragraph" w:styleId="berarbeitung">
    <w:name w:val="Revision"/>
    <w:hidden/>
    <w:uiPriority w:val="99"/>
    <w:semiHidden/>
    <w:rsid w:val="00F21E01"/>
    <w:pPr>
      <w:spacing w:after="0" w:line="240" w:lineRule="auto"/>
    </w:pPr>
    <w:rPr>
      <w:rFonts w:eastAsia="Times New Roman"/>
      <w:color w:val="auto"/>
      <w:spacing w:val="0"/>
      <w:kern w:val="0"/>
      <w:lang w:eastAsia="de-DE"/>
    </w:rPr>
  </w:style>
  <w:style w:type="character" w:customStyle="1" w:styleId="ui-provider">
    <w:name w:val="ui-provider"/>
    <w:basedOn w:val="Absatz-Standardschriftart"/>
    <w:rsid w:val="00557300"/>
  </w:style>
  <w:style w:type="character" w:customStyle="1" w:styleId="cf01">
    <w:name w:val="cf01"/>
    <w:basedOn w:val="Absatz-Standardschriftart"/>
    <w:rsid w:val="00087B44"/>
    <w:rPr>
      <w:rFonts w:ascii="Segoe UI" w:hAnsi="Segoe UI" w:cs="Segoe UI" w:hint="default"/>
      <w:sz w:val="18"/>
      <w:szCs w:val="18"/>
    </w:rPr>
  </w:style>
  <w:style w:type="paragraph" w:styleId="StandardWeb">
    <w:name w:val="Normal (Web)"/>
    <w:basedOn w:val="Standard"/>
    <w:uiPriority w:val="99"/>
    <w:semiHidden/>
    <w:unhideWhenUsed/>
    <w:rsid w:val="006C42E4"/>
    <w:pPr>
      <w:spacing w:before="100" w:beforeAutospacing="1" w:after="100" w:afterAutospacing="1" w:line="240" w:lineRule="auto"/>
    </w:pPr>
    <w:rPr>
      <w:rFonts w:ascii="Times New Roman" w:hAnsi="Times New Roman" w:cs="Times New Roman"/>
    </w:rPr>
  </w:style>
  <w:style w:type="paragraph" w:customStyle="1" w:styleId="Default">
    <w:name w:val="Default"/>
    <w:rsid w:val="004403E1"/>
    <w:pPr>
      <w:autoSpaceDE w:val="0"/>
      <w:autoSpaceDN w:val="0"/>
      <w:adjustRightInd w:val="0"/>
      <w:spacing w:after="0" w:line="240" w:lineRule="auto"/>
    </w:pPr>
    <w:rPr>
      <w:rFonts w:ascii="Arial" w:hAnsi="Arial" w:cs="Arial"/>
      <w:color w:val="000000"/>
      <w:spacing w:val="0"/>
      <w:kern w:val="0"/>
    </w:rPr>
  </w:style>
  <w:style w:type="character" w:styleId="NichtaufgelsteErwhnung">
    <w:name w:val="Unresolved Mention"/>
    <w:basedOn w:val="Absatz-Standardschriftart"/>
    <w:uiPriority w:val="99"/>
    <w:semiHidden/>
    <w:unhideWhenUsed/>
    <w:rsid w:val="007A32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35735">
      <w:bodyDiv w:val="1"/>
      <w:marLeft w:val="0"/>
      <w:marRight w:val="0"/>
      <w:marTop w:val="0"/>
      <w:marBottom w:val="0"/>
      <w:divBdr>
        <w:top w:val="none" w:sz="0" w:space="0" w:color="auto"/>
        <w:left w:val="none" w:sz="0" w:space="0" w:color="auto"/>
        <w:bottom w:val="none" w:sz="0" w:space="0" w:color="auto"/>
        <w:right w:val="none" w:sz="0" w:space="0" w:color="auto"/>
      </w:divBdr>
    </w:div>
    <w:div w:id="507671789">
      <w:bodyDiv w:val="1"/>
      <w:marLeft w:val="0"/>
      <w:marRight w:val="0"/>
      <w:marTop w:val="0"/>
      <w:marBottom w:val="0"/>
      <w:divBdr>
        <w:top w:val="none" w:sz="0" w:space="0" w:color="auto"/>
        <w:left w:val="none" w:sz="0" w:space="0" w:color="auto"/>
        <w:bottom w:val="none" w:sz="0" w:space="0" w:color="auto"/>
        <w:right w:val="none" w:sz="0" w:space="0" w:color="auto"/>
      </w:divBdr>
    </w:div>
    <w:div w:id="760370636">
      <w:bodyDiv w:val="1"/>
      <w:marLeft w:val="0"/>
      <w:marRight w:val="0"/>
      <w:marTop w:val="0"/>
      <w:marBottom w:val="0"/>
      <w:divBdr>
        <w:top w:val="none" w:sz="0" w:space="0" w:color="auto"/>
        <w:left w:val="none" w:sz="0" w:space="0" w:color="auto"/>
        <w:bottom w:val="none" w:sz="0" w:space="0" w:color="auto"/>
        <w:right w:val="none" w:sz="0" w:space="0" w:color="auto"/>
      </w:divBdr>
    </w:div>
    <w:div w:id="1380477590">
      <w:bodyDiv w:val="1"/>
      <w:marLeft w:val="0"/>
      <w:marRight w:val="0"/>
      <w:marTop w:val="0"/>
      <w:marBottom w:val="0"/>
      <w:divBdr>
        <w:top w:val="none" w:sz="0" w:space="0" w:color="auto"/>
        <w:left w:val="none" w:sz="0" w:space="0" w:color="auto"/>
        <w:bottom w:val="none" w:sz="0" w:space="0" w:color="auto"/>
        <w:right w:val="none" w:sz="0" w:space="0" w:color="auto"/>
      </w:divBdr>
    </w:div>
    <w:div w:id="1512833426">
      <w:bodyDiv w:val="1"/>
      <w:marLeft w:val="0"/>
      <w:marRight w:val="0"/>
      <w:marTop w:val="0"/>
      <w:marBottom w:val="0"/>
      <w:divBdr>
        <w:top w:val="none" w:sz="0" w:space="0" w:color="auto"/>
        <w:left w:val="none" w:sz="0" w:space="0" w:color="auto"/>
        <w:bottom w:val="none" w:sz="0" w:space="0" w:color="auto"/>
        <w:right w:val="none" w:sz="0" w:space="0" w:color="auto"/>
      </w:divBdr>
    </w:div>
    <w:div w:id="1928420947">
      <w:bodyDiv w:val="1"/>
      <w:marLeft w:val="0"/>
      <w:marRight w:val="0"/>
      <w:marTop w:val="0"/>
      <w:marBottom w:val="0"/>
      <w:divBdr>
        <w:top w:val="none" w:sz="0" w:space="0" w:color="auto"/>
        <w:left w:val="none" w:sz="0" w:space="0" w:color="auto"/>
        <w:bottom w:val="none" w:sz="0" w:space="0" w:color="auto"/>
        <w:right w:val="none" w:sz="0" w:space="0" w:color="auto"/>
      </w:divBdr>
    </w:div>
    <w:div w:id="2002271317">
      <w:bodyDiv w:val="1"/>
      <w:marLeft w:val="0"/>
      <w:marRight w:val="0"/>
      <w:marTop w:val="0"/>
      <w:marBottom w:val="0"/>
      <w:divBdr>
        <w:top w:val="none" w:sz="0" w:space="0" w:color="auto"/>
        <w:left w:val="none" w:sz="0" w:space="0" w:color="auto"/>
        <w:bottom w:val="none" w:sz="0" w:space="0" w:color="auto"/>
        <w:right w:val="none" w:sz="0" w:space="0" w:color="auto"/>
      </w:divBdr>
    </w:div>
    <w:div w:id="2086605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eader" Target="header4.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image" Target="media/image20.emf"/><Relationship Id="rId1" Type="http://schemas.openxmlformats.org/officeDocument/2006/relationships/image" Target="media/image2.emf"/></Relationships>
</file>

<file path=word/_rels/header2.xml.rels><?xml version="1.0" encoding="UTF-8" standalone="yes"?>
<Relationships xmlns="http://schemas.openxmlformats.org/package/2006/relationships"><Relationship Id="rId1" Type="http://schemas.openxmlformats.org/officeDocument/2006/relationships/image" Target="media/image2.emf"/></Relationships>
</file>

<file path=word/_rels/header3.xml.rels><?xml version="1.0" encoding="UTF-8" standalone="yes"?>
<Relationships xmlns="http://schemas.openxmlformats.org/package/2006/relationships"><Relationship Id="rId2" Type="http://schemas.openxmlformats.org/officeDocument/2006/relationships/image" Target="media/image20.emf"/><Relationship Id="rId1" Type="http://schemas.openxmlformats.org/officeDocument/2006/relationships/image" Target="media/image2.emf"/></Relationships>
</file>

<file path=word/_rels/header4.xml.rels><?xml version="1.0" encoding="UTF-8" standalone="yes"?>
<Relationships xmlns="http://schemas.openxmlformats.org/package/2006/relationships"><Relationship Id="rId1" Type="http://schemas.openxmlformats.org/officeDocument/2006/relationships/image" Target="media/image2.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51941D76F604A85BA90A0DFD2BC81C9"/>
        <w:category>
          <w:name w:val="Allgemein"/>
          <w:gallery w:val="placeholder"/>
        </w:category>
        <w:types>
          <w:type w:val="bbPlcHdr"/>
        </w:types>
        <w:behaviors>
          <w:behavior w:val="content"/>
        </w:behaviors>
        <w:guid w:val="{4799350F-B49E-473D-85DA-AA17A05F8F54}"/>
      </w:docPartPr>
      <w:docPartBody>
        <w:p w:rsidR="00261201" w:rsidRDefault="004E492D" w:rsidP="004E492D">
          <w:pPr>
            <w:pStyle w:val="751941D76F604A85BA90A0DFD2BC81C93"/>
            <w:framePr w:wrap="around"/>
          </w:pPr>
          <w:r w:rsidRPr="00810A04">
            <w:rPr>
              <w:rStyle w:val="Platzhaltertext"/>
              <w:rFonts w:eastAsiaTheme="minorHAnsi"/>
              <w:sz w:val="40"/>
              <w:szCs w:val="40"/>
            </w:rPr>
            <w:t>Datum</w:t>
          </w:r>
        </w:p>
      </w:docPartBody>
    </w:docPart>
    <w:docPart>
      <w:docPartPr>
        <w:name w:val="1AEC0D40F235404A85E3153530C17992"/>
        <w:category>
          <w:name w:val="Allgemein"/>
          <w:gallery w:val="placeholder"/>
        </w:category>
        <w:types>
          <w:type w:val="bbPlcHdr"/>
        </w:types>
        <w:behaviors>
          <w:behavior w:val="content"/>
        </w:behaviors>
        <w:guid w:val="{6659CDE7-4E09-45C6-8354-BA3CC013D0EE}"/>
      </w:docPartPr>
      <w:docPartBody>
        <w:p w:rsidR="00261201" w:rsidRDefault="00DF6778">
          <w:pPr>
            <w:pStyle w:val="1AEC0D40F235404A85E3153530C17992"/>
          </w:pPr>
          <w:r w:rsidRPr="00991C4B">
            <w:rPr>
              <w:rStyle w:val="Platzhaltertext"/>
              <w:rFonts w:eastAsiaTheme="minorHAnsi"/>
            </w:rPr>
            <w:t>Klicken Sie hier, um einen Dokumenttitel einzugeben</w:t>
          </w:r>
        </w:p>
      </w:docPartBody>
    </w:docPart>
    <w:docPart>
      <w:docPartPr>
        <w:name w:val="26222D8FA7714D4DA344F30905FB59CE"/>
        <w:category>
          <w:name w:val="Allgemein"/>
          <w:gallery w:val="placeholder"/>
        </w:category>
        <w:types>
          <w:type w:val="bbPlcHdr"/>
        </w:types>
        <w:behaviors>
          <w:behavior w:val="content"/>
        </w:behaviors>
        <w:guid w:val="{CA6E9CDE-D966-4958-850A-F7DC7F5ED9C6}"/>
      </w:docPartPr>
      <w:docPartBody>
        <w:p w:rsidR="00261201" w:rsidRDefault="00DF6778">
          <w:pPr>
            <w:pStyle w:val="26222D8FA7714D4DA344F30905FB59CE"/>
          </w:pPr>
          <w:r>
            <w:rPr>
              <w:rStyle w:val="Platzhaltertext"/>
              <w:rFonts w:eastAsiaTheme="minorHAnsi"/>
            </w:rPr>
            <w:t>Versionsnummer</w:t>
          </w:r>
        </w:p>
      </w:docPartBody>
    </w:docPart>
    <w:docPart>
      <w:docPartPr>
        <w:name w:val="247A44AA541A4B859B5A1AAFB7DD6E1E"/>
        <w:category>
          <w:name w:val="Allgemein"/>
          <w:gallery w:val="placeholder"/>
        </w:category>
        <w:types>
          <w:type w:val="bbPlcHdr"/>
        </w:types>
        <w:behaviors>
          <w:behavior w:val="content"/>
        </w:behaviors>
        <w:guid w:val="{CE3EC614-84B1-4EDF-91FA-24152CC403EA}"/>
      </w:docPartPr>
      <w:docPartBody>
        <w:p w:rsidR="00261201" w:rsidRDefault="00DF6778">
          <w:pPr>
            <w:pStyle w:val="247A44AA541A4B859B5A1AAFB7DD6E1E"/>
          </w:pPr>
          <w:r>
            <w:t>Publikationsdatum:</w:t>
          </w:r>
        </w:p>
      </w:docPartBody>
    </w:docPart>
    <w:docPart>
      <w:docPartPr>
        <w:name w:val="05F1F899142046F799868BC126AE9A20"/>
        <w:category>
          <w:name w:val="Allgemein"/>
          <w:gallery w:val="placeholder"/>
        </w:category>
        <w:types>
          <w:type w:val="bbPlcHdr"/>
        </w:types>
        <w:behaviors>
          <w:behavior w:val="content"/>
        </w:behaviors>
        <w:guid w:val="{84702B24-E09C-4B23-901E-F69EE50779FB}"/>
      </w:docPartPr>
      <w:docPartBody>
        <w:p w:rsidR="00261201" w:rsidRDefault="00DF6778">
          <w:pPr>
            <w:pStyle w:val="05F1F899142046F799868BC126AE9A20"/>
          </w:pPr>
          <w:r w:rsidRPr="00B20A22">
            <w:rPr>
              <w:rStyle w:val="Platzhaltertext"/>
              <w:rFonts w:eastAsiaTheme="minorHAnsi"/>
            </w:rPr>
            <w:t>[</w:t>
          </w:r>
          <w:r>
            <w:rPr>
              <w:rStyle w:val="Platzhaltertext"/>
              <w:rFonts w:eastAsiaTheme="minorHAnsi"/>
            </w:rPr>
            <w:t>Publikationsdatum</w:t>
          </w:r>
          <w:r w:rsidRPr="00B20A22">
            <w:rPr>
              <w:rStyle w:val="Platzhaltertext"/>
              <w:rFonts w:eastAsiaTheme="minorHAnsi"/>
            </w:rPr>
            <w:t>]</w:t>
          </w:r>
        </w:p>
      </w:docPartBody>
    </w:docPart>
    <w:docPart>
      <w:docPartPr>
        <w:name w:val="EF3C320E4A32482A92E8CD33B530742A"/>
        <w:category>
          <w:name w:val="Allgemein"/>
          <w:gallery w:val="placeholder"/>
        </w:category>
        <w:types>
          <w:type w:val="bbPlcHdr"/>
        </w:types>
        <w:behaviors>
          <w:behavior w:val="content"/>
        </w:behaviors>
        <w:guid w:val="{4F8D43B4-B14A-41B1-A403-5993FCD636D5}"/>
      </w:docPartPr>
      <w:docPartBody>
        <w:p w:rsidR="00261201" w:rsidRDefault="00DF6778">
          <w:pPr>
            <w:pStyle w:val="EF3C320E4A32482A92E8CD33B530742A"/>
          </w:pPr>
          <w:r>
            <w:rPr>
              <w:rStyle w:val="Platzhaltertext"/>
              <w:rFonts w:eastAsiaTheme="minorHAnsi"/>
            </w:rPr>
            <w:t>Autor</w:t>
          </w:r>
        </w:p>
      </w:docPartBody>
    </w:docPart>
    <w:docPart>
      <w:docPartPr>
        <w:name w:val="DefaultPlaceholder_-1854013437"/>
        <w:category>
          <w:name w:val="Allgemein"/>
          <w:gallery w:val="placeholder"/>
        </w:category>
        <w:types>
          <w:type w:val="bbPlcHdr"/>
        </w:types>
        <w:behaviors>
          <w:behavior w:val="content"/>
        </w:behaviors>
        <w:guid w:val="{4230E925-3FAC-4352-B1C0-67E158999F9E}"/>
      </w:docPartPr>
      <w:docPartBody>
        <w:p w:rsidR="009128C7" w:rsidRDefault="00261201">
          <w:r w:rsidRPr="005A54EA">
            <w:rPr>
              <w:rStyle w:val="Platzhaltertext"/>
            </w:rPr>
            <w:t>Klicken oder tippen Sie, um ein Datum einzugeben.</w:t>
          </w:r>
        </w:p>
      </w:docPartBody>
    </w:docPart>
    <w:docPart>
      <w:docPartPr>
        <w:name w:val="286B99BA14364297805517E079327175"/>
        <w:category>
          <w:name w:val="Allgemein"/>
          <w:gallery w:val="placeholder"/>
        </w:category>
        <w:types>
          <w:type w:val="bbPlcHdr"/>
        </w:types>
        <w:behaviors>
          <w:behavior w:val="content"/>
        </w:behaviors>
        <w:guid w:val="{3B4E74DA-85D9-4D14-A66F-16B2D1113564}"/>
      </w:docPartPr>
      <w:docPartBody>
        <w:p w:rsidR="001A1DAB" w:rsidRDefault="007A5DF4" w:rsidP="007A5DF4">
          <w:pPr>
            <w:pStyle w:val="286B99BA14364297805517E079327175"/>
          </w:pPr>
          <w:r w:rsidRPr="00CD77EA">
            <w:rPr>
              <w:rStyle w:val="Platzhaltertext"/>
            </w:rPr>
            <w:t>Wählen Sie eine Dokumentart aus</w:t>
          </w:r>
        </w:p>
      </w:docPartBody>
    </w:docPart>
    <w:docPart>
      <w:docPartPr>
        <w:name w:val="26392398143B4B84A1454AA9CF1A9EF1"/>
        <w:category>
          <w:name w:val="Allgemein"/>
          <w:gallery w:val="placeholder"/>
        </w:category>
        <w:types>
          <w:type w:val="bbPlcHdr"/>
        </w:types>
        <w:behaviors>
          <w:behavior w:val="content"/>
        </w:behaviors>
        <w:guid w:val="{08120209-C4A2-47AA-A734-BC9D4B25B8FC}"/>
      </w:docPartPr>
      <w:docPartBody>
        <w:p w:rsidR="00F17337" w:rsidRDefault="00F17337" w:rsidP="00F17337">
          <w:pPr>
            <w:pStyle w:val="26392398143B4B84A1454AA9CF1A9EF1"/>
          </w:pPr>
          <w:r w:rsidRPr="00021B8E">
            <w:rPr>
              <w:rStyle w:val="Platzhaltertext"/>
              <w:rFonts w:eastAsiaTheme="minorHAnsi"/>
              <w:sz w:val="40"/>
              <w:szCs w:val="40"/>
            </w:rPr>
            <w:t xml:space="preserve">Stand: </w:t>
          </w:r>
        </w:p>
      </w:docPartBody>
    </w:docPart>
    <w:docPart>
      <w:docPartPr>
        <w:name w:val="0E87BF020D334B70995E8146293B2B90"/>
        <w:category>
          <w:name w:val="Allgemein"/>
          <w:gallery w:val="placeholder"/>
        </w:category>
        <w:types>
          <w:type w:val="bbPlcHdr"/>
        </w:types>
        <w:behaviors>
          <w:behavior w:val="content"/>
        </w:behaviors>
        <w:guid w:val="{BF0CE5AC-3208-4BE6-9A6D-3B05E1CC4BC4}"/>
      </w:docPartPr>
      <w:docPartBody>
        <w:p w:rsidR="00F17337" w:rsidRDefault="00F17337" w:rsidP="00F17337">
          <w:pPr>
            <w:pStyle w:val="0E87BF020D334B70995E8146293B2B90"/>
          </w:pPr>
          <w:r w:rsidRPr="00021B8E">
            <w:rPr>
              <w:rStyle w:val="Platzhaltertext"/>
              <w:rFonts w:eastAsiaTheme="minorHAnsi"/>
              <w:sz w:val="40"/>
              <w:szCs w:val="40"/>
            </w:rPr>
            <w:t>Datum</w:t>
          </w:r>
        </w:p>
      </w:docPartBody>
    </w:docPart>
    <w:docPart>
      <w:docPartPr>
        <w:name w:val="B5966A49F6EE4CA1AB410B7455C3E24F"/>
        <w:category>
          <w:name w:val="Allgemein"/>
          <w:gallery w:val="placeholder"/>
        </w:category>
        <w:types>
          <w:type w:val="bbPlcHdr"/>
        </w:types>
        <w:behaviors>
          <w:behavior w:val="content"/>
        </w:behaviors>
        <w:guid w:val="{7D894D26-A99B-46CB-ACCD-D82F861815E0}"/>
      </w:docPartPr>
      <w:docPartBody>
        <w:p w:rsidR="00A5380D" w:rsidRDefault="00A5380D" w:rsidP="00A5380D">
          <w:pPr>
            <w:pStyle w:val="B5966A49F6EE4CA1AB410B7455C3E24F"/>
          </w:pPr>
          <w:r w:rsidRPr="005A54EA">
            <w:rPr>
              <w:rStyle w:val="Platzhaltertext"/>
            </w:rPr>
            <w:t>Klicken oder tippen Sie, um ein Datum einzugeben.</w:t>
          </w:r>
        </w:p>
      </w:docPartBody>
    </w:docPart>
    <w:docPart>
      <w:docPartPr>
        <w:name w:val="EA208E1C73084D2D9B20A4B27B16A704"/>
        <w:category>
          <w:name w:val="Allgemein"/>
          <w:gallery w:val="placeholder"/>
        </w:category>
        <w:types>
          <w:type w:val="bbPlcHdr"/>
        </w:types>
        <w:behaviors>
          <w:behavior w:val="content"/>
        </w:behaviors>
        <w:guid w:val="{972D95A8-1A5D-42DA-8898-05A80B4B371A}"/>
      </w:docPartPr>
      <w:docPartBody>
        <w:p w:rsidR="00A4265F" w:rsidRDefault="00A761D5" w:rsidP="00A761D5">
          <w:pPr>
            <w:pStyle w:val="EA208E1C73084D2D9B20A4B27B16A704"/>
          </w:pPr>
          <w:r>
            <w:rPr>
              <w:rStyle w:val="Platzhaltertext"/>
              <w:rFonts w:eastAsiaTheme="minorHAnsi"/>
            </w:rPr>
            <w:t>Versionsnummer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8D9"/>
    <w:rsid w:val="000114EC"/>
    <w:rsid w:val="00015ED6"/>
    <w:rsid w:val="00047476"/>
    <w:rsid w:val="00061EDA"/>
    <w:rsid w:val="0007042A"/>
    <w:rsid w:val="00081470"/>
    <w:rsid w:val="0009290B"/>
    <w:rsid w:val="000A0F11"/>
    <w:rsid w:val="000C45CE"/>
    <w:rsid w:val="000E2FCF"/>
    <w:rsid w:val="000E3C16"/>
    <w:rsid w:val="000F48C2"/>
    <w:rsid w:val="00105B72"/>
    <w:rsid w:val="001158D2"/>
    <w:rsid w:val="00125A81"/>
    <w:rsid w:val="001563F5"/>
    <w:rsid w:val="00167A21"/>
    <w:rsid w:val="00185291"/>
    <w:rsid w:val="001909DF"/>
    <w:rsid w:val="001A1DAB"/>
    <w:rsid w:val="001E33AA"/>
    <w:rsid w:val="001E7396"/>
    <w:rsid w:val="0021164B"/>
    <w:rsid w:val="002127C0"/>
    <w:rsid w:val="00213E59"/>
    <w:rsid w:val="00215F48"/>
    <w:rsid w:val="00253525"/>
    <w:rsid w:val="00254150"/>
    <w:rsid w:val="002558A4"/>
    <w:rsid w:val="00261201"/>
    <w:rsid w:val="002668DD"/>
    <w:rsid w:val="002749B8"/>
    <w:rsid w:val="00274EE6"/>
    <w:rsid w:val="00283579"/>
    <w:rsid w:val="00293773"/>
    <w:rsid w:val="00294BC0"/>
    <w:rsid w:val="002C120D"/>
    <w:rsid w:val="002D4406"/>
    <w:rsid w:val="002E31C8"/>
    <w:rsid w:val="002F79F6"/>
    <w:rsid w:val="0033566A"/>
    <w:rsid w:val="00341DA3"/>
    <w:rsid w:val="00355841"/>
    <w:rsid w:val="00361DE3"/>
    <w:rsid w:val="0037177C"/>
    <w:rsid w:val="00381ADE"/>
    <w:rsid w:val="0038282D"/>
    <w:rsid w:val="00391342"/>
    <w:rsid w:val="003941B1"/>
    <w:rsid w:val="003A2B79"/>
    <w:rsid w:val="003D5DC4"/>
    <w:rsid w:val="003E550F"/>
    <w:rsid w:val="003E7509"/>
    <w:rsid w:val="0041227B"/>
    <w:rsid w:val="0042493D"/>
    <w:rsid w:val="00470644"/>
    <w:rsid w:val="00474472"/>
    <w:rsid w:val="00481312"/>
    <w:rsid w:val="004824BD"/>
    <w:rsid w:val="004B229C"/>
    <w:rsid w:val="004D582F"/>
    <w:rsid w:val="004E0653"/>
    <w:rsid w:val="004E492D"/>
    <w:rsid w:val="004F24FC"/>
    <w:rsid w:val="00515374"/>
    <w:rsid w:val="00530095"/>
    <w:rsid w:val="00531DF8"/>
    <w:rsid w:val="00556FFA"/>
    <w:rsid w:val="0058468D"/>
    <w:rsid w:val="005E2799"/>
    <w:rsid w:val="005E7515"/>
    <w:rsid w:val="006010B5"/>
    <w:rsid w:val="006241D4"/>
    <w:rsid w:val="00630B44"/>
    <w:rsid w:val="00640BFB"/>
    <w:rsid w:val="0065308A"/>
    <w:rsid w:val="006544D8"/>
    <w:rsid w:val="00657BC0"/>
    <w:rsid w:val="00661C37"/>
    <w:rsid w:val="006865FB"/>
    <w:rsid w:val="0069209C"/>
    <w:rsid w:val="00695CD0"/>
    <w:rsid w:val="006A4893"/>
    <w:rsid w:val="006C4BCC"/>
    <w:rsid w:val="006E55E5"/>
    <w:rsid w:val="00742ABA"/>
    <w:rsid w:val="00757F05"/>
    <w:rsid w:val="00772765"/>
    <w:rsid w:val="007A0745"/>
    <w:rsid w:val="007A0FFF"/>
    <w:rsid w:val="007A5DF4"/>
    <w:rsid w:val="007C418B"/>
    <w:rsid w:val="007C775D"/>
    <w:rsid w:val="007F7102"/>
    <w:rsid w:val="00801DB5"/>
    <w:rsid w:val="00814F28"/>
    <w:rsid w:val="00833E43"/>
    <w:rsid w:val="00842A8F"/>
    <w:rsid w:val="0084472C"/>
    <w:rsid w:val="00872353"/>
    <w:rsid w:val="008A02FC"/>
    <w:rsid w:val="008A242A"/>
    <w:rsid w:val="008B4130"/>
    <w:rsid w:val="008C154B"/>
    <w:rsid w:val="008C29B0"/>
    <w:rsid w:val="008E5660"/>
    <w:rsid w:val="008E641B"/>
    <w:rsid w:val="008F0250"/>
    <w:rsid w:val="009044D0"/>
    <w:rsid w:val="009128C7"/>
    <w:rsid w:val="009260D4"/>
    <w:rsid w:val="00971CE8"/>
    <w:rsid w:val="009C5177"/>
    <w:rsid w:val="009C5D79"/>
    <w:rsid w:val="009D5A35"/>
    <w:rsid w:val="00A15665"/>
    <w:rsid w:val="00A223BE"/>
    <w:rsid w:val="00A40153"/>
    <w:rsid w:val="00A4265F"/>
    <w:rsid w:val="00A4291F"/>
    <w:rsid w:val="00A475F3"/>
    <w:rsid w:val="00A5380D"/>
    <w:rsid w:val="00A761D5"/>
    <w:rsid w:val="00A973D2"/>
    <w:rsid w:val="00AB20F5"/>
    <w:rsid w:val="00AB54AF"/>
    <w:rsid w:val="00AC6F06"/>
    <w:rsid w:val="00AE299A"/>
    <w:rsid w:val="00B04A54"/>
    <w:rsid w:val="00B1503E"/>
    <w:rsid w:val="00B15EC2"/>
    <w:rsid w:val="00B22A64"/>
    <w:rsid w:val="00B2384F"/>
    <w:rsid w:val="00B32CFB"/>
    <w:rsid w:val="00B3511B"/>
    <w:rsid w:val="00B4235B"/>
    <w:rsid w:val="00B431DB"/>
    <w:rsid w:val="00B45DC3"/>
    <w:rsid w:val="00B65B05"/>
    <w:rsid w:val="00B715DA"/>
    <w:rsid w:val="00B7457C"/>
    <w:rsid w:val="00B7616D"/>
    <w:rsid w:val="00BA1FA1"/>
    <w:rsid w:val="00BA4F9D"/>
    <w:rsid w:val="00BD0D96"/>
    <w:rsid w:val="00BD1772"/>
    <w:rsid w:val="00BE3B1D"/>
    <w:rsid w:val="00BF5A8F"/>
    <w:rsid w:val="00C412F5"/>
    <w:rsid w:val="00C43C55"/>
    <w:rsid w:val="00C45D0A"/>
    <w:rsid w:val="00C563EB"/>
    <w:rsid w:val="00C83ADB"/>
    <w:rsid w:val="00C879B1"/>
    <w:rsid w:val="00C921B9"/>
    <w:rsid w:val="00C978D9"/>
    <w:rsid w:val="00CC63C9"/>
    <w:rsid w:val="00CC7E19"/>
    <w:rsid w:val="00CD2474"/>
    <w:rsid w:val="00CE0C65"/>
    <w:rsid w:val="00CE0CA6"/>
    <w:rsid w:val="00CE6986"/>
    <w:rsid w:val="00D04C9D"/>
    <w:rsid w:val="00D143D7"/>
    <w:rsid w:val="00D2526A"/>
    <w:rsid w:val="00D5182B"/>
    <w:rsid w:val="00D61AD1"/>
    <w:rsid w:val="00D75D0C"/>
    <w:rsid w:val="00DA3DEA"/>
    <w:rsid w:val="00DB3FC4"/>
    <w:rsid w:val="00DE3B51"/>
    <w:rsid w:val="00DE3F48"/>
    <w:rsid w:val="00DE50C1"/>
    <w:rsid w:val="00DF6778"/>
    <w:rsid w:val="00E03437"/>
    <w:rsid w:val="00E04247"/>
    <w:rsid w:val="00E149F9"/>
    <w:rsid w:val="00E33A71"/>
    <w:rsid w:val="00E42D71"/>
    <w:rsid w:val="00E7254A"/>
    <w:rsid w:val="00E80C1E"/>
    <w:rsid w:val="00E8522C"/>
    <w:rsid w:val="00E8655D"/>
    <w:rsid w:val="00EB0370"/>
    <w:rsid w:val="00EB6351"/>
    <w:rsid w:val="00EC3EF9"/>
    <w:rsid w:val="00ED2B36"/>
    <w:rsid w:val="00ED7335"/>
    <w:rsid w:val="00F17337"/>
    <w:rsid w:val="00F3663B"/>
    <w:rsid w:val="00F53CEE"/>
    <w:rsid w:val="00FA230E"/>
    <w:rsid w:val="00FA36C5"/>
    <w:rsid w:val="00FA6A3A"/>
    <w:rsid w:val="00FD355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trPr>
      <w:hidden/>
    </w:trPr>
  </w:style>
  <w:style w:type="numbering" w:default="1" w:styleId="KeineListe">
    <w:name w:val="No List"/>
    <w:uiPriority w:val="99"/>
    <w:semiHidden/>
    <w:unhideWhenUsed/>
  </w:style>
  <w:style w:type="character" w:styleId="Platzhaltertext">
    <w:name w:val="Placeholder Text"/>
    <w:basedOn w:val="Absatz-Standardschriftart"/>
    <w:uiPriority w:val="99"/>
    <w:rsid w:val="00A761D5"/>
    <w:rPr>
      <w:rFonts w:asciiTheme="minorHAnsi" w:hAnsiTheme="minorHAnsi"/>
      <w:vanish/>
      <w:color w:val="BFBFBF" w:themeColor="background1" w:themeShade="BF"/>
    </w:rPr>
  </w:style>
  <w:style w:type="paragraph" w:customStyle="1" w:styleId="1AEC0D40F235404A85E3153530C17992">
    <w:name w:val="1AEC0D40F235404A85E3153530C17992"/>
  </w:style>
  <w:style w:type="paragraph" w:customStyle="1" w:styleId="26222D8FA7714D4DA344F30905FB59CE">
    <w:name w:val="26222D8FA7714D4DA344F30905FB59CE"/>
  </w:style>
  <w:style w:type="paragraph" w:customStyle="1" w:styleId="247A44AA541A4B859B5A1AAFB7DD6E1E">
    <w:name w:val="247A44AA541A4B859B5A1AAFB7DD6E1E"/>
  </w:style>
  <w:style w:type="paragraph" w:customStyle="1" w:styleId="05F1F899142046F799868BC126AE9A20">
    <w:name w:val="05F1F899142046F799868BC126AE9A20"/>
  </w:style>
  <w:style w:type="paragraph" w:customStyle="1" w:styleId="EF3C320E4A32482A92E8CD33B530742A">
    <w:name w:val="EF3C320E4A32482A92E8CD33B530742A"/>
  </w:style>
  <w:style w:type="paragraph" w:customStyle="1" w:styleId="751941D76F604A85BA90A0DFD2BC81C93">
    <w:name w:val="751941D76F604A85BA90A0DFD2BC81C93"/>
    <w:rsid w:val="004E492D"/>
    <w:pPr>
      <w:framePr w:w="7246" w:h="1281" w:wrap="around" w:vAnchor="page" w:hAnchor="text" w:y="4480"/>
      <w:spacing w:after="640" w:line="640" w:lineRule="atLeast"/>
    </w:pPr>
    <w:rPr>
      <w:rFonts w:eastAsia="Times New Roman"/>
      <w:b/>
      <w:color w:val="E8E8E8" w:themeColor="background2"/>
      <w:sz w:val="60"/>
      <w:szCs w:val="24"/>
    </w:rPr>
  </w:style>
  <w:style w:type="paragraph" w:customStyle="1" w:styleId="286B99BA14364297805517E079327175">
    <w:name w:val="286B99BA14364297805517E079327175"/>
    <w:rsid w:val="007A5DF4"/>
  </w:style>
  <w:style w:type="paragraph" w:customStyle="1" w:styleId="26392398143B4B84A1454AA9CF1A9EF1">
    <w:name w:val="26392398143B4B84A1454AA9CF1A9EF1"/>
    <w:rsid w:val="00F17337"/>
    <w:pPr>
      <w:spacing w:line="278" w:lineRule="auto"/>
    </w:pPr>
    <w:rPr>
      <w:kern w:val="2"/>
      <w:sz w:val="24"/>
      <w:szCs w:val="24"/>
      <w14:ligatures w14:val="standardContextual"/>
    </w:rPr>
  </w:style>
  <w:style w:type="paragraph" w:customStyle="1" w:styleId="0E87BF020D334B70995E8146293B2B90">
    <w:name w:val="0E87BF020D334B70995E8146293B2B90"/>
    <w:rsid w:val="00F17337"/>
    <w:pPr>
      <w:spacing w:line="278" w:lineRule="auto"/>
    </w:pPr>
    <w:rPr>
      <w:kern w:val="2"/>
      <w:sz w:val="24"/>
      <w:szCs w:val="24"/>
      <w14:ligatures w14:val="standardContextual"/>
    </w:rPr>
  </w:style>
  <w:style w:type="paragraph" w:customStyle="1" w:styleId="EA208E1C73084D2D9B20A4B27B16A704">
    <w:name w:val="EA208E1C73084D2D9B20A4B27B16A704"/>
    <w:rsid w:val="00A761D5"/>
    <w:pPr>
      <w:spacing w:line="278" w:lineRule="auto"/>
    </w:pPr>
    <w:rPr>
      <w:kern w:val="2"/>
      <w:sz w:val="24"/>
      <w:szCs w:val="24"/>
      <w14:ligatures w14:val="standardContextual"/>
    </w:rPr>
  </w:style>
  <w:style w:type="paragraph" w:customStyle="1" w:styleId="B5966A49F6EE4CA1AB410B7455C3E24F">
    <w:name w:val="B5966A49F6EE4CA1AB410B7455C3E24F"/>
    <w:rsid w:val="00A5380D"/>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BDEW">
      <a:dk1>
        <a:srgbClr val="000000"/>
      </a:dk1>
      <a:lt1>
        <a:srgbClr val="FFFFFF"/>
      </a:lt1>
      <a:dk2>
        <a:srgbClr val="000000"/>
      </a:dk2>
      <a:lt2>
        <a:srgbClr val="C20000"/>
      </a:lt2>
      <a:accent1>
        <a:srgbClr val="C20000"/>
      </a:accent1>
      <a:accent2>
        <a:srgbClr val="0068AF"/>
      </a:accent2>
      <a:accent3>
        <a:srgbClr val="576874"/>
      </a:accent3>
      <a:accent4>
        <a:srgbClr val="46AA28"/>
      </a:accent4>
      <a:accent5>
        <a:srgbClr val="99C200"/>
      </a:accent5>
      <a:accent6>
        <a:srgbClr val="FEC800"/>
      </a:accent6>
      <a:hlink>
        <a:srgbClr val="003457"/>
      </a:hlink>
      <a:folHlink>
        <a:srgbClr val="8E0721"/>
      </a:folHlink>
    </a:clrScheme>
    <a:fontScheme name="BDEW">
      <a:majorFont>
        <a:latin typeface="Calibri"/>
        <a:ea typeface=""/>
        <a:cs typeface="Calibri"/>
      </a:majorFont>
      <a:minorFont>
        <a:latin typeface="Calibri"/>
        <a:ea typeface=""/>
        <a:cs typeface="Calibri"/>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2025-04-01T00:00:00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kument" ma:contentTypeID="0x010100DA6EA56ACDE0B749894AAA4CBE37ABD2" ma:contentTypeVersion="16" ma:contentTypeDescription="Ein neues Dokument erstellen." ma:contentTypeScope="" ma:versionID="86be6bfd4329b4a838d6ee3045e2e315">
  <xsd:schema xmlns:xsd="http://www.w3.org/2001/XMLSchema" xmlns:xs="http://www.w3.org/2001/XMLSchema" xmlns:p="http://schemas.microsoft.com/office/2006/metadata/properties" xmlns:ns2="34375c6f-b131-430f-b256-acbc8d1c09c8" xmlns:ns3="fc6d1e43-aa48-4dcf-abbd-3ff0381bc751" targetNamespace="http://schemas.microsoft.com/office/2006/metadata/properties" ma:root="true" ma:fieldsID="0f2ef4cc38662dbe7df81aca40e4ef12" ns2:_="" ns3:_="">
    <xsd:import namespace="34375c6f-b131-430f-b256-acbc8d1c09c8"/>
    <xsd:import namespace="fc6d1e43-aa48-4dcf-abbd-3ff0381bc75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Zuletztge_x00e4_ndert"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375c6f-b131-430f-b256-acbc8d1c09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Zuletztge_x00e4_ndert" ma:index="15" nillable="true" ma:displayName="Zuletzt geändert" ma:description="Zuletzt geändert" ma:format="Dropdown" ma:list="UserInfo" ma:SharePointGroup="0" ma:internalName="Zuletztge_x00e4_ndert">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lcf76f155ced4ddcb4097134ff3c332f" ma:index="21" nillable="true" ma:taxonomy="true" ma:internalName="lcf76f155ced4ddcb4097134ff3c332f" ma:taxonomyFieldName="MediaServiceImageTags" ma:displayName="Bildmarkierungen" ma:readOnly="false" ma:fieldId="{5cf76f15-5ced-4ddc-b409-7134ff3c332f}" ma:taxonomyMulti="true" ma:sspId="ed2bc115-f314-4df2-a102-4eef0e497872"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c6d1e43-aa48-4dcf-abbd-3ff0381bc751" elementFormDefault="qualified">
    <xsd:import namespace="http://schemas.microsoft.com/office/2006/documentManagement/types"/>
    <xsd:import namespace="http://schemas.microsoft.com/office/infopath/2007/PartnerControls"/>
    <xsd:element name="SharedWithUsers" ma:index="17"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Freigegeben für - Details" ma:internalName="SharedWithDetails" ma:readOnly="true">
      <xsd:simpleType>
        <xsd:restriction base="dms:Note">
          <xsd:maxLength value="255"/>
        </xsd:restriction>
      </xsd:simpleType>
    </xsd:element>
    <xsd:element name="TaxCatchAll" ma:index="22" nillable="true" ma:displayName="Taxonomy Catch All Column" ma:hidden="true" ma:list="{add77acd-6359-407a-9203-eed234cef0c8}" ma:internalName="TaxCatchAll" ma:showField="CatchAllData" ma:web="fc6d1e43-aa48-4dcf-abbd-3ff0381bc7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fc6d1e43-aa48-4dcf-abbd-3ff0381bc751">
      <UserInfo>
        <DisplayName/>
        <AccountId xsi:nil="true"/>
        <AccountType/>
      </UserInfo>
    </SharedWithUsers>
    <lcf76f155ced4ddcb4097134ff3c332f xmlns="34375c6f-b131-430f-b256-acbc8d1c09c8">
      <Terms xmlns="http://schemas.microsoft.com/office/infopath/2007/PartnerControls"/>
    </lcf76f155ced4ddcb4097134ff3c332f>
    <TaxCatchAll xmlns="fc6d1e43-aa48-4dcf-abbd-3ff0381bc751" xsi:nil="true"/>
    <Zuletztge_x00e4_ndert xmlns="34375c6f-b131-430f-b256-acbc8d1c09c8">
      <UserInfo>
        <DisplayName/>
        <AccountId xsi:nil="true"/>
        <AccountType/>
      </UserInfo>
    </Zuletztge_x00e4_ndert>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10466E9-0A07-428A-8467-777BF51B772A}">
  <ds:schemaRefs>
    <ds:schemaRef ds:uri="http://schemas.openxmlformats.org/officeDocument/2006/bibliography"/>
  </ds:schemaRefs>
</ds:datastoreItem>
</file>

<file path=customXml/itemProps3.xml><?xml version="1.0" encoding="utf-8"?>
<ds:datastoreItem xmlns:ds="http://schemas.openxmlformats.org/officeDocument/2006/customXml" ds:itemID="{94DF42E4-83E4-4D16-9328-EFAAD0B49C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375c6f-b131-430f-b256-acbc8d1c09c8"/>
    <ds:schemaRef ds:uri="fc6d1e43-aa48-4dcf-abbd-3ff0381bc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3B031DE-9506-49BC-B337-4ED9C37B2BFC}">
  <ds:schemaRefs>
    <ds:schemaRef ds:uri="http://schemas.microsoft.com/office/2006/metadata/properties"/>
    <ds:schemaRef ds:uri="http://schemas.microsoft.com/office/infopath/2007/PartnerControls"/>
    <ds:schemaRef ds:uri="fc6d1e43-aa48-4dcf-abbd-3ff0381bc751"/>
    <ds:schemaRef ds:uri="34375c6f-b131-430f-b256-acbc8d1c09c8"/>
  </ds:schemaRefs>
</ds:datastoreItem>
</file>

<file path=customXml/itemProps5.xml><?xml version="1.0" encoding="utf-8"?>
<ds:datastoreItem xmlns:ds="http://schemas.openxmlformats.org/officeDocument/2006/customXml" ds:itemID="{2F64A59F-2521-409F-AADC-34AE43815576}">
  <ds:schemaRefs>
    <ds:schemaRef ds:uri="http://schemas.microsoft.com/sharepoint/v3/contenttype/forms"/>
  </ds:schemaRefs>
</ds:datastoreItem>
</file>

<file path=docMetadata/LabelInfo.xml><?xml version="1.0" encoding="utf-8"?>
<clbl:labelList xmlns:clbl="http://schemas.microsoft.com/office/2020/mipLabelMetadata">
  <clbl:label id="{7734701f-0528-41cb-8f08-1cecd0e63a61}" enabled="1" method="Privileged" siteId="{b914a242-e718-443b-a47c-6b4c649d8c0a}" removed="0"/>
</clbl:labelList>
</file>

<file path=docProps/app.xml><?xml version="1.0" encoding="utf-8"?>
<Properties xmlns="http://schemas.openxmlformats.org/officeDocument/2006/extended-properties" xmlns:vt="http://schemas.openxmlformats.org/officeDocument/2006/docPropsVTypes">
  <Template>Normal</Template>
  <TotalTime>0</TotalTime>
  <Pages>18</Pages>
  <Words>4373</Words>
  <Characters>27554</Characters>
  <Application>Microsoft Office Word</Application>
  <DocSecurity>0</DocSecurity>
  <Lines>229</Lines>
  <Paragraphs>63</Paragraphs>
  <ScaleCrop>false</ScaleCrop>
  <HeadingPairs>
    <vt:vector size="2" baseType="variant">
      <vt:variant>
        <vt:lpstr>Titel</vt:lpstr>
      </vt:variant>
      <vt:variant>
        <vt:i4>1</vt:i4>
      </vt:variant>
    </vt:vector>
  </HeadingPairs>
  <TitlesOfParts>
    <vt:vector size="1" baseType="lpstr">
      <vt:lpstr>Regelungen zum Übertragungsweg für API-Webdienste</vt:lpstr>
    </vt:vector>
  </TitlesOfParts>
  <Company/>
  <LinksUpToDate>false</LinksUpToDate>
  <CharactersWithSpaces>31864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Regelungen zum Übertragungsweg für API-Webdienste</dc:title>
  <dc:creator>BDEW</dc:creator>
  <cp:lastModifiedBy>Edgar Jung</cp:lastModifiedBy>
  <cp:revision>8</cp:revision>
  <cp:lastPrinted>2025-07-18T10:18:00Z</cp:lastPrinted>
  <dcterms:created xsi:type="dcterms:W3CDTF">2026-06-21T12:17:00Z</dcterms:created>
  <dcterms:modified xsi:type="dcterms:W3CDTF">2026-06-21T12:25:00Z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SIP_Label_6431d30e-c018-4f72-ad4c-e56e9d03b1f0_Enabled">
    <vt:lpwstr>true</vt:lpwstr>
  </property>
  <property fmtid="{D5CDD505-2E9C-101B-9397-08002B2CF9AE}" pid="4" name="MSIP_Label_6431d30e-c018-4f72-ad4c-e56e9d03b1f0_SetDate">
    <vt:lpwstr>2023-06-07T14:44:12Z</vt:lpwstr>
  </property>
  <property fmtid="{D5CDD505-2E9C-101B-9397-08002B2CF9AE}" pid="5" name="MSIP_Label_6431d30e-c018-4f72-ad4c-e56e9d03b1f0_Method">
    <vt:lpwstr>Standard</vt:lpwstr>
  </property>
  <property fmtid="{D5CDD505-2E9C-101B-9397-08002B2CF9AE}" pid="6" name="MSIP_Label_6431d30e-c018-4f72-ad4c-e56e9d03b1f0_Name">
    <vt:lpwstr>6431d30e-c018-4f72-ad4c-e56e9d03b1f0</vt:lpwstr>
  </property>
  <property fmtid="{D5CDD505-2E9C-101B-9397-08002B2CF9AE}" pid="7" name="MSIP_Label_6431d30e-c018-4f72-ad4c-e56e9d03b1f0_SiteId">
    <vt:lpwstr>f8be18a6-f648-4a47-be73-86d6c5c6604d</vt:lpwstr>
  </property>
  <property fmtid="{D5CDD505-2E9C-101B-9397-08002B2CF9AE}" pid="8" name="MSIP_Label_6431d30e-c018-4f72-ad4c-e56e9d03b1f0_ActionId">
    <vt:lpwstr>ffd91047-df92-4c28-9cac-2c57910694bd</vt:lpwstr>
  </property>
  <property fmtid="{D5CDD505-2E9C-101B-9397-08002B2CF9AE}" pid="9" name="MSIP_Label_6431d30e-c018-4f72-ad4c-e56e9d03b1f0_ContentBits">
    <vt:lpwstr>2</vt:lpwstr>
  </property>
  <property fmtid="{D5CDD505-2E9C-101B-9397-08002B2CF9AE}" pid="10" name="ContentTypeId">
    <vt:lpwstr>0x010100DA6EA56ACDE0B749894AAA4CBE37ABD2</vt:lpwstr>
  </property>
  <property fmtid="{D5CDD505-2E9C-101B-9397-08002B2CF9AE}" pid="11" name="MediaServiceImageTags">
    <vt:lpwstr/>
  </property>
  <property fmtid="{D5CDD505-2E9C-101B-9397-08002B2CF9AE}" pid="12" name="43b072f0-0f82-4aac-be1e-8abeffc32f66">
    <vt:bool>false</vt:bool>
  </property>
</Properties>
</file>