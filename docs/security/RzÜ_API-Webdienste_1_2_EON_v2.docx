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3E50858B" w14:textId="77777777" w:rsidR="00275658" w:rsidRPr="00814040" w:rsidRDefault="00F86AF5" w:rsidP="00275658">
          <w:pPr>
            <w:pStyle w:val="Dokumentart"/>
            <w:spacing w:before="2520" w:after="0"/>
          </w:pPr>
          <w:r>
            <w:t>Konsolidierte Lesefassung mit Fehlerkorrekturen</w:t>
          </w:r>
        </w:p>
      </w:sdtContent>
    </w:sdt>
    <w:p w14:paraId="321FFC1E" w14:textId="77777777"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1017C8F1" w14:textId="77777777" w:rsidR="00991C4B" w:rsidRPr="00814040" w:rsidRDefault="005D3AF5" w:rsidP="00991C4B">
          <w:pPr>
            <w:pStyle w:val="Dokumenttitel"/>
            <w:framePr w:w="0" w:hRule="auto" w:wrap="auto" w:vAnchor="margin" w:yAlign="inline"/>
          </w:pPr>
          <w:r>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6D872036" w14:textId="77777777" w:rsidTr="00021B8E">
        <w:trPr>
          <w:cantSplit/>
          <w:trHeight w:hRule="exact" w:val="454"/>
        </w:trPr>
        <w:tc>
          <w:tcPr>
            <w:tcW w:w="3686" w:type="dxa"/>
            <w:noWrap/>
            <w:vAlign w:val="center"/>
          </w:tcPr>
          <w:p w14:paraId="7B84884F" w14:textId="77777777" w:rsidR="00FA428A" w:rsidRPr="00814040" w:rsidRDefault="00FA428A" w:rsidP="004F25ED">
            <w:pPr>
              <w:spacing w:after="0" w:line="240" w:lineRule="auto"/>
            </w:pPr>
            <w:r>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266E38D6" w14:textId="77777777" w:rsidR="00FA428A" w:rsidRPr="00814040" w:rsidRDefault="00BB4035" w:rsidP="004F25ED">
                <w:pPr>
                  <w:spacing w:after="0" w:line="240" w:lineRule="auto"/>
                </w:pPr>
                <w:r>
                  <w:t>1.2</w:t>
                </w:r>
              </w:p>
            </w:tc>
          </w:sdtContent>
        </w:sdt>
        <w:bookmarkEnd w:id="0" w:displacedByCustomXml="prev"/>
      </w:tr>
      <w:tr w:rsidR="00FA428A" w:rsidRPr="00814040" w14:paraId="41BED59F"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73EBB9D7" w14:textId="77777777"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3545619F" w14:textId="77777777" w:rsidR="00FA428A" w:rsidRPr="00814040" w:rsidRDefault="003A648F" w:rsidP="004F25ED">
                <w:pPr>
                  <w:spacing w:after="0" w:line="240" w:lineRule="auto"/>
                </w:pPr>
                <w:r>
                  <w:t>01.04.2025</w:t>
                </w:r>
              </w:p>
            </w:tc>
          </w:sdtContent>
        </w:sdt>
        <w:bookmarkEnd w:id="1" w:displacedByCustomXml="prev"/>
      </w:tr>
      <w:tr w:rsidR="001B790D" w:rsidRPr="00814040" w14:paraId="3FA667D5" w14:textId="77777777" w:rsidTr="00021B8E">
        <w:trPr>
          <w:cantSplit/>
          <w:trHeight w:hRule="exact" w:val="454"/>
        </w:trPr>
        <w:tc>
          <w:tcPr>
            <w:tcW w:w="3686" w:type="dxa"/>
            <w:noWrap/>
            <w:vAlign w:val="center"/>
          </w:tcPr>
          <w:p w14:paraId="51160BD4" w14:textId="77777777" w:rsidR="001B790D" w:rsidRPr="00814040" w:rsidRDefault="00BC7B34" w:rsidP="004F25ED">
            <w:pPr>
              <w:spacing w:after="0" w:line="240" w:lineRule="auto"/>
            </w:pPr>
            <w:r>
              <w:rPr>
                <w:w w:val="95"/>
              </w:rPr>
              <w:t>A</w:t>
            </w:r>
            <w:r>
              <w:rPr>
                <w:rFonts w:cstheme="minorHAnsi"/>
                <w:w w:val="95"/>
              </w:rPr>
              <w:t xml:space="preserve">nzuwenden </w:t>
            </w:r>
            <w:r>
              <w:rPr>
                <w:rFonts w:cstheme="minorHAnsi"/>
                <w:spacing w:val="-5"/>
              </w:rPr>
              <w:t>ab</w:t>
            </w:r>
            <w:r>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55D0A067" w14:textId="77777777" w:rsidR="001B790D" w:rsidRPr="00814040" w:rsidRDefault="006D4E2E" w:rsidP="004F25ED">
                <w:pPr>
                  <w:spacing w:after="0" w:line="240" w:lineRule="auto"/>
                </w:pPr>
                <w:r>
                  <w:t>01.10.2025</w:t>
                </w:r>
              </w:p>
            </w:sdtContent>
          </w:sdt>
        </w:tc>
      </w:tr>
      <w:tr w:rsidR="00FA428A" w:rsidRPr="00814040" w14:paraId="3164E630" w14:textId="77777777" w:rsidTr="00021B8E">
        <w:trPr>
          <w:cantSplit/>
          <w:trHeight w:hRule="exact" w:val="454"/>
        </w:trPr>
        <w:tc>
          <w:tcPr>
            <w:tcW w:w="3686" w:type="dxa"/>
            <w:noWrap/>
            <w:vAlign w:val="center"/>
          </w:tcPr>
          <w:p w14:paraId="6DEA3D1A" w14:textId="77777777" w:rsidR="00FA428A" w:rsidRPr="00814040" w:rsidRDefault="00FA428A" w:rsidP="004F25ED">
            <w:pPr>
              <w:spacing w:after="0" w:line="240" w:lineRule="auto"/>
            </w:pPr>
            <w:r>
              <w:t>Autor:</w:t>
            </w:r>
          </w:p>
        </w:tc>
        <w:sdt>
          <w:sdtPr>
            <w:id w:val="-528418711"/>
            <w:placeholder>
              <w:docPart w:val="EF3C320E4A32482A92E8CD33B530742A"/>
            </w:placeholder>
            <w15:color w:val="C20000"/>
            <w15:appearance w15:val="hidden"/>
            <w:text/>
          </w:sdtPr>
          <w:sdtContent>
            <w:tc>
              <w:tcPr>
                <w:tcW w:w="5687" w:type="dxa"/>
                <w:noWrap/>
                <w:vAlign w:val="center"/>
              </w:tcPr>
              <w:p w14:paraId="4E370FC5" w14:textId="77777777" w:rsidR="00FA428A" w:rsidRPr="00814040" w:rsidRDefault="00FC546F" w:rsidP="004F25ED">
                <w:pPr>
                  <w:spacing w:after="0" w:line="240" w:lineRule="auto"/>
                </w:pPr>
                <w:r>
                  <w:t>BDEW</w:t>
                </w:r>
              </w:p>
            </w:tc>
          </w:sdtContent>
        </w:sdt>
      </w:tr>
    </w:tbl>
    <w:p w14:paraId="06DF8F51" w14:textId="77777777" w:rsidR="00F40AD5" w:rsidRPr="00814040" w:rsidRDefault="005C7349">
      <w:pPr>
        <w:spacing w:after="200" w:line="276" w:lineRule="auto"/>
        <w:rPr>
          <w:rFonts w:cs="Times New Roman"/>
          <w:bCs/>
          <w:noProof/>
          <w:spacing w:val="5"/>
          <w:kern w:val="28"/>
          <w:sz w:val="22"/>
        </w:rPr>
      </w:pPr>
      <w:r>
        <w:rPr>
          <w:b/>
          <w:color w:val="C20000"/>
          <w:w w:val="95"/>
        </w:rPr>
        <w:t>Regelungen</w:t>
      </w:r>
      <w:r>
        <w:rPr>
          <w:rFonts w:ascii="Times New Roman" w:hAnsi="Times New Roman"/>
          <w:color w:val="C20000"/>
          <w:spacing w:val="31"/>
        </w:rPr>
        <w:t xml:space="preserve"> </w:t>
      </w:r>
      <w:r>
        <w:rPr>
          <w:b/>
          <w:color w:val="C20000"/>
          <w:w w:val="95"/>
        </w:rPr>
        <w:t>zum</w:t>
      </w:r>
      <w:r>
        <w:rPr>
          <w:rFonts w:ascii="Times New Roman" w:hAnsi="Times New Roman"/>
          <w:color w:val="C20000"/>
          <w:spacing w:val="29"/>
        </w:rPr>
        <w:t xml:space="preserve"> </w:t>
      </w:r>
      <w:r>
        <w:rPr>
          <w:b/>
          <w:color w:val="C20000"/>
          <w:w w:val="95"/>
        </w:rPr>
        <w:t>sicheren</w:t>
      </w:r>
      <w:r>
        <w:rPr>
          <w:rFonts w:ascii="Times New Roman" w:hAnsi="Times New Roman"/>
          <w:color w:val="C20000"/>
          <w:spacing w:val="32"/>
        </w:rPr>
        <w:t xml:space="preserve"> </w:t>
      </w:r>
      <w:r>
        <w:rPr>
          <w:b/>
          <w:color w:val="C20000"/>
          <w:w w:val="95"/>
        </w:rPr>
        <w:t>Austausch</w:t>
      </w:r>
      <w:r>
        <w:rPr>
          <w:rFonts w:ascii="Times New Roman" w:hAnsi="Times New Roman"/>
          <w:color w:val="C20000"/>
          <w:spacing w:val="27"/>
        </w:rPr>
        <w:t xml:space="preserve"> </w:t>
      </w:r>
      <w:r>
        <w:rPr>
          <w:b/>
          <w:color w:val="C20000"/>
          <w:w w:val="95"/>
        </w:rPr>
        <w:t>von</w:t>
      </w:r>
      <w:r>
        <w:rPr>
          <w:rFonts w:ascii="Times New Roman" w:hAnsi="Times New Roman"/>
          <w:color w:val="C20000"/>
          <w:spacing w:val="27"/>
        </w:rPr>
        <w:t xml:space="preserve"> </w:t>
      </w:r>
      <w:r>
        <w:rPr>
          <w:b/>
          <w:color w:val="C20000"/>
          <w:spacing w:val="-2"/>
          <w:w w:val="95"/>
        </w:rPr>
        <w:t>Übertragungsdateien</w:t>
      </w:r>
    </w:p>
    <w:p w14:paraId="4989BBAA" w14:textId="77777777" w:rsidR="00F40AD5" w:rsidRPr="00814040" w:rsidRDefault="00F40AD5">
      <w:pPr>
        <w:spacing w:after="200" w:line="276" w:lineRule="auto"/>
        <w:rPr>
          <w:rFonts w:cs="Times New Roman"/>
          <w:bCs/>
          <w:noProof/>
          <w:spacing w:val="5"/>
          <w:kern w:val="28"/>
          <w:sz w:val="22"/>
        </w:rPr>
      </w:pPr>
      <w:r>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43F14D29" w14:textId="77777777" w:rsidR="00640819" w:rsidRPr="00814040" w:rsidRDefault="00640819">
          <w:pPr>
            <w:pStyle w:val="Inhaltsverzeichnisberschrift"/>
          </w:pPr>
          <w:r>
            <w:t>Inhalt</w:t>
          </w:r>
        </w:p>
        <w:p w14:paraId="1B2A0706" w14:textId="77777777" w:rsidR="00FE4F0B" w:rsidRDefault="00640819">
          <w:pPr>
            <w:pStyle w:val="Verzeichnis1"/>
            <w:rPr>
              <w:rFonts w:eastAsiaTheme="minorEastAsia"/>
              <w:b w:val="0"/>
              <w:kern w:val="2"/>
              <w14:ligatures w14:val="standardContextual"/>
            </w:rPr>
          </w:pPr>
          <w:r>
            <w:fldChar w:fldCharType="begin"/>
          </w:r>
          <w:r>
            <w:instrText xml:space="preserve"> TOC \o "1-3" \h \z \u </w:instrText>
          </w:r>
          <w:r>
            <w:fldChar w:fldCharType="separate"/>
          </w:r>
          <w:hyperlink w:anchor="_Toc203728862" w:history="1">
            <w:r>
              <w:rPr>
                <w:rStyle w:val="Hyperlink"/>
                <w:rFonts w:ascii="Calibri" w:eastAsia="Calibri" w:hAnsi="Calibri" w:cs="Calibri"/>
                <w:spacing w:val="-2"/>
                <w:lang w:eastAsia="en-US"/>
              </w:rPr>
              <w:t>1</w:t>
            </w:r>
            <w:r>
              <w:rPr>
                <w:rFonts w:eastAsiaTheme="minorEastAsia"/>
                <w:b w:val="0"/>
                <w:kern w:val="2"/>
                <w14:ligatures w14:val="standardContextual"/>
              </w:rPr>
              <w:tab/>
            </w:r>
            <w:r>
              <w:rPr>
                <w:rStyle w:val="Hyperlink"/>
                <w:rFonts w:ascii="Calibri" w:eastAsia="Calibri" w:hAnsi="Calibri" w:cs="Calibri"/>
                <w:spacing w:val="-2"/>
                <w:lang w:eastAsia="en-US"/>
              </w:rPr>
              <w:t>Einleitung</w:t>
            </w:r>
            <w:r>
              <w:rPr>
                <w:webHidden/>
              </w:rPr>
              <w:tab/>
            </w:r>
            <w:r>
              <w:rPr>
                <w:webHidden/>
              </w:rPr>
              <w:fldChar w:fldCharType="begin"/>
            </w:r>
            <w:r>
              <w:rPr>
                <w:webHidden/>
              </w:rPr>
              <w:instrText xml:space="preserve"> PAGEREF _Toc203728862 \h </w:instrText>
            </w:r>
            <w:r>
              <w:rPr>
                <w:webHidden/>
              </w:rPr>
            </w:r>
            <w:r>
              <w:rPr>
                <w:webHidden/>
              </w:rPr>
              <w:fldChar w:fldCharType="separate"/>
            </w:r>
            <w:r>
              <w:rPr>
                <w:webHidden/>
              </w:rPr>
              <w:t>3</w:t>
            </w:r>
            <w:r>
              <w:rPr>
                <w:webHidden/>
              </w:rPr>
              <w:fldChar w:fldCharType="end"/>
            </w:r>
          </w:hyperlink>
        </w:p>
        <w:p w14:paraId="365C1E96" w14:textId="77777777" w:rsidR="00FE4F0B" w:rsidRDefault="00FE4F0B">
          <w:pPr>
            <w:pStyle w:val="Verzeichnis2"/>
            <w:rPr>
              <w:rFonts w:eastAsiaTheme="minorEastAsia"/>
              <w:kern w:val="2"/>
              <w14:ligatures w14:val="standardContextual"/>
            </w:rPr>
          </w:pPr>
          <w:hyperlink w:anchor="_Toc203728863" w:history="1">
            <w:r>
              <w:rPr>
                <w:rStyle w:val="Hyperlink"/>
              </w:rPr>
              <w:t>1.1</w:t>
            </w:r>
            <w:r>
              <w:rPr>
                <w:rFonts w:eastAsiaTheme="minorEastAsia"/>
                <w:kern w:val="2"/>
                <w14:ligatures w14:val="standardContextual"/>
              </w:rPr>
              <w:tab/>
            </w:r>
            <w:r>
              <w:rPr>
                <w:rStyle w:val="Hyperlink"/>
              </w:rPr>
              <w:t>Regelungsumfang</w:t>
            </w:r>
            <w:r>
              <w:rPr>
                <w:webHidden/>
              </w:rPr>
              <w:tab/>
            </w:r>
            <w:r>
              <w:rPr>
                <w:webHidden/>
              </w:rPr>
              <w:fldChar w:fldCharType="begin"/>
            </w:r>
            <w:r>
              <w:rPr>
                <w:webHidden/>
              </w:rPr>
              <w:instrText xml:space="preserve"> PAGEREF _Toc203728863 \h </w:instrText>
            </w:r>
            <w:r>
              <w:rPr>
                <w:webHidden/>
              </w:rPr>
            </w:r>
            <w:r>
              <w:rPr>
                <w:webHidden/>
              </w:rPr>
              <w:fldChar w:fldCharType="separate"/>
            </w:r>
            <w:r>
              <w:rPr>
                <w:webHidden/>
              </w:rPr>
              <w:t>3</w:t>
            </w:r>
            <w:r>
              <w:rPr>
                <w:webHidden/>
              </w:rPr>
              <w:fldChar w:fldCharType="end"/>
            </w:r>
          </w:hyperlink>
        </w:p>
        <w:p w14:paraId="070E3D2F" w14:textId="77777777" w:rsidR="00FE4F0B" w:rsidRDefault="00FE4F0B">
          <w:pPr>
            <w:pStyle w:val="Verzeichnis1"/>
            <w:rPr>
              <w:rFonts w:eastAsiaTheme="minorEastAsia"/>
              <w:b w:val="0"/>
              <w:kern w:val="2"/>
              <w14:ligatures w14:val="standardContextual"/>
            </w:rPr>
          </w:pPr>
          <w:hyperlink w:anchor="_Toc203728864" w:history="1">
            <w:r>
              <w:rPr>
                <w:rStyle w:val="Hyperlink"/>
              </w:rPr>
              <w:t>2</w:t>
            </w:r>
            <w:r>
              <w:rPr>
                <w:rFonts w:eastAsiaTheme="minorEastAsia"/>
                <w:b w:val="0"/>
                <w:kern w:val="2"/>
                <w14:ligatures w14:val="standardContextual"/>
              </w:rPr>
              <w:tab/>
            </w:r>
            <w:r>
              <w:rPr>
                <w:rStyle w:val="Hyperlink"/>
              </w:rPr>
              <w:t>Terminologie</w:t>
            </w:r>
            <w:r>
              <w:rPr>
                <w:webHidden/>
              </w:rPr>
              <w:tab/>
            </w:r>
            <w:r>
              <w:rPr>
                <w:webHidden/>
              </w:rPr>
              <w:fldChar w:fldCharType="begin"/>
            </w:r>
            <w:r>
              <w:rPr>
                <w:webHidden/>
              </w:rPr>
              <w:instrText xml:space="preserve"> PAGEREF _Toc203728864 \h </w:instrText>
            </w:r>
            <w:r>
              <w:rPr>
                <w:webHidden/>
              </w:rPr>
            </w:r>
            <w:r>
              <w:rPr>
                <w:webHidden/>
              </w:rPr>
              <w:fldChar w:fldCharType="separate"/>
            </w:r>
            <w:r>
              <w:rPr>
                <w:webHidden/>
              </w:rPr>
              <w:t>3</w:t>
            </w:r>
            <w:r>
              <w:rPr>
                <w:webHidden/>
              </w:rPr>
              <w:fldChar w:fldCharType="end"/>
            </w:r>
          </w:hyperlink>
        </w:p>
        <w:p w14:paraId="484DDBA3" w14:textId="77777777" w:rsidR="00FE4F0B" w:rsidRDefault="00FE4F0B">
          <w:pPr>
            <w:pStyle w:val="Verzeichnis2"/>
            <w:rPr>
              <w:rFonts w:eastAsiaTheme="minorEastAsia"/>
              <w:kern w:val="2"/>
              <w14:ligatures w14:val="standardContextual"/>
            </w:rPr>
          </w:pPr>
          <w:hyperlink w:anchor="_Toc203728865" w:history="1">
            <w:r>
              <w:rPr>
                <w:rStyle w:val="Hyperlink"/>
              </w:rPr>
              <w:t>2.1</w:t>
            </w:r>
            <w:r>
              <w:rPr>
                <w:rFonts w:eastAsiaTheme="minorEastAsia"/>
                <w:kern w:val="2"/>
                <w14:ligatures w14:val="standardContextual"/>
              </w:rPr>
              <w:tab/>
            </w:r>
            <w:r>
              <w:rPr>
                <w:rStyle w:val="Hyperlink"/>
              </w:rPr>
              <w:t>Schlüsselwörter</w:t>
            </w:r>
            <w:r>
              <w:rPr>
                <w:webHidden/>
              </w:rPr>
              <w:tab/>
            </w:r>
            <w:r>
              <w:rPr>
                <w:webHidden/>
              </w:rPr>
              <w:fldChar w:fldCharType="begin"/>
            </w:r>
            <w:r>
              <w:rPr>
                <w:webHidden/>
              </w:rPr>
              <w:instrText xml:space="preserve"> PAGEREF _Toc203728865 \h </w:instrText>
            </w:r>
            <w:r>
              <w:rPr>
                <w:webHidden/>
              </w:rPr>
            </w:r>
            <w:r>
              <w:rPr>
                <w:webHidden/>
              </w:rPr>
              <w:fldChar w:fldCharType="separate"/>
            </w:r>
            <w:r>
              <w:rPr>
                <w:webHidden/>
              </w:rPr>
              <w:t>3</w:t>
            </w:r>
            <w:r>
              <w:rPr>
                <w:webHidden/>
              </w:rPr>
              <w:fldChar w:fldCharType="end"/>
            </w:r>
          </w:hyperlink>
        </w:p>
        <w:p w14:paraId="6DEFD274" w14:textId="77777777" w:rsidR="00FE4F0B" w:rsidRDefault="00FE4F0B">
          <w:pPr>
            <w:pStyle w:val="Verzeichnis1"/>
            <w:rPr>
              <w:rFonts w:eastAsiaTheme="minorEastAsia"/>
              <w:b w:val="0"/>
              <w:kern w:val="2"/>
              <w14:ligatures w14:val="standardContextual"/>
            </w:rPr>
          </w:pPr>
          <w:hyperlink w:anchor="_Toc203728866" w:history="1">
            <w:r>
              <w:rPr>
                <w:rStyle w:val="Hyperlink"/>
              </w:rPr>
              <w:t>3</w:t>
            </w:r>
            <w:r>
              <w:rPr>
                <w:rFonts w:eastAsiaTheme="minorEastAsia"/>
                <w:b w:val="0"/>
                <w:kern w:val="2"/>
                <w14:ligatures w14:val="standardContextual"/>
              </w:rPr>
              <w:tab/>
            </w:r>
            <w:r>
              <w:rPr>
                <w:rStyle w:val="Hyperlink"/>
              </w:rPr>
              <w:t>Technische Vorgaben der API-Webdienste</w:t>
            </w:r>
            <w:r>
              <w:rPr>
                <w:webHidden/>
              </w:rPr>
              <w:tab/>
            </w:r>
            <w:r>
              <w:rPr>
                <w:webHidden/>
              </w:rPr>
              <w:fldChar w:fldCharType="begin"/>
            </w:r>
            <w:r>
              <w:rPr>
                <w:webHidden/>
              </w:rPr>
              <w:instrText xml:space="preserve"> PAGEREF _Toc203728866 \h </w:instrText>
            </w:r>
            <w:r>
              <w:rPr>
                <w:webHidden/>
              </w:rPr>
            </w:r>
            <w:r>
              <w:rPr>
                <w:webHidden/>
              </w:rPr>
              <w:fldChar w:fldCharType="separate"/>
            </w:r>
            <w:r>
              <w:rPr>
                <w:webHidden/>
              </w:rPr>
              <w:t>3</w:t>
            </w:r>
            <w:r>
              <w:rPr>
                <w:webHidden/>
              </w:rPr>
              <w:fldChar w:fldCharType="end"/>
            </w:r>
          </w:hyperlink>
        </w:p>
        <w:p w14:paraId="2469AEF8" w14:textId="77777777" w:rsidR="00FE4F0B" w:rsidRDefault="00FE4F0B">
          <w:pPr>
            <w:pStyle w:val="Verzeichnis2"/>
            <w:rPr>
              <w:rFonts w:eastAsiaTheme="minorEastAsia"/>
              <w:kern w:val="2"/>
              <w14:ligatures w14:val="standardContextual"/>
            </w:rPr>
          </w:pPr>
          <w:hyperlink w:anchor="_Toc203728867" w:history="1">
            <w:r>
              <w:rPr>
                <w:rStyle w:val="Hyperlink"/>
              </w:rPr>
              <w:t>3.1</w:t>
            </w:r>
            <w:r>
              <w:rPr>
                <w:rFonts w:eastAsiaTheme="minorEastAsia"/>
                <w:kern w:val="2"/>
                <w14:ligatures w14:val="standardContextual"/>
              </w:rPr>
              <w:tab/>
            </w:r>
            <w:r>
              <w:rPr>
                <w:rStyle w:val="Hyperlink"/>
              </w:rPr>
              <w:t>Netzwerk</w:t>
            </w:r>
            <w:r>
              <w:rPr>
                <w:webHidden/>
              </w:rPr>
              <w:tab/>
            </w:r>
            <w:r>
              <w:rPr>
                <w:webHidden/>
              </w:rPr>
              <w:fldChar w:fldCharType="begin"/>
            </w:r>
            <w:r>
              <w:rPr>
                <w:webHidden/>
              </w:rPr>
              <w:instrText xml:space="preserve"> PAGEREF _Toc203728867 \h </w:instrText>
            </w:r>
            <w:r>
              <w:rPr>
                <w:webHidden/>
              </w:rPr>
            </w:r>
            <w:r>
              <w:rPr>
                <w:webHidden/>
              </w:rPr>
              <w:fldChar w:fldCharType="separate"/>
            </w:r>
            <w:r>
              <w:rPr>
                <w:webHidden/>
              </w:rPr>
              <w:t>3</w:t>
            </w:r>
            <w:r>
              <w:rPr>
                <w:webHidden/>
              </w:rPr>
              <w:fldChar w:fldCharType="end"/>
            </w:r>
          </w:hyperlink>
        </w:p>
        <w:p w14:paraId="056A1945" w14:textId="77777777" w:rsidR="00FE4F0B" w:rsidRDefault="00FE4F0B">
          <w:pPr>
            <w:pStyle w:val="Verzeichnis2"/>
            <w:rPr>
              <w:rFonts w:eastAsiaTheme="minorEastAsia"/>
              <w:kern w:val="2"/>
              <w14:ligatures w14:val="standardContextual"/>
            </w:rPr>
          </w:pPr>
          <w:hyperlink w:anchor="_Toc203728868" w:history="1">
            <w:r>
              <w:rPr>
                <w:rStyle w:val="Hyperlink"/>
              </w:rPr>
              <w:t>3.2</w:t>
            </w:r>
            <w:r>
              <w:rPr>
                <w:rFonts w:eastAsiaTheme="minorEastAsia"/>
                <w:kern w:val="2"/>
                <w14:ligatures w14:val="standardContextual"/>
              </w:rPr>
              <w:tab/>
            </w:r>
            <w:r>
              <w:rPr>
                <w:rStyle w:val="Hyperlink"/>
              </w:rPr>
              <w:t>Transportebene</w:t>
            </w:r>
            <w:r>
              <w:rPr>
                <w:webHidden/>
              </w:rPr>
              <w:tab/>
            </w:r>
            <w:r>
              <w:rPr>
                <w:webHidden/>
              </w:rPr>
              <w:fldChar w:fldCharType="begin"/>
            </w:r>
            <w:r>
              <w:rPr>
                <w:webHidden/>
              </w:rPr>
              <w:instrText xml:space="preserve"> PAGEREF _Toc203728868 \h </w:instrText>
            </w:r>
            <w:r>
              <w:rPr>
                <w:webHidden/>
              </w:rPr>
            </w:r>
            <w:r>
              <w:rPr>
                <w:webHidden/>
              </w:rPr>
              <w:fldChar w:fldCharType="separate"/>
            </w:r>
            <w:r>
              <w:rPr>
                <w:webHidden/>
              </w:rPr>
              <w:t>4</w:t>
            </w:r>
            <w:r>
              <w:rPr>
                <w:webHidden/>
              </w:rPr>
              <w:fldChar w:fldCharType="end"/>
            </w:r>
          </w:hyperlink>
        </w:p>
        <w:p w14:paraId="52580FE2" w14:textId="77777777" w:rsidR="00FE4F0B" w:rsidRDefault="00FE4F0B">
          <w:pPr>
            <w:pStyle w:val="Verzeichnis2"/>
            <w:rPr>
              <w:rFonts w:eastAsiaTheme="minorEastAsia"/>
              <w:kern w:val="2"/>
              <w14:ligatures w14:val="standardContextual"/>
            </w:rPr>
          </w:pPr>
          <w:hyperlink w:anchor="_Toc203728869" w:history="1">
            <w:r>
              <w:rPr>
                <w:rStyle w:val="Hyperlink"/>
              </w:rPr>
              <w:t>3.3</w:t>
            </w:r>
            <w:r>
              <w:rPr>
                <w:rFonts w:eastAsiaTheme="minorEastAsia"/>
                <w:kern w:val="2"/>
                <w14:ligatures w14:val="standardContextual"/>
              </w:rPr>
              <w:tab/>
            </w:r>
            <w:r>
              <w:rPr>
                <w:rStyle w:val="Hyperlink"/>
              </w:rPr>
              <w:t>Inhaltsdatensicherungsebene</w:t>
            </w:r>
            <w:r>
              <w:rPr>
                <w:webHidden/>
              </w:rPr>
              <w:tab/>
            </w:r>
            <w:r>
              <w:rPr>
                <w:webHidden/>
              </w:rPr>
              <w:fldChar w:fldCharType="begin"/>
            </w:r>
            <w:r>
              <w:rPr>
                <w:webHidden/>
              </w:rPr>
              <w:instrText xml:space="preserve"> PAGEREF _Toc203728869 \h </w:instrText>
            </w:r>
            <w:r>
              <w:rPr>
                <w:webHidden/>
              </w:rPr>
            </w:r>
            <w:r>
              <w:rPr>
                <w:webHidden/>
              </w:rPr>
              <w:fldChar w:fldCharType="separate"/>
            </w:r>
            <w:r>
              <w:rPr>
                <w:webHidden/>
              </w:rPr>
              <w:t>4</w:t>
            </w:r>
            <w:r>
              <w:rPr>
                <w:webHidden/>
              </w:rPr>
              <w:fldChar w:fldCharType="end"/>
            </w:r>
          </w:hyperlink>
        </w:p>
        <w:p w14:paraId="17662433" w14:textId="77777777" w:rsidR="00FE4F0B" w:rsidRDefault="00FE4F0B">
          <w:pPr>
            <w:pStyle w:val="Verzeichnis1"/>
            <w:rPr>
              <w:rFonts w:eastAsiaTheme="minorEastAsia"/>
              <w:b w:val="0"/>
              <w:kern w:val="2"/>
              <w14:ligatures w14:val="standardContextual"/>
            </w:rPr>
          </w:pPr>
          <w:hyperlink w:anchor="_Toc203728870" w:history="1">
            <w:r>
              <w:rPr>
                <w:rStyle w:val="Hyperlink"/>
              </w:rPr>
              <w:t>4</w:t>
            </w:r>
            <w:r>
              <w:rPr>
                <w:rFonts w:eastAsiaTheme="minorEastAsia"/>
                <w:b w:val="0"/>
                <w:kern w:val="2"/>
                <w14:ligatures w14:val="standardContextual"/>
              </w:rPr>
              <w:tab/>
            </w:r>
            <w:r>
              <w:rPr>
                <w:rStyle w:val="Hyperlink"/>
              </w:rPr>
              <w:t>Zertifikate und PKI</w:t>
            </w:r>
            <w:r>
              <w:rPr>
                <w:webHidden/>
              </w:rPr>
              <w:tab/>
            </w:r>
            <w:r>
              <w:rPr>
                <w:webHidden/>
              </w:rPr>
              <w:fldChar w:fldCharType="begin"/>
            </w:r>
            <w:r>
              <w:rPr>
                <w:webHidden/>
              </w:rPr>
              <w:instrText xml:space="preserve"> PAGEREF _Toc203728870 \h </w:instrText>
            </w:r>
            <w:r>
              <w:rPr>
                <w:webHidden/>
              </w:rPr>
            </w:r>
            <w:r>
              <w:rPr>
                <w:webHidden/>
              </w:rPr>
              <w:fldChar w:fldCharType="separate"/>
            </w:r>
            <w:r>
              <w:rPr>
                <w:webHidden/>
              </w:rPr>
              <w:t>5</w:t>
            </w:r>
            <w:r>
              <w:rPr>
                <w:webHidden/>
              </w:rPr>
              <w:fldChar w:fldCharType="end"/>
            </w:r>
          </w:hyperlink>
        </w:p>
        <w:p w14:paraId="44877CDD" w14:textId="77777777" w:rsidR="00FE4F0B" w:rsidRDefault="00FE4F0B">
          <w:pPr>
            <w:pStyle w:val="Verzeichnis2"/>
            <w:rPr>
              <w:rFonts w:eastAsiaTheme="minorEastAsia"/>
              <w:kern w:val="2"/>
              <w14:ligatures w14:val="standardContextual"/>
            </w:rPr>
          </w:pPr>
          <w:hyperlink w:anchor="_Toc203728871" w:history="1">
            <w:r>
              <w:rPr>
                <w:rStyle w:val="Hyperlink"/>
              </w:rPr>
              <w:t>4.1</w:t>
            </w:r>
            <w:r>
              <w:rPr>
                <w:rFonts w:eastAsiaTheme="minorEastAsia"/>
                <w:kern w:val="2"/>
                <w14:ligatures w14:val="standardContextual"/>
              </w:rPr>
              <w:tab/>
            </w:r>
            <w:r>
              <w:rPr>
                <w:rStyle w:val="Hyperlink"/>
              </w:rPr>
              <w:t>Vertrauensdiensteanbieter</w:t>
            </w:r>
            <w:r>
              <w:rPr>
                <w:webHidden/>
              </w:rPr>
              <w:tab/>
            </w:r>
            <w:r>
              <w:rPr>
                <w:webHidden/>
              </w:rPr>
              <w:fldChar w:fldCharType="begin"/>
            </w:r>
            <w:r>
              <w:rPr>
                <w:webHidden/>
              </w:rPr>
              <w:instrText xml:space="preserve"> PAGEREF _Toc203728871 \h </w:instrText>
            </w:r>
            <w:r>
              <w:rPr>
                <w:webHidden/>
              </w:rPr>
            </w:r>
            <w:r>
              <w:rPr>
                <w:webHidden/>
              </w:rPr>
              <w:fldChar w:fldCharType="separate"/>
            </w:r>
            <w:r>
              <w:rPr>
                <w:webHidden/>
              </w:rPr>
              <w:t>5</w:t>
            </w:r>
            <w:r>
              <w:rPr>
                <w:webHidden/>
              </w:rPr>
              <w:fldChar w:fldCharType="end"/>
            </w:r>
          </w:hyperlink>
        </w:p>
        <w:p w14:paraId="1CCDF6F0" w14:textId="77777777" w:rsidR="00FE4F0B" w:rsidRDefault="00FE4F0B">
          <w:pPr>
            <w:pStyle w:val="Verzeichnis2"/>
            <w:rPr>
              <w:rFonts w:eastAsiaTheme="minorEastAsia"/>
              <w:kern w:val="2"/>
              <w14:ligatures w14:val="standardContextual"/>
            </w:rPr>
          </w:pPr>
          <w:hyperlink w:anchor="_Toc203728872" w:history="1">
            <w:r>
              <w:rPr>
                <w:rStyle w:val="Hyperlink"/>
              </w:rPr>
              <w:t>4.2</w:t>
            </w:r>
            <w:r>
              <w:rPr>
                <w:rFonts w:eastAsiaTheme="minorEastAsia"/>
                <w:kern w:val="2"/>
                <w14:ligatures w14:val="standardContextual"/>
              </w:rPr>
              <w:tab/>
            </w:r>
            <w:r>
              <w:rPr>
                <w:rStyle w:val="Hyperlink"/>
              </w:rPr>
              <w:t>Verzeichnisdienst</w:t>
            </w:r>
            <w:r>
              <w:rPr>
                <w:webHidden/>
              </w:rPr>
              <w:tab/>
            </w:r>
            <w:r>
              <w:rPr>
                <w:webHidden/>
              </w:rPr>
              <w:fldChar w:fldCharType="begin"/>
            </w:r>
            <w:r>
              <w:rPr>
                <w:webHidden/>
              </w:rPr>
              <w:instrText xml:space="preserve"> PAGEREF _Toc203728872 \h </w:instrText>
            </w:r>
            <w:r>
              <w:rPr>
                <w:webHidden/>
              </w:rPr>
            </w:r>
            <w:r>
              <w:rPr>
                <w:webHidden/>
              </w:rPr>
              <w:fldChar w:fldCharType="separate"/>
            </w:r>
            <w:r>
              <w:rPr>
                <w:webHidden/>
              </w:rPr>
              <w:t>5</w:t>
            </w:r>
            <w:r>
              <w:rPr>
                <w:webHidden/>
              </w:rPr>
              <w:fldChar w:fldCharType="end"/>
            </w:r>
          </w:hyperlink>
        </w:p>
        <w:p w14:paraId="2487280F" w14:textId="77777777" w:rsidR="00FE4F0B" w:rsidRDefault="00FE4F0B">
          <w:pPr>
            <w:pStyle w:val="Verzeichnis2"/>
            <w:rPr>
              <w:rFonts w:eastAsiaTheme="minorEastAsia"/>
              <w:kern w:val="2"/>
              <w14:ligatures w14:val="standardContextual"/>
            </w:rPr>
          </w:pPr>
          <w:hyperlink w:anchor="_Toc203728873" w:history="1">
            <w:r>
              <w:rPr>
                <w:rStyle w:val="Hyperlink"/>
              </w:rPr>
              <w:t>4.3</w:t>
            </w:r>
            <w:r>
              <w:rPr>
                <w:rFonts w:eastAsiaTheme="minorEastAsia"/>
                <w:kern w:val="2"/>
                <w14:ligatures w14:val="standardContextual"/>
              </w:rPr>
              <w:tab/>
            </w:r>
            <w:r>
              <w:rPr>
                <w:rStyle w:val="Hyperlink"/>
              </w:rPr>
              <w:t>Zertifikate: Parameter und Anforderungen</w:t>
            </w:r>
            <w:r>
              <w:rPr>
                <w:webHidden/>
              </w:rPr>
              <w:tab/>
            </w:r>
            <w:r>
              <w:rPr>
                <w:webHidden/>
              </w:rPr>
              <w:fldChar w:fldCharType="begin"/>
            </w:r>
            <w:r>
              <w:rPr>
                <w:webHidden/>
              </w:rPr>
              <w:instrText xml:space="preserve"> PAGEREF _Toc203728873 \h </w:instrText>
            </w:r>
            <w:r>
              <w:rPr>
                <w:webHidden/>
              </w:rPr>
            </w:r>
            <w:r>
              <w:rPr>
                <w:webHidden/>
              </w:rPr>
              <w:fldChar w:fldCharType="separate"/>
            </w:r>
            <w:r>
              <w:rPr>
                <w:webHidden/>
              </w:rPr>
              <w:t>5</w:t>
            </w:r>
            <w:r>
              <w:rPr>
                <w:webHidden/>
              </w:rPr>
              <w:fldChar w:fldCharType="end"/>
            </w:r>
          </w:hyperlink>
        </w:p>
        <w:p w14:paraId="70189D3D" w14:textId="77777777" w:rsidR="00FE4F0B" w:rsidRDefault="00FE4F0B">
          <w:pPr>
            <w:pStyle w:val="Verzeichnis2"/>
            <w:rPr>
              <w:rFonts w:eastAsiaTheme="minorEastAsia"/>
              <w:kern w:val="2"/>
              <w14:ligatures w14:val="standardContextual"/>
            </w:rPr>
          </w:pPr>
          <w:hyperlink w:anchor="_Toc203728874" w:history="1">
            <w:r>
              <w:rPr>
                <w:rStyle w:val="Hyperlink"/>
              </w:rPr>
              <w:t>4.4</w:t>
            </w:r>
            <w:r>
              <w:rPr>
                <w:rFonts w:eastAsiaTheme="minorEastAsia"/>
                <w:kern w:val="2"/>
                <w14:ligatures w14:val="standardContextual"/>
              </w:rPr>
              <w:tab/>
            </w:r>
            <w:r>
              <w:rPr>
                <w:rStyle w:val="Hyperlink"/>
              </w:rPr>
              <w:t>Übergangsregelung</w:t>
            </w:r>
            <w:r>
              <w:rPr>
                <w:webHidden/>
              </w:rPr>
              <w:tab/>
            </w:r>
            <w:r>
              <w:rPr>
                <w:webHidden/>
              </w:rPr>
              <w:fldChar w:fldCharType="begin"/>
            </w:r>
            <w:r>
              <w:rPr>
                <w:webHidden/>
              </w:rPr>
              <w:instrText xml:space="preserve"> PAGEREF _Toc203728874 \h </w:instrText>
            </w:r>
            <w:r>
              <w:rPr>
                <w:webHidden/>
              </w:rPr>
            </w:r>
            <w:r>
              <w:rPr>
                <w:webHidden/>
              </w:rPr>
              <w:fldChar w:fldCharType="separate"/>
            </w:r>
            <w:r>
              <w:rPr>
                <w:webHidden/>
              </w:rPr>
              <w:t>6</w:t>
            </w:r>
            <w:r>
              <w:rPr>
                <w:webHidden/>
              </w:rPr>
              <w:fldChar w:fldCharType="end"/>
            </w:r>
          </w:hyperlink>
        </w:p>
        <w:p w14:paraId="7B552C89" w14:textId="77777777" w:rsidR="00FE4F0B" w:rsidRDefault="00FE4F0B">
          <w:pPr>
            <w:pStyle w:val="Verzeichnis2"/>
            <w:rPr>
              <w:rFonts w:eastAsiaTheme="minorEastAsia"/>
              <w:kern w:val="2"/>
              <w14:ligatures w14:val="standardContextual"/>
            </w:rPr>
          </w:pPr>
          <w:hyperlink w:anchor="_Toc203728875" w:history="1">
            <w:r>
              <w:rPr>
                <w:rStyle w:val="Hyperlink"/>
              </w:rPr>
              <w:t>4.5</w:t>
            </w:r>
            <w:r>
              <w:rPr>
                <w:rFonts w:eastAsiaTheme="minorEastAsia"/>
                <w:kern w:val="2"/>
                <w14:ligatures w14:val="standardContextual"/>
              </w:rPr>
              <w:tab/>
            </w:r>
            <w:r>
              <w:rPr>
                <w:rStyle w:val="Hyperlink"/>
              </w:rPr>
              <w:t>Zertifikatswechsel</w:t>
            </w:r>
            <w:r>
              <w:rPr>
                <w:webHidden/>
              </w:rPr>
              <w:tab/>
            </w:r>
            <w:r>
              <w:rPr>
                <w:webHidden/>
              </w:rPr>
              <w:fldChar w:fldCharType="begin"/>
            </w:r>
            <w:r>
              <w:rPr>
                <w:webHidden/>
              </w:rPr>
              <w:instrText xml:space="preserve"> PAGEREF _Toc203728875 \h </w:instrText>
            </w:r>
            <w:r>
              <w:rPr>
                <w:webHidden/>
              </w:rPr>
            </w:r>
            <w:r>
              <w:rPr>
                <w:webHidden/>
              </w:rPr>
              <w:fldChar w:fldCharType="separate"/>
            </w:r>
            <w:r>
              <w:rPr>
                <w:webHidden/>
              </w:rPr>
              <w:t>6</w:t>
            </w:r>
            <w:r>
              <w:rPr>
                <w:webHidden/>
              </w:rPr>
              <w:fldChar w:fldCharType="end"/>
            </w:r>
          </w:hyperlink>
        </w:p>
        <w:p w14:paraId="0D9A7BE2" w14:textId="77777777" w:rsidR="00FE4F0B" w:rsidRDefault="00FE4F0B">
          <w:pPr>
            <w:pStyle w:val="Verzeichnis2"/>
            <w:rPr>
              <w:rFonts w:eastAsiaTheme="minorEastAsia"/>
              <w:kern w:val="2"/>
              <w14:ligatures w14:val="standardContextual"/>
            </w:rPr>
          </w:pPr>
          <w:hyperlink w:anchor="_Toc203728876" w:history="1">
            <w:r>
              <w:rPr>
                <w:rStyle w:val="Hyperlink"/>
              </w:rPr>
              <w:t>4.6</w:t>
            </w:r>
            <w:r>
              <w:rPr>
                <w:rFonts w:eastAsiaTheme="minorEastAsia"/>
                <w:kern w:val="2"/>
                <w14:ligatures w14:val="standardContextual"/>
              </w:rPr>
              <w:tab/>
            </w:r>
            <w:r>
              <w:rPr>
                <w:rStyle w:val="Hyperlink"/>
              </w:rPr>
              <w:t>Rückruf und Sperrlisten</w:t>
            </w:r>
            <w:r>
              <w:rPr>
                <w:webHidden/>
              </w:rPr>
              <w:tab/>
            </w:r>
            <w:r>
              <w:rPr>
                <w:webHidden/>
              </w:rPr>
              <w:fldChar w:fldCharType="begin"/>
            </w:r>
            <w:r>
              <w:rPr>
                <w:webHidden/>
              </w:rPr>
              <w:instrText xml:space="preserve"> PAGEREF _Toc203728876 \h </w:instrText>
            </w:r>
            <w:r>
              <w:rPr>
                <w:webHidden/>
              </w:rPr>
            </w:r>
            <w:r>
              <w:rPr>
                <w:webHidden/>
              </w:rPr>
              <w:fldChar w:fldCharType="separate"/>
            </w:r>
            <w:r>
              <w:rPr>
                <w:webHidden/>
              </w:rPr>
              <w:t>6</w:t>
            </w:r>
            <w:r>
              <w:rPr>
                <w:webHidden/>
              </w:rPr>
              <w:fldChar w:fldCharType="end"/>
            </w:r>
          </w:hyperlink>
        </w:p>
        <w:p w14:paraId="7A8F472B" w14:textId="77777777" w:rsidR="00FE4F0B" w:rsidRDefault="00FE4F0B">
          <w:pPr>
            <w:pStyle w:val="Verzeichnis1"/>
            <w:rPr>
              <w:rFonts w:eastAsiaTheme="minorEastAsia"/>
              <w:b w:val="0"/>
              <w:kern w:val="2"/>
              <w14:ligatures w14:val="standardContextual"/>
            </w:rPr>
          </w:pPr>
          <w:hyperlink w:anchor="_Toc203728877" w:history="1">
            <w:r>
              <w:rPr>
                <w:rStyle w:val="Hyperlink"/>
              </w:rPr>
              <w:t>5</w:t>
            </w:r>
            <w:r>
              <w:rPr>
                <w:rFonts w:eastAsiaTheme="minorEastAsia"/>
                <w:b w:val="0"/>
                <w:kern w:val="2"/>
                <w14:ligatures w14:val="standardContextual"/>
              </w:rPr>
              <w:tab/>
            </w:r>
            <w:r>
              <w:rPr>
                <w:rStyle w:val="Hyperlink"/>
              </w:rPr>
              <w:t>Quellen</w:t>
            </w:r>
            <w:r>
              <w:rPr>
                <w:webHidden/>
              </w:rPr>
              <w:tab/>
            </w:r>
            <w:r>
              <w:rPr>
                <w:webHidden/>
              </w:rPr>
              <w:fldChar w:fldCharType="begin"/>
            </w:r>
            <w:r>
              <w:rPr>
                <w:webHidden/>
              </w:rPr>
              <w:instrText xml:space="preserve"> PAGEREF _Toc203728877 \h </w:instrText>
            </w:r>
            <w:r>
              <w:rPr>
                <w:webHidden/>
              </w:rPr>
            </w:r>
            <w:r>
              <w:rPr>
                <w:webHidden/>
              </w:rPr>
              <w:fldChar w:fldCharType="separate"/>
            </w:r>
            <w:r>
              <w:rPr>
                <w:webHidden/>
              </w:rPr>
              <w:t>7</w:t>
            </w:r>
            <w:r>
              <w:rPr>
                <w:webHidden/>
              </w:rPr>
              <w:fldChar w:fldCharType="end"/>
            </w:r>
          </w:hyperlink>
        </w:p>
        <w:p w14:paraId="65AA340E" w14:textId="77777777" w:rsidR="00FE4F0B" w:rsidRDefault="00FE4F0B">
          <w:pPr>
            <w:pStyle w:val="Verzeichnis1"/>
            <w:rPr>
              <w:rFonts w:eastAsiaTheme="minorEastAsia"/>
              <w:b w:val="0"/>
              <w:kern w:val="2"/>
              <w14:ligatures w14:val="standardContextual"/>
            </w:rPr>
          </w:pPr>
          <w:hyperlink w:anchor="_Toc203728878" w:history="1">
            <w:r>
              <w:rPr>
                <w:rStyle w:val="Hyperlink"/>
              </w:rPr>
              <w:t>6</w:t>
            </w:r>
            <w:r>
              <w:rPr>
                <w:rFonts w:eastAsiaTheme="minorEastAsia"/>
                <w:b w:val="0"/>
                <w:kern w:val="2"/>
                <w14:ligatures w14:val="standardContextual"/>
              </w:rPr>
              <w:tab/>
            </w:r>
            <w:r>
              <w:rPr>
                <w:rStyle w:val="Hyperlink"/>
              </w:rPr>
              <w:t>Änderungshistorie</w:t>
            </w:r>
            <w:r>
              <w:rPr>
                <w:webHidden/>
              </w:rPr>
              <w:tab/>
            </w:r>
            <w:r>
              <w:rPr>
                <w:webHidden/>
              </w:rPr>
              <w:fldChar w:fldCharType="begin"/>
            </w:r>
            <w:r>
              <w:rPr>
                <w:webHidden/>
              </w:rPr>
              <w:instrText xml:space="preserve"> PAGEREF _Toc203728878 \h </w:instrText>
            </w:r>
            <w:r>
              <w:rPr>
                <w:webHidden/>
              </w:rPr>
            </w:r>
            <w:r>
              <w:rPr>
                <w:webHidden/>
              </w:rPr>
              <w:fldChar w:fldCharType="separate"/>
            </w:r>
            <w:r>
              <w:rPr>
                <w:webHidden/>
              </w:rPr>
              <w:t>8</w:t>
            </w:r>
            <w:r>
              <w:rPr>
                <w:webHidden/>
              </w:rPr>
              <w:fldChar w:fldCharType="end"/>
            </w:r>
          </w:hyperlink>
        </w:p>
        <w:p w14:paraId="4D9BEB9B" w14:textId="77777777" w:rsidR="00640819" w:rsidRPr="00814040" w:rsidRDefault="00640819">
          <w:r>
            <w:rPr>
              <w:b/>
              <w:bCs/>
            </w:rPr>
            <w:fldChar w:fldCharType="end"/>
          </w:r>
        </w:p>
      </w:sdtContent>
    </w:sdt>
    <w:p w14:paraId="71AA7013" w14:textId="77777777" w:rsidR="00954D7A" w:rsidRPr="00814040" w:rsidRDefault="00954D7A">
      <w:pPr>
        <w:spacing w:after="200" w:line="276" w:lineRule="auto"/>
        <w:rPr>
          <w:rFonts w:eastAsiaTheme="majorEastAsia" w:cs="Arial"/>
          <w:b/>
          <w:bCs/>
          <w:spacing w:val="6"/>
          <w:kern w:val="32"/>
          <w:szCs w:val="22"/>
        </w:rPr>
      </w:pPr>
      <w:r>
        <w:br w:type="page"/>
      </w:r>
    </w:p>
    <w:p w14:paraId="329A6FC8" w14:textId="77777777"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03728862"/>
      <w:r>
        <w:rPr>
          <w:rFonts w:ascii="Calibri" w:eastAsia="Calibri" w:hAnsi="Calibri" w:cs="Calibri"/>
          <w:spacing w:val="-2"/>
          <w:kern w:val="0"/>
          <w:szCs w:val="24"/>
          <w:lang w:eastAsia="en-US"/>
        </w:rPr>
        <w:lastRenderedPageBreak/>
        <w:t>Einleitung</w:t>
      </w:r>
      <w:bookmarkEnd w:id="2"/>
      <w:bookmarkEnd w:id="3"/>
    </w:p>
    <w:p w14:paraId="69BF0E44"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619332E6" w14:textId="77777777" w:rsidR="008B7F76" w:rsidRDefault="008B7F76" w:rsidP="008B7F76">
      <w:r>
        <w:t>Gemäß BNetzA-Beschlüsse</w:t>
      </w:r>
      <w:r>
        <w:rPr>
          <w:vertAlign w:val="superscript"/>
        </w:rPr>
        <w:footnoteReference w:id="3"/>
      </w:r>
      <w:r>
        <w:t xml:space="preserve"> sind grundsätzlich die kryptographischen Vorgaben der BSI TR 03116-3 anzuwenden und einzuhalten, sowie die Nutzung der Smart Metering-PKI des BSI, nach § 52 Abs. 4 MsbG vorzusehen.</w:t>
      </w:r>
    </w:p>
    <w:p w14:paraId="6714867B" w14:textId="77777777" w:rsidR="006D4E2E" w:rsidRDefault="006D4E2E" w:rsidP="006D4E2E">
      <w:pPr>
        <w:pStyle w:val="berschrift2"/>
      </w:pPr>
      <w:bookmarkStart w:id="4" w:name="_Toc203728863"/>
      <w:r>
        <w:t>Regelungsumfang</w:t>
      </w:r>
      <w:bookmarkEnd w:id="4"/>
    </w:p>
    <w:p w14:paraId="1978103A" w14:textId="77777777" w:rsidR="006D4E2E" w:rsidRDefault="006D4E2E" w:rsidP="008B7F76">
      <w:r>
        <w:t>Die nachfolgenden Regeln finden Anwendung auf die von der BNetzA festgelegten Marktprozesse oder durch Verbände beschriebene Prozesse der Medien Strom oder Gas, die per API-Webdienste abgewickelt werden, die in der Spalte „Prozessbeschreibung“ der jeweils gültigen Version des EDI@Energy-Dokuments „Anwendungsübersicht der Prüfidentifikatoren“ genannt sind, wenn die selbe Zeile in der Spalte „Übertragungsweg“ den Wert „API“ enthält.</w:t>
      </w:r>
    </w:p>
    <w:p w14:paraId="2E1337FF" w14:textId="77777777" w:rsidR="00937FB3" w:rsidRPr="00814040" w:rsidRDefault="008B7F76" w:rsidP="008B7F76">
      <w:r>
        <w:t>Dieses Dokument benennt nicht die ggf. existierenden rechtlichen Folgen, wenn aufgrund eines abweichenden Vorgehens kein gesicherter elektronischer Datenaustausch stattfinden kann.</w:t>
      </w:r>
    </w:p>
    <w:p w14:paraId="3257EA95" w14:textId="77777777" w:rsidR="005B322F" w:rsidRDefault="00000000">
      <w:pPr>
        <w:pStyle w:val="berschrift1"/>
      </w:pPr>
      <w:ins w:id="5" w:author="E.ON" w:date="2026-06-11T14:00:00Z">
        <w:r>
          <w:t>0 Zielstruktur: Zwiebelschicht-Sicherheitsarchitektur für API-Webdienste</w:t>
        </w:r>
      </w:ins>
    </w:p>
    <w:p w14:paraId="71CF31C3" w14:textId="77777777" w:rsidR="005B322F" w:rsidRDefault="00000000">
      <w:ins w:id="6" w:author="E.ON" w:date="2026-06-11T14:00:00Z">
        <w:r>
          <w:t>Dieses Kapitel beschreibt die angestrebte Gesamtarchitektur für die sichere Kommunikation über API-Webdienste in der deutschen Energiewirtschaft. Die Architektur folgt dem Zwiebelschicht-Prinzip: Jede Schicht schützt eine eigenständige Ebene der Kommunikation, und alle Schichten zusammen bilden eine lückenlose Verteidigungslinie für KRITIS-konforme APIs. Die Schichten sind komplementär – keine Schicht allein genügt, und jede ist unabhängig von den anderen wirksam.</w:t>
        </w:r>
      </w:ins>
    </w:p>
    <w:p w14:paraId="34B50BAA" w14:textId="77777777" w:rsidR="005B322F" w:rsidRDefault="00000000">
      <w:pPr>
        <w:jc w:val="center"/>
      </w:pPr>
      <w:r>
        <w:rPr>
          <w:noProof/>
        </w:rPr>
        <w:lastRenderedPageBreak/>
        <w:drawing>
          <wp:inline distT="0" distB="0" distL="0" distR="0" wp14:anchorId="404F3F59" wp14:editId="3B3E1485">
            <wp:extent cx="5040000" cy="4130802"/>
            <wp:effectExtent l="0" t="0" r="0" b="0"/>
            <wp:docPr id="101" name="Zwiebel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Zwiebelmodell"/>
                    <pic:cNvPicPr/>
                  </pic:nvPicPr>
                  <pic:blipFill>
                    <a:blip r:embed="rId12"/>
                    <a:stretch>
                      <a:fillRect/>
                    </a:stretch>
                  </pic:blipFill>
                  <pic:spPr>
                    <a:xfrm>
                      <a:off x="0" y="0"/>
                      <a:ext cx="5040000" cy="4130802"/>
                    </a:xfrm>
                    <a:prstGeom prst="rect">
                      <a:avLst/>
                    </a:prstGeom>
                  </pic:spPr>
                </pic:pic>
              </a:graphicData>
            </a:graphic>
          </wp:inline>
        </w:drawing>
      </w:r>
    </w:p>
    <w:p w14:paraId="208D3C1F" w14:textId="77777777" w:rsidR="005B322F" w:rsidRDefault="00000000">
      <w:pPr>
        <w:jc w:val="center"/>
      </w:pPr>
      <w:r>
        <w:rPr>
          <w:i/>
          <w:color w:val="555555"/>
          <w:sz w:val="18"/>
        </w:rPr>
        <w:t>Abb. 0-1: Zwiebelschicht-Sicherheits-Architektur für API-Webdienste</w:t>
      </w:r>
    </w:p>
    <w:p w14:paraId="6548300D" w14:textId="77777777" w:rsidR="005B322F" w:rsidRDefault="00000000">
      <w:pPr>
        <w:pStyle w:val="berschrift2"/>
      </w:pPr>
      <w:ins w:id="7" w:author="E.ON" w:date="2026-06-11T14:00:00Z">
        <w:r>
          <w:t>0.1 Schicht 1 (innerste): Payload-Signatur</w:t>
        </w:r>
      </w:ins>
    </w:p>
    <w:p w14:paraId="1D6844CE" w14:textId="77777777" w:rsidR="005B322F" w:rsidRDefault="00000000">
      <w:ins w:id="8" w:author="E.ON" w:date="2026-06-11T14:00:00Z">
        <w:r>
          <w:t>Die innerste Schicht stellt sicher, dass der fachliche Inhalt (JSON-Payload) vom tatsächlichen Absender stammt und auf dem Transportweg nicht verändert wurde. Die Payload-Signatur bindet den Inhalt kryptographisch an den Sender, unabhängig vom genutzten Transportweg. Sie bleibt auch dann nachweisbar, wenn der HTTP-Kontext nicht mehr vorhanden ist – etwa bei Archivierung oder bei Weiterleitung durch Systeme.</w:t>
        </w:r>
      </w:ins>
    </w:p>
    <w:p w14:paraId="442463C2" w14:textId="77777777" w:rsidR="005B322F" w:rsidRDefault="00000000">
      <w:ins w:id="9" w:author="E.ON" w:date="2026-06-11T14:00:00Z">
        <w:r>
          <w:t xml:space="preserve">Standard: JSON Web Signature (JWS) nach </w:t>
        </w:r>
        <w:r>
          <w:rPr>
            <w:b/>
            <w:bCs/>
          </w:rPr>
          <w:t>[RFC7515]</w:t>
        </w:r>
        <w:r>
          <w:t xml:space="preserve">, Algorithmen nach </w:t>
        </w:r>
        <w:r>
          <w:rPr>
            <w:b/>
            <w:bCs/>
          </w:rPr>
          <w:t>[RFC7518]</w:t>
        </w:r>
        <w:r>
          <w:t xml:space="preserve">, JSON-Kanonisierung nach </w:t>
        </w:r>
        <w:r>
          <w:rPr>
            <w:b/>
            <w:bCs/>
          </w:rPr>
          <w:t>[RFC8785]</w:t>
        </w:r>
        <w:r>
          <w:t>.</w:t>
        </w:r>
      </w:ins>
    </w:p>
    <w:p w14:paraId="4313E9E9" w14:textId="77777777" w:rsidR="005B322F" w:rsidRDefault="00000000">
      <w:pPr>
        <w:pStyle w:val="berschrift2"/>
      </w:pPr>
      <w:ins w:id="10" w:author="E.ON" w:date="2026-06-11T14:00:00Z">
        <w:r>
          <w:t>0.2 Schicht 2: Verschlüsselung</w:t>
        </w:r>
      </w:ins>
    </w:p>
    <w:p w14:paraId="6E0160B7" w14:textId="77777777" w:rsidR="005B322F" w:rsidRDefault="00000000">
      <w:ins w:id="11" w:author="E.ON" w:date="2026-06-11T14:00:00Z">
        <w:r>
          <w:t>Die Verschlüsselungsschicht stellt End-to-End-Vertraulichkeit sicher: Nur der adressierte Empfänger kann den Payload entschlüsseln. Selbst ein API-Gateway, Load Balancer oder Proxy, der die TLS-Verbindung terminiert, sieht ausschließlich Chiffretext. Dies ist die Voraussetzung für die Erfüllung von NIS2 Art. 21 Abs. 2h (Pflicht zur Verschlüsselung in KRITIS-Infrastrukturen, in Kraft seit 6.12.2025).</w:t>
        </w:r>
      </w:ins>
    </w:p>
    <w:p w14:paraId="45E83ADA" w14:textId="77777777" w:rsidR="005B322F" w:rsidRDefault="00000000">
      <w:ins w:id="12" w:author="E.ON" w:date="2026-06-11T14:00:00Z">
        <w:r>
          <w:t xml:space="preserve">Standard: JSON Web Encryption (JWE) nach </w:t>
        </w:r>
        <w:r>
          <w:rPr>
            <w:b/>
            <w:bCs/>
          </w:rPr>
          <w:t>[RFC7516]</w:t>
        </w:r>
        <w:r>
          <w:t xml:space="preserve">, kombiniert mit Algorithmen nach </w:t>
        </w:r>
        <w:r>
          <w:rPr>
            <w:b/>
            <w:bCs/>
          </w:rPr>
          <w:t>[RFC7518]</w:t>
        </w:r>
        <w:r>
          <w:t>.</w:t>
        </w:r>
      </w:ins>
    </w:p>
    <w:p w14:paraId="79268619" w14:textId="00459CEC" w:rsidR="005B322F" w:rsidRDefault="00000000">
      <w:r>
        <w:rPr>
          <w:b/>
          <w:bCs/>
          <w:color w:val="7B241C"/>
        </w:rPr>
        <w:lastRenderedPageBreak/>
        <w:t xml:space="preserve">HINWEIS: </w:t>
      </w:r>
      <w:ins w:id="13" w:author="E.ON" w:date="2026-06-11T14:00:00Z">
        <w:r>
          <w:t>Die Payload-Verschlüsselung ist für eine zukünftige Version der RzÜ vorgesehen und wird nach Konsultation und Festlegung durch die Ad-hoc AG RzÜ in dieses Dokument aufgenommen. Die Einführung ohne Verschlüsselung ist ein pragmatischer erster Schritt, der bei Einführung der JWE-Verschlüsselung an dieser Stelle wieder angepasst werden muss.</w:t>
        </w:r>
      </w:ins>
    </w:p>
    <w:p w14:paraId="55F3632B" w14:textId="77777777" w:rsidR="005B322F" w:rsidRDefault="00000000">
      <w:pPr>
        <w:pStyle w:val="berschrift2"/>
      </w:pPr>
      <w:ins w:id="14" w:author="E.ON" w:date="2026-06-11T14:00:00Z">
        <w:r>
          <w:t>0.3 Schicht 3: Content-Digest</w:t>
        </w:r>
      </w:ins>
    </w:p>
    <w:p w14:paraId="75304CA6" w14:textId="77777777" w:rsidR="005B322F" w:rsidRDefault="00000000">
      <w:ins w:id="15" w:author="E.ON" w:date="2026-06-11T14:00:00Z">
        <w:r>
          <w:t>Der Content-Digest bindet den Body einer HTTP-Nachricht über seinen kryptographischen Hash an die äußere HTTP-Signatur (Schicht 4). Er stellt sicher, dass der Body zwischen dem Erstellen der HTTP-Signatur und dem Empfang nicht verändert wurde – auch wenn die Signatur selbst nur die HTTP-Header abdeckt. Ohne Content-Digest könnte ein Angreifer den Body austauschen, ohne die HTTP-Signatur zu brechen.</w:t>
        </w:r>
      </w:ins>
    </w:p>
    <w:p w14:paraId="58F968F3" w14:textId="77777777" w:rsidR="005B322F" w:rsidRDefault="00000000">
      <w:ins w:id="16" w:author="E.ON" w:date="2026-06-11T14:00:00Z">
        <w:r>
          <w:t xml:space="preserve">Standard: </w:t>
        </w:r>
        <w:r>
          <w:rPr>
            <w:b/>
            <w:bCs/>
          </w:rPr>
          <w:t>[RFC9530]</w:t>
        </w:r>
        <w:r>
          <w:t xml:space="preserve"> (Digest Fields). Format: </w:t>
        </w:r>
        <w:r>
          <w:rPr>
            <w:rFonts w:ascii="Courier New" w:hAnsi="Courier New"/>
            <w:sz w:val="18"/>
          </w:rPr>
          <w:t>Content-Digest: sha-256=:BASE64(SHA-256(Body)):</w:t>
        </w:r>
        <w:r>
          <w:t xml:space="preserve"> – die Doppelpunkte um den Hash-Wert sind gem. RFC 9530 §2 Pflicht.</w:t>
        </w:r>
      </w:ins>
    </w:p>
    <w:p w14:paraId="733C1ACD" w14:textId="77777777" w:rsidR="005B322F" w:rsidRDefault="00000000">
      <w:pPr>
        <w:pStyle w:val="berschrift2"/>
      </w:pPr>
      <w:ins w:id="17" w:author="E.ON" w:date="2026-06-11T14:00:00Z">
        <w:r>
          <w:t>0.4 Schicht 4: HTTP-Signatur</w:t>
        </w:r>
      </w:ins>
    </w:p>
    <w:p w14:paraId="63DD1338" w14:textId="77777777" w:rsidR="005B322F" w:rsidRDefault="00000000">
      <w:ins w:id="18" w:author="E.ON" w:date="2026-06-11T14:00:00Z">
        <w:r>
          <w:t>Die HTTP-Signatur ist die zentrale Sicherheitsschicht für den HTTP-Übertragungsweg. Sie signiert nicht nur den Body (über den Content-Digest), sondern auch HTTP-Methode, Pfad, Authority und beliebige Header. Sie ist HTTP/2-nativ (nutzt @authority statt des in HTTP/2 nicht existierenden Host-Headers), bietet eingebauten Replay-Schutz über den created-Parameter und hat im Gegensatz zu JWS einen normierten, eindeutig rekonstruierbaren Signatur-Input-String.</w:t>
        </w:r>
      </w:ins>
    </w:p>
    <w:p w14:paraId="33374926" w14:textId="77777777" w:rsidR="005B322F" w:rsidRDefault="00000000">
      <w:ins w:id="19" w:author="E.ON" w:date="2026-06-11T14:00:00Z">
        <w:r>
          <w:t xml:space="preserve">Standard: </w:t>
        </w:r>
        <w:r>
          <w:rPr>
            <w:b/>
            <w:bCs/>
          </w:rPr>
          <w:t>[RFC9421]</w:t>
        </w:r>
        <w:r>
          <w:t xml:space="preserve"> (HTTP Message Signatures, Februar 2024), kombiniert mit </w:t>
        </w:r>
        <w:r>
          <w:rPr>
            <w:b/>
            <w:bCs/>
          </w:rPr>
          <w:t>[RFC9530]</w:t>
        </w:r>
        <w:r>
          <w:t xml:space="preserve"> für den Body-Hash.</w:t>
        </w:r>
      </w:ins>
    </w:p>
    <w:p w14:paraId="6AFE0FAB" w14:textId="77777777" w:rsidR="005B322F" w:rsidRDefault="00000000">
      <w:pPr>
        <w:pStyle w:val="berschrift2"/>
      </w:pPr>
      <w:ins w:id="20" w:author="E.ON" w:date="2026-06-11T14:00:00Z">
        <w:r>
          <w:t>0.5 Schicht 5 (äußerste): HTTP/2-Übertragung</w:t>
        </w:r>
      </w:ins>
    </w:p>
    <w:p w14:paraId="2FABFD4C" w14:textId="77777777" w:rsidR="005B322F" w:rsidRDefault="00000000">
      <w:ins w:id="21" w:author="E.ON" w:date="2026-06-11T14:00:00Z">
        <w:r>
          <w:t>Die äußerste Schicht sichert den Transportkanal. TLS 1.3 verschlüsselt die Übertragung gegen Abhören und stellt Transportintegrität sicher. HTTP/2 ist Voraussetzung für die korrekte Verwendung von RFC 9421, da in HTTP/2 der Host-Header durch den :authority-Pseudo-Header ersetzt wird und RFC 9421 dies über den Derived Component @authority adressiert.</w:t>
        </w:r>
      </w:ins>
    </w:p>
    <w:p w14:paraId="74210EEB" w14:textId="77777777" w:rsidR="005B322F" w:rsidRDefault="00000000">
      <w:ins w:id="22" w:author="E.ON" w:date="2026-06-11T14:00:00Z">
        <w:r>
          <w:t xml:space="preserve">Standard: TLS 1.3 nach </w:t>
        </w:r>
        <w:r>
          <w:rPr>
            <w:b/>
            <w:bCs/>
          </w:rPr>
          <w:t>[RFC8446]</w:t>
        </w:r>
        <w:r>
          <w:t xml:space="preserve">, HTTP/2 nach </w:t>
        </w:r>
        <w:r>
          <w:rPr>
            <w:b/>
            <w:bCs/>
          </w:rPr>
          <w:t>[RFC9113]</w:t>
        </w:r>
        <w:r>
          <w:t xml:space="preserve">, SNI nach </w:t>
        </w:r>
        <w:r>
          <w:rPr>
            <w:b/>
            <w:bCs/>
          </w:rPr>
          <w:t>[RFC6066]</w:t>
        </w:r>
        <w:r>
          <w:t>.</w:t>
        </w:r>
      </w:ins>
    </w:p>
    <w:p w14:paraId="3346440F" w14:textId="77777777" w:rsidR="005B322F" w:rsidRDefault="00000000">
      <w:ins w:id="23" w:author="E.ON" w:date="2026-06-11T14:00:00Z">
        <w:r>
          <w:t>Hinweis: Alle fünf Schichten sind komplementär und müssen als Gesamtsystem implementiert werden. Eine Herauslösung einzelner Komponenten führt zur Vulnerabilität der gesamten Sicherheitskette.</w:t>
        </w:r>
      </w:ins>
    </w:p>
    <w:p w14:paraId="29ADC280" w14:textId="77777777" w:rsidR="00484808" w:rsidRDefault="00484808" w:rsidP="00484808">
      <w:pPr>
        <w:pStyle w:val="berschrift1"/>
      </w:pPr>
      <w:bookmarkStart w:id="24" w:name="_Toc173151443"/>
      <w:bookmarkStart w:id="25" w:name="_Toc203728864"/>
      <w:r>
        <w:t>Terminologie</w:t>
      </w:r>
      <w:bookmarkEnd w:id="24"/>
      <w:bookmarkEnd w:id="25"/>
    </w:p>
    <w:p w14:paraId="0A0B742E" w14:textId="77777777" w:rsidR="00B41728" w:rsidRPr="00814040" w:rsidRDefault="00A43ED5" w:rsidP="00B41728">
      <w:pPr>
        <w:pStyle w:val="berschrift2"/>
      </w:pPr>
      <w:bookmarkStart w:id="26" w:name="_Toc173151444"/>
      <w:bookmarkStart w:id="27" w:name="_Toc203728865"/>
      <w:r>
        <w:t>Schlüsselwörter</w:t>
      </w:r>
      <w:bookmarkEnd w:id="26"/>
      <w:bookmarkEnd w:id="27"/>
    </w:p>
    <w:p w14:paraId="31E6616C" w14:textId="3DB30F51" w:rsidR="00BC1D18" w:rsidRDefault="004F5714" w:rsidP="004F5714">
      <w:pPr>
        <w:rPr>
          <w:ins w:id="28" w:author="Edgar Jung" w:date="2026-06-11T22:50:00Z" w16du:dateUtc="2026-06-11T20:50:00Z"/>
        </w:rPr>
      </w:pPr>
      <w:bookmarkStart w:id="29" w:name="_Toc140239893"/>
      <w:r>
        <w:t>Die Schlüsselwörter „MÜSSEN“ (Englisch „</w:t>
      </w:r>
      <w:r>
        <w:rPr>
          <w:color w:val="C20000" w:themeColor="background2"/>
        </w:rPr>
        <w:t>MUST</w:t>
      </w:r>
      <w:r>
        <w:t>“), „DÜRFEN NICHT“ (Englisch „</w:t>
      </w:r>
      <w:r>
        <w:rPr>
          <w:color w:val="C20000" w:themeColor="background2"/>
        </w:rPr>
        <w:t>MUST NOT</w:t>
      </w:r>
      <w:r>
        <w:t>“), „ERFORDERLICH“ (Englisch „</w:t>
      </w:r>
      <w:r>
        <w:rPr>
          <w:color w:val="C20000" w:themeColor="background2"/>
        </w:rPr>
        <w:t>REQUIRED</w:t>
      </w:r>
      <w:r>
        <w:t>“), „SOLL“ (Englisch „</w:t>
      </w:r>
      <w:r>
        <w:rPr>
          <w:color w:val="BE9500" w:themeColor="accent6" w:themeShade="BF"/>
        </w:rPr>
        <w:t>SHALL</w:t>
      </w:r>
      <w:r>
        <w:t>“), „SOLL NICHT“ (Englisch „</w:t>
      </w:r>
      <w:r>
        <w:rPr>
          <w:color w:val="BE9500" w:themeColor="accent6" w:themeShade="BF"/>
        </w:rPr>
        <w:t>SHALL NOT</w:t>
      </w:r>
      <w:r>
        <w:t>“), „SOLLTE“ (Englisch „</w:t>
      </w:r>
      <w:r>
        <w:rPr>
          <w:color w:val="BE9500" w:themeColor="accent6" w:themeShade="BF"/>
        </w:rPr>
        <w:t>SHOULD</w:t>
      </w:r>
      <w:r>
        <w:t>“), „SOLLTE NICHT“ (Englisch „</w:t>
      </w:r>
      <w:r>
        <w:rPr>
          <w:color w:val="BE9500" w:themeColor="accent6" w:themeShade="BF"/>
        </w:rPr>
        <w:t>SHOULD NOT</w:t>
      </w:r>
      <w:r>
        <w:t>“), „EMPFOHLEN“ (Englisch „</w:t>
      </w:r>
      <w:r>
        <w:rPr>
          <w:color w:val="347F1E" w:themeColor="accent4" w:themeShade="BF"/>
        </w:rPr>
        <w:t>RECOMMENDED</w:t>
      </w:r>
      <w:r>
        <w:t>“), „DÜRFEN“ (Englisch „</w:t>
      </w:r>
      <w:r>
        <w:rPr>
          <w:color w:val="347F1E" w:themeColor="accent4" w:themeShade="BF"/>
        </w:rPr>
        <w:t>MAY</w:t>
      </w:r>
      <w:r>
        <w:t xml:space="preserve">“), and „FREIWILLIG“ </w:t>
      </w:r>
      <w:r>
        <w:lastRenderedPageBreak/>
        <w:t>(Englisch „</w:t>
      </w:r>
      <w:r>
        <w:rPr>
          <w:color w:val="347F1E" w:themeColor="accent4" w:themeShade="BF"/>
        </w:rPr>
        <w:t>OPTIONAL</w:t>
      </w:r>
      <w:r>
        <w:t>“) in diesem Dokument sind zu interpretieren gemäß [RFC2119]. Dabei spielt die Groß- und Kleinschreibung keine Rolle.</w:t>
      </w:r>
    </w:p>
    <w:p w14:paraId="4FCC41E3" w14:textId="77777777" w:rsidR="00BC1D18" w:rsidRPr="00D33ACA" w:rsidRDefault="00BC1D18" w:rsidP="00BC1D18">
      <w:pPr>
        <w:pStyle w:val="berschrift2"/>
      </w:pPr>
      <w:r>
        <w:t>Netzwerk</w:t>
      </w:r>
    </w:p>
    <w:p w14:paraId="6A0872AF" w14:textId="77777777" w:rsidR="00BC1D18" w:rsidRDefault="00BC1D18" w:rsidP="00BC1D18">
      <w:r>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61249FE1" w14:textId="77777777" w:rsidR="00BC1D18" w:rsidRDefault="00BC1D18" w:rsidP="00BC1D18">
      <w:r>
        <w:t>Der API-Nutzer des API-Webservice MUSS in der Lage sein, die TLS-Verbindung über IPv4 herzustellen.</w:t>
      </w:r>
    </w:p>
    <w:p w14:paraId="4A4A0060" w14:textId="77777777" w:rsidR="00BC1D18" w:rsidRDefault="00BC1D18" w:rsidP="004F5714"/>
    <w:p w14:paraId="4004F0D9" w14:textId="77777777" w:rsidR="00A14BD9" w:rsidRPr="00814040" w:rsidRDefault="0007221A" w:rsidP="00A14BD9">
      <w:pPr>
        <w:pStyle w:val="berschrift1"/>
      </w:pPr>
      <w:bookmarkStart w:id="30" w:name="_Toc173151445"/>
      <w:bookmarkStart w:id="31" w:name="_Toc203728866"/>
      <w:bookmarkEnd w:id="29"/>
      <w:r>
        <w:t>Technische Vorgaben der API-Webdienste</w:t>
      </w:r>
      <w:bookmarkEnd w:id="30"/>
      <w:bookmarkEnd w:id="31"/>
    </w:p>
    <w:p w14:paraId="2DBA958D" w14:textId="77777777" w:rsidR="005B322F" w:rsidRDefault="00000000">
      <w:pPr>
        <w:pStyle w:val="berschrift2"/>
      </w:pPr>
      <w:bookmarkStart w:id="32" w:name="_Toc173151447"/>
      <w:bookmarkStart w:id="33" w:name="_Toc203728868"/>
      <w:r>
        <w:t>Transportebene</w:t>
      </w:r>
      <w:bookmarkEnd w:id="32"/>
      <w:bookmarkEnd w:id="33"/>
    </w:p>
    <w:p w14:paraId="6A080D13" w14:textId="77777777" w:rsidR="005B322F" w:rsidRDefault="00000000">
      <w:r>
        <w:rPr>
          <w:color w:val="C20000"/>
        </w:rPr>
        <w:t xml:space="preserve">MUST </w:t>
      </w:r>
      <w:ins w:id="34" w:author="E.ON" w:date="2026-06-11T14:00:00Z">
        <w:r>
          <w:t>Zum Aufbau der HTTP-Verbindung MUSS das Protokoll Transport Layer Security (TLS) nach den Regeln in [TR03116-3] (Kapitel „TLS-Kommunikation im WAN und in der Marktkommunikation") eingesetzt werden.</w:t>
        </w:r>
      </w:ins>
    </w:p>
    <w:p w14:paraId="51EA7D59" w14:textId="77777777" w:rsidR="005B322F" w:rsidRDefault="00000000">
      <w:r>
        <w:rPr>
          <w:color w:val="C20000"/>
        </w:rPr>
        <w:t xml:space="preserve">MUST </w:t>
      </w:r>
      <w:ins w:id="35" w:author="E.ON" w:date="2026-06-11T14:00:00Z">
        <w:r>
          <w:t xml:space="preserve">Für den Aufbau der TLS-Verbindung ist die Erweiterung Server Name Identification (SNI) gemäß </w:t>
        </w:r>
        <w:r>
          <w:rPr>
            <w:b/>
            <w:bCs/>
          </w:rPr>
          <w:t>[RFC6066]</w:t>
        </w:r>
        <w:r>
          <w:t xml:space="preserve"> bzw. </w:t>
        </w:r>
        <w:r>
          <w:rPr>
            <w:b/>
            <w:bCs/>
          </w:rPr>
          <w:t>[RFC8449]</w:t>
        </w:r>
        <w:r>
          <w:t xml:space="preserve"> zu unterstützen und zu verwenden.</w:t>
        </w:r>
      </w:ins>
    </w:p>
    <w:p w14:paraId="2BD7AB4E" w14:textId="77777777" w:rsidR="005B322F" w:rsidRDefault="00000000">
      <w:r>
        <w:rPr>
          <w:color w:val="C20000"/>
        </w:rPr>
        <w:t xml:space="preserve">SHOULD </w:t>
      </w:r>
      <w:ins w:id="36" w:author="E.ON" w:date="2026-06-11T14:00:00Z">
        <w:r>
          <w:t xml:space="preserve">HTTP/2 gemäß </w:t>
        </w:r>
        <w:r>
          <w:rPr>
            <w:b/>
            <w:bCs/>
          </w:rPr>
          <w:t>[RFC9113]</w:t>
        </w:r>
        <w:r>
          <w:t xml:space="preserve"> SOLLTE verwendet werden. HTTP/2 ist Voraussetzung für die korrekte Anwendung der HTTP-Signatur nach RFC 9421, da in HTTP/2 der Host-Header durch den :authority-Pseudo-Header ersetzt wird. RFC 9421 adressiert dies über den Derived Component @authority [RFC9421 §2.2.3]. Implementierungen MÜSSEN auf HTTP/2 migriert sein, bevor RFC 9421 produktiv eingesetzt wird.</w:t>
        </w:r>
      </w:ins>
    </w:p>
    <w:p w14:paraId="0BD39F5D" w14:textId="77777777" w:rsidR="005B322F" w:rsidRDefault="00000000">
      <w:pPr>
        <w:pStyle w:val="berschrift2"/>
      </w:pPr>
      <w:bookmarkStart w:id="37" w:name="_Toc173151448"/>
      <w:bookmarkStart w:id="38" w:name="_Toc203728869"/>
      <w:r>
        <w:t>Inhaltsdatensicherungsebene</w:t>
      </w:r>
      <w:bookmarkEnd w:id="37"/>
      <w:bookmarkEnd w:id="38"/>
    </w:p>
    <w:p w14:paraId="509565F6" w14:textId="413BC717" w:rsidR="005B322F" w:rsidRDefault="00000000">
      <w:ins w:id="39" w:author="E.ON" w:date="2026-06-11T14:00:00Z">
        <w:r>
          <w:t xml:space="preserve">Die Inhaltsdatensicherung basiert auf </w:t>
        </w:r>
        <w:proofErr w:type="gramStart"/>
        <w:r>
          <w:t>HTTP Message</w:t>
        </w:r>
        <w:proofErr w:type="gramEnd"/>
        <w:r>
          <w:t xml:space="preserve"> Signatures nach </w:t>
        </w:r>
        <w:r>
          <w:rPr>
            <w:b/>
            <w:bCs/>
          </w:rPr>
          <w:t>[RFC9421]</w:t>
        </w:r>
        <w:r>
          <w:t xml:space="preserve"> (Februar 2024) in Kombination mit dem Content-Digest nach </w:t>
        </w:r>
        <w:r>
          <w:rPr>
            <w:b/>
            <w:bCs/>
          </w:rPr>
          <w:t>[RFC9530]</w:t>
        </w:r>
        <w:r>
          <w:t>.</w:t>
        </w:r>
        <w:del w:id="40" w:author="Edgar Jung" w:date="2026-06-11T22:47:00Z" w16du:dateUtc="2026-06-11T20:47:00Z">
          <w:r w:rsidDel="00BC1D18">
            <w:delText>.</w:delText>
          </w:r>
        </w:del>
        <w:r>
          <w:t xml:space="preserve"> Die Entscheidung für RFC 9421 gründet auf folgenden Vorteilen gegenüber dem bisherigen Verfahren und gegenüber reiner JWS-Payload-Signatur:</w:t>
        </w:r>
      </w:ins>
    </w:p>
    <w:p w14:paraId="0E756A88" w14:textId="77777777" w:rsidR="005B322F" w:rsidRDefault="00000000">
      <w:ins w:id="41" w:author="E.ON" w:date="2026-06-11T14:00:00Z">
        <w:r>
          <w:t>Entscheidungsmatrix: RFC 7515 JWS vs. RFC 9421 + RFC 9530</w:t>
        </w:r>
      </w:ins>
    </w:p>
    <w:p w14:paraId="4984A6EB" w14:textId="77777777" w:rsidR="005B322F" w:rsidRDefault="00000000">
      <w:pPr>
        <w:jc w:val="center"/>
      </w:pPr>
      <w:r>
        <w:rPr>
          <w:noProof/>
        </w:rPr>
        <w:lastRenderedPageBreak/>
        <w:drawing>
          <wp:inline distT="0" distB="0" distL="0" distR="0" wp14:anchorId="57A60E54" wp14:editId="18808875">
            <wp:extent cx="5760000" cy="2269906"/>
            <wp:effectExtent l="0" t="0" r="0" b="0"/>
            <wp:docPr id="102" name="Entscheidungs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ntscheidungsmatrix"/>
                    <pic:cNvPicPr/>
                  </pic:nvPicPr>
                  <pic:blipFill>
                    <a:blip r:embed="rId13"/>
                    <a:stretch>
                      <a:fillRect/>
                    </a:stretch>
                  </pic:blipFill>
                  <pic:spPr>
                    <a:xfrm>
                      <a:off x="0" y="0"/>
                      <a:ext cx="5760000" cy="2269906"/>
                    </a:xfrm>
                    <a:prstGeom prst="rect">
                      <a:avLst/>
                    </a:prstGeom>
                  </pic:spPr>
                </pic:pic>
              </a:graphicData>
            </a:graphic>
          </wp:inline>
        </w:drawing>
      </w:r>
    </w:p>
    <w:p w14:paraId="0104521A" w14:textId="77777777" w:rsidR="005B322F" w:rsidRDefault="00000000">
      <w:pPr>
        <w:jc w:val="center"/>
      </w:pPr>
      <w:r>
        <w:rPr>
          <w:i/>
          <w:color w:val="555555"/>
          <w:sz w:val="18"/>
        </w:rPr>
        <w:t>Abb. 3.3-1: Entscheidungsmatrix Signaturverfahren (E.ON, 2026)</w:t>
      </w:r>
    </w:p>
    <w:p w14:paraId="1DCE62EC" w14:textId="77777777" w:rsidR="005B322F" w:rsidRDefault="00000000">
      <w:pPr>
        <w:pStyle w:val="berschrift3"/>
      </w:pPr>
      <w:ins w:id="42" w:author="E.ON" w:date="2026-06-11T14:00:00Z">
        <w:r>
          <w:t>3.3.1 Grundsätze</w:t>
        </w:r>
      </w:ins>
    </w:p>
    <w:p w14:paraId="11B5C969" w14:textId="77777777" w:rsidR="005B322F" w:rsidRDefault="00000000">
      <w:r>
        <w:rPr>
          <w:color w:val="C20000"/>
        </w:rPr>
        <w:t xml:space="preserve">MUST </w:t>
      </w:r>
      <w:ins w:id="43" w:author="E.ON" w:date="2026-06-11T14:00:00Z">
        <w:r>
          <w:t>Jede API-Interaktion und der übertragene Payload MUSS signiert werden. Dies gilt sowohl für HTTP-Requests als auch für synchrone HTTP-Responses, in denen ein Payload enthalten ist.</w:t>
        </w:r>
      </w:ins>
    </w:p>
    <w:p w14:paraId="05FC7FAD" w14:textId="77777777" w:rsidR="005B322F" w:rsidRDefault="00000000">
      <w:r>
        <w:rPr>
          <w:color w:val="C20000"/>
        </w:rPr>
        <w:t xml:space="preserve">MUST </w:t>
      </w:r>
      <w:ins w:id="44" w:author="E.ON" w:date="2026-06-11T14:00:00Z">
        <w:r>
          <w:t xml:space="preserve">Die anzuwendenden Hash- und Signatur-Algorithmen sind in [TR03116-3] Kapitel 8 und 9 definiert: ECDSA mit Kurve P-256 und SHA-256 gemäß [FIPS-186-5] und BSI TR-02102. Der Signaturalgorithmus-Bezeichner im Signature-Input-Header lautet: </w:t>
        </w:r>
        <w:r>
          <w:rPr>
            <w:rFonts w:ascii="Courier New" w:hAnsi="Courier New"/>
            <w:sz w:val="18"/>
          </w:rPr>
          <w:t>alg="ecdsa-p256-sha256"</w:t>
        </w:r>
        <w:r>
          <w:t xml:space="preserve"> [RFC9421 §3.3, RFC7518 §3.4].</w:t>
        </w:r>
      </w:ins>
    </w:p>
    <w:p w14:paraId="42BAC65C" w14:textId="77777777" w:rsidR="005B322F" w:rsidRDefault="00000000">
      <w:pPr>
        <w:pStyle w:val="berschrift3"/>
      </w:pPr>
      <w:ins w:id="45" w:author="E.ON" w:date="2026-06-11T14:00:00Z">
        <w:r>
          <w:t>3.3.2 Ablösung proprietärer Header durch Standards</w:t>
        </w:r>
      </w:ins>
    </w:p>
    <w:p w14:paraId="12588397" w14:textId="77777777" w:rsidR="005B322F" w:rsidRDefault="00000000">
      <w:ins w:id="46" w:author="E.ON" w:date="2026-06-11T14:00:00Z">
        <w:r>
          <w:t>Die bisherigen proprietären HTTP-Header werden durch standardisierte Entsprechungen ersetzt. Dies erhöht die Interoperabilität und Zukunftssicherheit:</w:t>
        </w:r>
      </w:ins>
    </w:p>
    <w:p w14:paraId="68BCF0A6" w14:textId="77777777" w:rsidR="005B322F" w:rsidRPr="00EA4C53" w:rsidRDefault="00000000">
      <w:pPr>
        <w:pStyle w:val="Aufzhlungszeichen"/>
        <w:rPr>
          <w:lang w:val="en-US"/>
          <w:rPrChange w:id="47" w:author="Edgar Jung" w:date="2026-06-11T22:10:00Z" w16du:dateUtc="2026-06-11T20:10:00Z">
            <w:rPr/>
          </w:rPrChange>
        </w:rPr>
      </w:pPr>
      <w:del w:id="48" w:author="E.ON" w:date="2026-06-11T14:00:00Z">
        <w:r>
          <w:delText>X-BDEW-DIGEST</w:delText>
        </w:r>
      </w:del>
      <w:ins w:id="49" w:author="E.ON" w:date="2026-06-11T14:00:00Z">
        <w:r>
          <w:t xml:space="preserve"> → ersetzt durch </w:t>
        </w:r>
        <w:r>
          <w:rPr>
            <w:b/>
            <w:bCs/>
          </w:rPr>
          <w:t>Content-Digest</w:t>
        </w:r>
        <w:r>
          <w:t xml:space="preserve"> nach </w:t>
        </w:r>
        <w:r>
          <w:rPr>
            <w:b/>
            <w:bCs/>
          </w:rPr>
          <w:t>[RFC9530 §2]</w:t>
        </w:r>
        <w:r>
          <w:t xml:space="preserve">. </w:t>
        </w:r>
        <w:r w:rsidRPr="00EA4C53">
          <w:rPr>
            <w:lang w:val="en-US"/>
            <w:rPrChange w:id="50" w:author="Edgar Jung" w:date="2026-06-11T22:10:00Z" w16du:dateUtc="2026-06-11T20:10:00Z">
              <w:rPr/>
            </w:rPrChange>
          </w:rPr>
          <w:t xml:space="preserve">Format: </w:t>
        </w:r>
        <w:r w:rsidRPr="00EA4C53">
          <w:rPr>
            <w:rFonts w:ascii="Courier New" w:hAnsi="Courier New"/>
            <w:sz w:val="18"/>
            <w:lang w:val="en-US"/>
            <w:rPrChange w:id="51" w:author="Edgar Jung" w:date="2026-06-11T22:10:00Z" w16du:dateUtc="2026-06-11T20:10:00Z">
              <w:rPr>
                <w:rFonts w:ascii="Courier New" w:hAnsi="Courier New"/>
                <w:sz w:val="18"/>
              </w:rPr>
            </w:rPrChange>
          </w:rPr>
          <w:t>Content-Digest: sha-256</w:t>
        </w:r>
        <w:proofErr w:type="gramStart"/>
        <w:r w:rsidRPr="00EA4C53">
          <w:rPr>
            <w:rFonts w:ascii="Courier New" w:hAnsi="Courier New"/>
            <w:sz w:val="18"/>
            <w:lang w:val="en-US"/>
            <w:rPrChange w:id="52" w:author="Edgar Jung" w:date="2026-06-11T22:10:00Z" w16du:dateUtc="2026-06-11T20:10:00Z">
              <w:rPr>
                <w:rFonts w:ascii="Courier New" w:hAnsi="Courier New"/>
                <w:sz w:val="18"/>
              </w:rPr>
            </w:rPrChange>
          </w:rPr>
          <w:t>=:BASE</w:t>
        </w:r>
        <w:proofErr w:type="gramEnd"/>
        <w:r w:rsidRPr="00EA4C53">
          <w:rPr>
            <w:rFonts w:ascii="Courier New" w:hAnsi="Courier New"/>
            <w:sz w:val="18"/>
            <w:lang w:val="en-US"/>
            <w:rPrChange w:id="53" w:author="Edgar Jung" w:date="2026-06-11T22:10:00Z" w16du:dateUtc="2026-06-11T20:10:00Z">
              <w:rPr>
                <w:rFonts w:ascii="Courier New" w:hAnsi="Courier New"/>
                <w:sz w:val="18"/>
              </w:rPr>
            </w:rPrChange>
          </w:rPr>
          <w:t>64(SHA256(Body)):</w:t>
        </w:r>
      </w:ins>
    </w:p>
    <w:p w14:paraId="3369045F" w14:textId="77777777" w:rsidR="005B322F" w:rsidRDefault="00000000">
      <w:pPr>
        <w:pStyle w:val="Aufzhlungszeichen"/>
      </w:pPr>
      <w:del w:id="54" w:author="E.ON" w:date="2026-06-11T14:00:00Z">
        <w:r w:rsidRPr="00EA4C53">
          <w:delText>X-BDEW-SIGNATURE</w:delText>
        </w:r>
      </w:del>
      <w:ins w:id="55" w:author="E.ON" w:date="2026-06-11T14:00:00Z">
        <w:r w:rsidRPr="00EA4C53">
          <w:t xml:space="preserve"> </w:t>
        </w:r>
        <w:r>
          <w:t xml:space="preserve">→ ersetzt durch </w:t>
        </w:r>
        <w:proofErr w:type="spellStart"/>
        <w:r>
          <w:rPr>
            <w:b/>
            <w:bCs/>
          </w:rPr>
          <w:t>Signature</w:t>
        </w:r>
        <w:proofErr w:type="spellEnd"/>
        <w:r>
          <w:t xml:space="preserve"> und </w:t>
        </w:r>
        <w:r>
          <w:rPr>
            <w:b/>
            <w:bCs/>
          </w:rPr>
          <w:t>Signature-Input</w:t>
        </w:r>
        <w:r>
          <w:t xml:space="preserve"> nach </w:t>
        </w:r>
        <w:r>
          <w:rPr>
            <w:b/>
            <w:bCs/>
          </w:rPr>
          <w:t>[RFC9421 §4]</w:t>
        </w:r>
      </w:ins>
    </w:p>
    <w:p w14:paraId="5ED971D9" w14:textId="77777777" w:rsidR="005B322F" w:rsidRDefault="00000000">
      <w:pPr>
        <w:pStyle w:val="Aufzhlungszeichen"/>
      </w:pPr>
      <w:del w:id="56" w:author="E.ON" w:date="2026-06-11T14:00:00Z">
        <w:r>
          <w:delText>X-BDEW-CERT</w:delText>
        </w:r>
      </w:del>
      <w:ins w:id="57" w:author="E.ON" w:date="2026-06-11T14:00:00Z">
        <w:r>
          <w:t xml:space="preserve"> → ersetzt durch </w:t>
        </w:r>
        <w:r>
          <w:rPr>
            <w:b/>
            <w:bCs/>
          </w:rPr>
          <w:t>keyid-Parameter</w:t>
        </w:r>
        <w:r>
          <w:t xml:space="preserve"> im Signature-Input-Header nach </w:t>
        </w:r>
        <w:r>
          <w:rPr>
            <w:b/>
            <w:bCs/>
          </w:rPr>
          <w:t>[RFC9421 §2.5]</w:t>
        </w:r>
        <w:r>
          <w:t>. Das Zertifikat wird nicht mehr im Header übertragen; stattdessen referenziert keyid das Zertifikat im SM-PKI-Verzeichnisdienst (JWKS-Endpunkt oder bekannte Zertifikats-ID). RFC 9440 [RFC9440] ist ausschließlich für den TTRP-Proxy-Kontext definiert und DARF NICHT für die Zertifikatsübertragung in Anwendungsheadern verwendet werden.</w:t>
        </w:r>
      </w:ins>
    </w:p>
    <w:p w14:paraId="56F17AA8" w14:textId="77777777" w:rsidR="005B322F" w:rsidRDefault="00000000">
      <w:pPr>
        <w:pStyle w:val="Aufzhlungszeichen"/>
      </w:pPr>
      <w:del w:id="58" w:author="E.ON" w:date="2026-06-11T14:00:00Z">
        <w:r>
          <w:delText>transactionId (proprietär, nicht RFC-konform)</w:delText>
        </w:r>
      </w:del>
      <w:ins w:id="59" w:author="E.ON" w:date="2026-06-11T14:00:00Z">
        <w:r>
          <w:t xml:space="preserve"> → ersetzt durch </w:t>
        </w:r>
        <w:r>
          <w:rPr>
            <w:b/>
            <w:bCs/>
          </w:rPr>
          <w:t>X-Request-ID</w:t>
        </w:r>
        <w:r>
          <w:t xml:space="preserve"> (IETF BCP 84, weit verbreitet). </w:t>
        </w:r>
      </w:ins>
      <w:r>
        <w:rPr>
          <w:b/>
          <w:bCs/>
        </w:rPr>
        <w:t xml:space="preserve">Hinweis: </w:t>
      </w:r>
      <w:ins w:id="60" w:author="E.ON" w:date="2026-06-11T14:00:00Z">
        <w:r>
          <w:t>Die proprietäre transactionId entspricht nicht den IETF-Standards. Die EDI@Energy API-Guideline muss entsprechend überarbeitet werden (siehe Analyse API-Guideline v1.0c, E.ON 2026).</w:t>
        </w:r>
      </w:ins>
    </w:p>
    <w:p w14:paraId="08FB5D4B" w14:textId="77777777" w:rsidR="005B322F" w:rsidRDefault="00000000">
      <w:pPr>
        <w:pStyle w:val="berschrift3"/>
      </w:pPr>
      <w:ins w:id="61" w:author="E.ON" w:date="2026-06-11T14:00:00Z">
        <w:r>
          <w:lastRenderedPageBreak/>
          <w:t>3.3.3 Schritt-für-Schritt: Von Ausgangsformat zu standardisiertem Zielformat</w:t>
        </w:r>
      </w:ins>
    </w:p>
    <w:p w14:paraId="2E36CD0E" w14:textId="77777777" w:rsidR="005B322F" w:rsidDel="00BC1D18" w:rsidRDefault="00000000">
      <w:pPr>
        <w:rPr>
          <w:del w:id="62" w:author="Edgar Jung" w:date="2026-06-11T22:50:00Z" w16du:dateUtc="2026-06-11T20:50:00Z"/>
        </w:rPr>
      </w:pPr>
      <w:ins w:id="63" w:author="E.ON" w:date="2026-06-11T14:00:00Z">
        <w:r>
          <w:t>Die nachfolgende Abbildung zeigt die Transformation eines originären HTTP-Requests in das standardisierte Zielformat mit HTTP-Signatur nach RFC 9421. Jeder Transformationsschritt ist einem RFC-Abschnitt zugeordnet.</w:t>
        </w:r>
      </w:ins>
    </w:p>
    <w:p w14:paraId="4B0675F7" w14:textId="77777777" w:rsidR="00547087" w:rsidRDefault="00547087" w:rsidP="00BC1D18">
      <w:pPr>
        <w:rPr>
          <w:ins w:id="64" w:author="Edgar Jung" w:date="2026-06-11T22:24:00Z" w16du:dateUtc="2026-06-11T20:24:00Z"/>
        </w:rPr>
        <w:pPrChange w:id="65" w:author="Edgar Jung" w:date="2026-06-11T22:50:00Z" w16du:dateUtc="2026-06-11T20:50:00Z">
          <w:pPr>
            <w:jc w:val="center"/>
          </w:pPr>
        </w:pPrChange>
      </w:pPr>
    </w:p>
    <w:p w14:paraId="720187FE" w14:textId="77777777" w:rsidR="00547087" w:rsidRDefault="00547087">
      <w:pPr>
        <w:jc w:val="center"/>
      </w:pPr>
    </w:p>
    <w:p w14:paraId="56E7ABEB" w14:textId="77777777" w:rsidR="005B322F" w:rsidRDefault="00000000">
      <w:pPr>
        <w:jc w:val="center"/>
      </w:pPr>
      <w:r>
        <w:rPr>
          <w:i/>
          <w:color w:val="555555"/>
          <w:sz w:val="18"/>
        </w:rPr>
        <w:t>Abb. 3.3-2: HTTP Header Signatur – Ausgangsformat, Transformation, Zielformat</w:t>
      </w:r>
    </w:p>
    <w:p w14:paraId="10BB3888" w14:textId="77777777" w:rsidR="005B322F" w:rsidRDefault="00000000">
      <w:ins w:id="66" w:author="E.ON" w:date="2026-06-11T14:00:00Z">
        <w:r>
          <w:t>Die Transformation erfolgt in folgenden normierten Schritten:</w:t>
        </w:r>
      </w:ins>
    </w:p>
    <w:p w14:paraId="79746AEE" w14:textId="77777777" w:rsidR="005B322F" w:rsidRDefault="00000000">
      <w:r>
        <w:rPr>
          <w:b/>
          <w:bCs/>
        </w:rPr>
        <w:t xml:space="preserve">Schritt 1: JSON-Kanonisierung </w:t>
      </w:r>
      <w:ins w:id="67" w:author="E.ON" w:date="2026-06-11T14:00:00Z">
        <w:r>
          <w:t xml:space="preserve">[RFC8785 §3.1] – Vor der Signatur MUSS der JSON-Body in seine kanonische Form überführt werden: Keys alphabetisch sortiert, keine insignifikanten Leerzeichen, Zahlen ohne Anführungszeichen. Nur so ist ein reproduzierbarer SHA-256-Hash möglich. Kanonisierte Form des Beispiels: </w:t>
        </w:r>
        <w:r>
          <w:rPr>
            <w:rFonts w:ascii="Courier New" w:hAnsi="Courier New"/>
            <w:sz w:val="18"/>
          </w:rPr>
          <w:t>{"address":{"zip":80001},"customerNumber":6024997}</w:t>
        </w:r>
      </w:ins>
    </w:p>
    <w:p w14:paraId="02372F24" w14:textId="77777777" w:rsidR="005B322F" w:rsidRDefault="00000000">
      <w:r>
        <w:rPr>
          <w:b/>
          <w:bCs/>
        </w:rPr>
        <w:t xml:space="preserve">Schritt 2: Content-Digest berechnen </w:t>
      </w:r>
      <w:ins w:id="68" w:author="E.ON" w:date="2026-06-11T14:00:00Z">
        <w:r>
          <w:t xml:space="preserve">[RFC9530 §2] – SHA-256-Hash des kanonisierten JSON-Bodys berechnen und BASE64-kodieren (Doppelpunkte sind Pflicht gemäß RFC 9530 §2): </w:t>
        </w:r>
        <w:r>
          <w:rPr>
            <w:rFonts w:ascii="Courier New" w:hAnsi="Courier New"/>
            <w:sz w:val="18"/>
          </w:rPr>
          <w:t>Content-Digest: sha-256=:X4vRVA7xH2sP3kLmN8qT1uWzYdFbJcOeGiKpQsSv2nA=:</w:t>
        </w:r>
      </w:ins>
    </w:p>
    <w:p w14:paraId="1A18232A" w14:textId="77777777" w:rsidR="005B322F" w:rsidRDefault="00000000">
      <w:r>
        <w:rPr>
          <w:b/>
          <w:bCs/>
        </w:rPr>
        <w:t xml:space="preserve">Schritt 3: Signature-Input deklarieren </w:t>
      </w:r>
      <w:ins w:id="69" w:author="E.ON" w:date="2026-06-11T14:00:00Z">
        <w:r>
          <w:t>[RFC9421 §2.5] – Die zu signierenden Komponenten werden explizit deklariert. Derived Components (@method, @path, @authority) werden aus dem HTTP-Request abgeleitet. In HTTP/2 liefert @authority den :authority-Pseudo-Header (nicht Host). created enthält den Unix-Timestamp für Replay-Schutz; keyid referenziert das SM-PKI-Zertifikat.</w:t>
        </w:r>
      </w:ins>
    </w:p>
    <w:p w14:paraId="2B09C6BF" w14:textId="77777777" w:rsidR="005B322F" w:rsidRDefault="00000000">
      <w:r>
        <w:rPr>
          <w:b/>
          <w:bCs/>
        </w:rPr>
        <w:t xml:space="preserve">Schritt 4: Signaturbasis konstruieren </w:t>
      </w:r>
      <w:ins w:id="70" w:author="E.ON" w:date="2026-06-11T14:00:00Z">
        <w:r>
          <w:t>[RFC9421 §2.3] – RFC 9421 §2.3 definiert ein exakt normiertes Format für den Signatur-Input-String: Jede Zeile hat das Format "komponentenname": wert, die letzte Zeile ist immer "@signature-params". Dieses normierte Format eliminiert die Konkatenationsprobleme des bisherigen proprietären Verfahrens.</w:t>
        </w:r>
      </w:ins>
    </w:p>
    <w:p w14:paraId="311A589E" w14:textId="77777777" w:rsidR="005B322F" w:rsidRDefault="00000000">
      <w:r>
        <w:rPr>
          <w:b/>
          <w:bCs/>
        </w:rPr>
        <w:t xml:space="preserve">Schritt 5: Signatur berechnen </w:t>
      </w:r>
      <w:ins w:id="71" w:author="E.ON" w:date="2026-06-11T14:00:00Z">
        <w:r>
          <w:t>[RFC9421 §3.3, RFC7518 §3.4, BSI TR-03111] – ECDSA mit P-256 und SHA-256 über den Signaturbasis-String. Ergebnis im Plain-Format r||s (64 Byte, kein ASN.1-Wrapper gemäß BSI TR-03111), BASE64-kodiert in den Signature-Header.</w:t>
        </w:r>
      </w:ins>
    </w:p>
    <w:p w14:paraId="5AC666F6" w14:textId="77777777" w:rsidR="005B322F" w:rsidRDefault="00000000">
      <w:pPr>
        <w:pStyle w:val="berschrift3"/>
      </w:pPr>
      <w:ins w:id="72" w:author="E.ON" w:date="2026-06-11T14:00:00Z">
        <w:r>
          <w:t>3.3.4 Replay-Schutz</w:t>
        </w:r>
      </w:ins>
    </w:p>
    <w:p w14:paraId="0868C2BD" w14:textId="196F544E" w:rsidR="005B322F" w:rsidRDefault="00000000">
      <w:ins w:id="73" w:author="E.ON" w:date="2026-06-11T14:00:00Z">
        <w:r>
          <w:t xml:space="preserve">Ein wesentlicher Vorteil von RFC 9421 ist der eingebaute Replay-Schutz. </w:t>
        </w:r>
      </w:ins>
    </w:p>
    <w:p w14:paraId="36037832" w14:textId="77777777" w:rsidR="005B322F" w:rsidRDefault="00000000">
      <w:r>
        <w:rPr>
          <w:color w:val="C20000"/>
        </w:rPr>
        <w:t xml:space="preserve">MUST </w:t>
      </w:r>
      <w:ins w:id="74" w:author="E.ON" w:date="2026-06-11T14:00:00Z">
        <w:r>
          <w:t xml:space="preserve">Der Signature-Input-Header MUSS den </w:t>
        </w:r>
        <w:r>
          <w:rPr>
            <w:rFonts w:ascii="Courier New" w:hAnsi="Courier New"/>
            <w:sz w:val="18"/>
          </w:rPr>
          <w:t>created</w:t>
        </w:r>
        <w:r>
          <w:t>-Parameter mit dem aktuellen Unix-Timestamp enthalten [RFC9421 §2.5]:</w:t>
        </w:r>
        <w:r>
          <w:rPr>
            <w:rFonts w:ascii="Courier New" w:hAnsi="Courier New"/>
            <w:sz w:val="18"/>
          </w:rPr>
          <w:t xml:space="preserve"> created=1738404930</w:t>
        </w:r>
      </w:ins>
    </w:p>
    <w:p w14:paraId="3E26DE18" w14:textId="77777777" w:rsidR="005B322F" w:rsidRDefault="00000000">
      <w:r>
        <w:rPr>
          <w:color w:val="C20000"/>
        </w:rPr>
        <w:t xml:space="preserve">MUST </w:t>
      </w:r>
      <w:ins w:id="75" w:author="E.ON" w:date="2026-06-11T14:00:00Z">
        <w:r>
          <w:t xml:space="preserve">Der empfangende Server MUSS Requests ablehnen, deren </w:t>
        </w:r>
        <w:r>
          <w:rPr>
            <w:rFonts w:ascii="Courier New" w:hAnsi="Courier New"/>
            <w:sz w:val="18"/>
          </w:rPr>
          <w:t>created</w:t>
        </w:r>
        <w:r>
          <w:t>-Wert mehr als 300 Sekunden in der Vergangenheit liegt. Das Akzeptanzfenster MUSS serverseitig konfigurierbar sein [RFC9421 §3.2].</w:t>
        </w:r>
      </w:ins>
    </w:p>
    <w:p w14:paraId="742326F1" w14:textId="77777777" w:rsidR="005B322F" w:rsidRDefault="00000000">
      <w:r>
        <w:rPr>
          <w:color w:val="C20000"/>
        </w:rPr>
        <w:lastRenderedPageBreak/>
        <w:t xml:space="preserve">MUST </w:t>
      </w:r>
      <w:ins w:id="76" w:author="E.ON" w:date="2026-06-11T14:00:00Z">
        <w:r>
          <w:t xml:space="preserve">Der empfangende Server MUSS sicherstellen, dass ein </w:t>
        </w:r>
        <w:r>
          <w:rPr>
            <w:rFonts w:ascii="Courier New" w:hAnsi="Courier New"/>
            <w:sz w:val="18"/>
          </w:rPr>
          <w:t>(keyid, created)</w:t>
        </w:r>
        <w:r>
          <w:t>-Paar innerhalb des Akzeptanzfensters nicht zweimal akzeptiert wird (Nonce-basierter Replay-Schutz durch Speicherung bereits verarbeiteter Signaturen) [RFC9421 §3.2].</w:t>
        </w:r>
      </w:ins>
    </w:p>
    <w:p w14:paraId="0399DECB" w14:textId="77777777" w:rsidR="005B322F" w:rsidRDefault="00000000">
      <w:ins w:id="77" w:author="E.ON" w:date="2026-06-11T14:00:00Z">
        <w:r>
          <w:t>Replay-Schutz deckt auch die Signierung von Methode und Pfad ab: Ein gültig signierter POST-Request auf /malo/ident kann nicht auf /malo/delete replayed werden, da @method und @path Teil der Signaturbasis sind.</w:t>
        </w:r>
      </w:ins>
    </w:p>
    <w:p w14:paraId="4104D34F" w14:textId="77777777" w:rsidR="005B322F" w:rsidRDefault="00000000">
      <w:pPr>
        <w:pStyle w:val="berschrift3"/>
      </w:pPr>
      <w:ins w:id="78" w:author="E.ON" w:date="2026-06-11T14:00:00Z">
        <w:r>
          <w:t>3.3.5 Implementierungs-Checkliste</w:t>
        </w:r>
      </w:ins>
    </w:p>
    <w:p w14:paraId="712B5510" w14:textId="77777777" w:rsidR="005B322F" w:rsidRDefault="00000000">
      <w:ins w:id="79" w:author="E.ON" w:date="2026-06-11T14:00:00Z">
        <w:r>
          <w:t>Die folgende Checkliste beschreibt alle erforderlichen Schritte für die korrekte Implementierung des Signaturverfahrens nach RFC 9421:</w:t>
        </w:r>
      </w:ins>
    </w:p>
    <w:p w14:paraId="266B3F13" w14:textId="2362E77C" w:rsidR="005B322F" w:rsidRDefault="00000000">
      <w:pPr>
        <w:pStyle w:val="Aufzhlungszeichen"/>
      </w:pPr>
      <w:ins w:id="80" w:author="E.ON" w:date="2026-06-11T14:00:00Z">
        <w:r>
          <w:t xml:space="preserve"> HTTP/2 (RFC 9113) als Transportprotokoll einsetzen oder sicherstellen, dass RFC 9421-Implementierung @authority korrekt auflöst</w:t>
        </w:r>
      </w:ins>
    </w:p>
    <w:p w14:paraId="7B5F83E8" w14:textId="15788576" w:rsidR="005B322F" w:rsidRDefault="00000000">
      <w:pPr>
        <w:pStyle w:val="Aufzhlungszeichen"/>
      </w:pPr>
      <w:ins w:id="81" w:author="E.ON" w:date="2026-06-11T14:00:00Z">
        <w:r>
          <w:t xml:space="preserve"> TLS 1.3 (RFC 8446) mit </w:t>
        </w:r>
        <w:proofErr w:type="spellStart"/>
        <w:r>
          <w:t>Cipher</w:t>
        </w:r>
        <w:proofErr w:type="spellEnd"/>
        <w:r>
          <w:t xml:space="preserve"> </w:t>
        </w:r>
        <w:proofErr w:type="spellStart"/>
        <w:r>
          <w:t>Suites</w:t>
        </w:r>
        <w:proofErr w:type="spellEnd"/>
        <w:r>
          <w:t xml:space="preserve"> gemäß BSI TR-03116-3 (Tabellen 10–14) konfigurieren</w:t>
        </w:r>
      </w:ins>
    </w:p>
    <w:p w14:paraId="1A544A7A" w14:textId="275B53D0" w:rsidR="005B322F" w:rsidRDefault="00000000">
      <w:pPr>
        <w:pStyle w:val="Aufzhlungszeichen"/>
      </w:pPr>
      <w:ins w:id="82" w:author="E.ON" w:date="2026-06-11T14:00:00Z">
        <w:r>
          <w:t xml:space="preserve"> RFC 8785 JCS-Kanonisierung für alle JSON-</w:t>
        </w:r>
        <w:proofErr w:type="spellStart"/>
        <w:r>
          <w:t>Bodies</w:t>
        </w:r>
        <w:proofErr w:type="spellEnd"/>
        <w:r>
          <w:t xml:space="preserve"> implementieren</w:t>
        </w:r>
      </w:ins>
    </w:p>
    <w:p w14:paraId="2EB9F314" w14:textId="4E4BD115" w:rsidR="005B322F" w:rsidRDefault="00000000">
      <w:pPr>
        <w:pStyle w:val="Aufzhlungszeichen"/>
      </w:pPr>
      <w:ins w:id="83" w:author="E.ON" w:date="2026-06-11T14:00:00Z">
        <w:r>
          <w:t xml:space="preserve"> SHA-256 für Content-Digest (RFC 9530 §2) implementieren, Doppelpunkte im Header-Format nicht vergessen</w:t>
        </w:r>
      </w:ins>
    </w:p>
    <w:p w14:paraId="2EAF080E" w14:textId="17A61FB8" w:rsidR="005B322F" w:rsidRPr="00EA4C53" w:rsidRDefault="00000000">
      <w:pPr>
        <w:pStyle w:val="Aufzhlungszeichen"/>
        <w:rPr>
          <w:lang w:val="en-US"/>
          <w:rPrChange w:id="84" w:author="Edgar Jung" w:date="2026-06-11T22:10:00Z" w16du:dateUtc="2026-06-11T20:10:00Z">
            <w:rPr/>
          </w:rPrChange>
        </w:rPr>
      </w:pPr>
      <w:ins w:id="85" w:author="E.ON" w:date="2026-06-11T14:00:00Z">
        <w:r w:rsidRPr="00DB4DA3">
          <w:rPr>
            <w:lang w:val="en-US"/>
            <w:rPrChange w:id="86" w:author="Edgar Jung" w:date="2026-06-11T22:33:00Z" w16du:dateUtc="2026-06-11T20:33:00Z">
              <w:rPr/>
            </w:rPrChange>
          </w:rPr>
          <w:t xml:space="preserve"> </w:t>
        </w:r>
        <w:r w:rsidRPr="00EA4C53">
          <w:rPr>
            <w:lang w:val="en-US"/>
            <w:rPrChange w:id="87" w:author="Edgar Jung" w:date="2026-06-11T22:10:00Z" w16du:dateUtc="2026-06-11T20:10:00Z">
              <w:rPr/>
            </w:rPrChange>
          </w:rPr>
          <w:t xml:space="preserve">Signature-Input </w:t>
        </w:r>
        <w:proofErr w:type="spellStart"/>
        <w:proofErr w:type="gramStart"/>
        <w:r w:rsidRPr="00EA4C53">
          <w:rPr>
            <w:lang w:val="en-US"/>
            <w:rPrChange w:id="88" w:author="Edgar Jung" w:date="2026-06-11T22:10:00Z" w16du:dateUtc="2026-06-11T20:10:00Z">
              <w:rPr/>
            </w:rPrChange>
          </w:rPr>
          <w:t>mit</w:t>
        </w:r>
        <w:proofErr w:type="spellEnd"/>
        <w:r w:rsidRPr="00EA4C53">
          <w:rPr>
            <w:lang w:val="en-US"/>
            <w:rPrChange w:id="89" w:author="Edgar Jung" w:date="2026-06-11T22:10:00Z" w16du:dateUtc="2026-06-11T20:10:00Z">
              <w:rPr/>
            </w:rPrChange>
          </w:rPr>
          <w:t xml:space="preserve"> @method, @path, @</w:t>
        </w:r>
        <w:proofErr w:type="gramEnd"/>
        <w:r w:rsidRPr="00EA4C53">
          <w:rPr>
            <w:lang w:val="en-US"/>
            <w:rPrChange w:id="90" w:author="Edgar Jung" w:date="2026-06-11T22:10:00Z" w16du:dateUtc="2026-06-11T20:10:00Z">
              <w:rPr/>
            </w:rPrChange>
          </w:rPr>
          <w:t xml:space="preserve">authority, content-type, content-digest, date, x-request-id </w:t>
        </w:r>
        <w:proofErr w:type="spellStart"/>
        <w:r w:rsidRPr="00EA4C53">
          <w:rPr>
            <w:lang w:val="en-US"/>
            <w:rPrChange w:id="91" w:author="Edgar Jung" w:date="2026-06-11T22:10:00Z" w16du:dateUtc="2026-06-11T20:10:00Z">
              <w:rPr/>
            </w:rPrChange>
          </w:rPr>
          <w:t>deklarieren</w:t>
        </w:r>
      </w:ins>
      <w:proofErr w:type="spellEnd"/>
    </w:p>
    <w:p w14:paraId="0BD4C6FF" w14:textId="5C3B0646" w:rsidR="005B322F" w:rsidRPr="00EA4C53" w:rsidRDefault="00000000">
      <w:pPr>
        <w:pStyle w:val="Aufzhlungszeichen"/>
        <w:rPr>
          <w:lang w:val="en-US"/>
          <w:rPrChange w:id="92" w:author="Edgar Jung" w:date="2026-06-11T22:10:00Z" w16du:dateUtc="2026-06-11T20:10:00Z">
            <w:rPr/>
          </w:rPrChange>
        </w:rPr>
      </w:pPr>
      <w:ins w:id="93" w:author="E.ON" w:date="2026-06-11T14:00:00Z">
        <w:r w:rsidRPr="00EA4C53">
          <w:rPr>
            <w:lang w:val="en-US"/>
            <w:rPrChange w:id="94" w:author="Edgar Jung" w:date="2026-06-11T22:10:00Z" w16du:dateUtc="2026-06-11T20:10:00Z">
              <w:rPr/>
            </w:rPrChange>
          </w:rPr>
          <w:t xml:space="preserve"> created-Parameter (Unix-Timestamp) in Signature-Input </w:t>
        </w:r>
        <w:proofErr w:type="spellStart"/>
        <w:r w:rsidRPr="00EA4C53">
          <w:rPr>
            <w:lang w:val="en-US"/>
            <w:rPrChange w:id="95" w:author="Edgar Jung" w:date="2026-06-11T22:10:00Z" w16du:dateUtc="2026-06-11T20:10:00Z">
              <w:rPr/>
            </w:rPrChange>
          </w:rPr>
          <w:t>aufnehmen</w:t>
        </w:r>
      </w:ins>
      <w:proofErr w:type="spellEnd"/>
    </w:p>
    <w:p w14:paraId="7CE2EA2B" w14:textId="03D87317" w:rsidR="005B322F" w:rsidRDefault="00000000">
      <w:pPr>
        <w:pStyle w:val="Aufzhlungszeichen"/>
      </w:pPr>
      <w:ins w:id="96" w:author="E.ON" w:date="2026-06-11T14:00:00Z">
        <w:r w:rsidRPr="00DB4DA3">
          <w:t xml:space="preserve"> </w:t>
        </w:r>
        <w:proofErr w:type="spellStart"/>
        <w:r>
          <w:t>keyid</w:t>
        </w:r>
        <w:proofErr w:type="spellEnd"/>
        <w:r>
          <w:t xml:space="preserve"> auf SM-PKI-Zertifikat im Verzeichnisdienst (JWKS-Endpunkt) setzen</w:t>
        </w:r>
      </w:ins>
    </w:p>
    <w:p w14:paraId="283E630B" w14:textId="6677E761" w:rsidR="005B322F" w:rsidRDefault="00000000">
      <w:pPr>
        <w:pStyle w:val="Aufzhlungszeichen"/>
      </w:pPr>
      <w:ins w:id="97" w:author="E.ON" w:date="2026-06-11T14:00:00Z">
        <w:r>
          <w:t xml:space="preserve"> </w:t>
        </w:r>
        <w:proofErr w:type="spellStart"/>
        <w:r>
          <w:t>alg</w:t>
        </w:r>
        <w:proofErr w:type="spellEnd"/>
        <w:r>
          <w:t>="ecdsa-p256-sha256" explizit setzen</w:t>
        </w:r>
      </w:ins>
    </w:p>
    <w:p w14:paraId="7C6A545D" w14:textId="20A1D3AE" w:rsidR="005B322F" w:rsidRDefault="00000000">
      <w:pPr>
        <w:pStyle w:val="Aufzhlungszeichen"/>
      </w:pPr>
      <w:ins w:id="98" w:author="E.ON" w:date="2026-06-11T14:00:00Z">
        <w:r>
          <w:t>Signaturbasis exakt nach RFC 9421 §2.3 konstruieren (normiertes Zeilenformat, letzte Zeile: "@signature-params")</w:t>
        </w:r>
      </w:ins>
    </w:p>
    <w:p w14:paraId="16337CE8" w14:textId="0160E309" w:rsidR="005B322F" w:rsidRDefault="00000000">
      <w:pPr>
        <w:pStyle w:val="Aufzhlungszeichen"/>
      </w:pPr>
      <w:ins w:id="99" w:author="E.ON" w:date="2026-06-11T14:00:00Z">
        <w:r>
          <w:t xml:space="preserve"> ECDSA P-256 + SHA-256 + privater SM-PKI-Schlüssel → Plain-Format r||s (BSI TR-03111), BASE64-kodiert</w:t>
        </w:r>
      </w:ins>
    </w:p>
    <w:p w14:paraId="504B9357" w14:textId="68D54924" w:rsidR="005B322F" w:rsidRDefault="00000000">
      <w:pPr>
        <w:pStyle w:val="Aufzhlungszeichen"/>
      </w:pPr>
      <w:ins w:id="100" w:author="E.ON" w:date="2026-06-11T14:00:00Z">
        <w:r>
          <w:t xml:space="preserve"> Serverseitig: </w:t>
        </w:r>
        <w:proofErr w:type="spellStart"/>
        <w:r>
          <w:t>created</w:t>
        </w:r>
        <w:proofErr w:type="spellEnd"/>
        <w:r>
          <w:t>-Fenster ≤ 300s prüfen</w:t>
        </w:r>
      </w:ins>
    </w:p>
    <w:p w14:paraId="7E60603F" w14:textId="07175494" w:rsidR="005B322F" w:rsidRDefault="00000000">
      <w:pPr>
        <w:pStyle w:val="Aufzhlungszeichen"/>
      </w:pPr>
      <w:ins w:id="101" w:author="E.ON" w:date="2026-06-11T14:00:00Z">
        <w:r>
          <w:t xml:space="preserve"> Serverseitig: (</w:t>
        </w:r>
        <w:proofErr w:type="spellStart"/>
        <w:r>
          <w:t>keyid</w:t>
        </w:r>
        <w:proofErr w:type="spellEnd"/>
        <w:r>
          <w:t xml:space="preserve">, </w:t>
        </w:r>
        <w:proofErr w:type="spellStart"/>
        <w:proofErr w:type="gramStart"/>
        <w:r>
          <w:t>created</w:t>
        </w:r>
        <w:proofErr w:type="spellEnd"/>
        <w:r>
          <w:t>)-</w:t>
        </w:r>
        <w:proofErr w:type="gramEnd"/>
        <w:r>
          <w:t>Duplikat-Prüfung implementieren</w:t>
        </w:r>
      </w:ins>
    </w:p>
    <w:p w14:paraId="52594374" w14:textId="52315541" w:rsidR="005B322F" w:rsidRDefault="00000000">
      <w:pPr>
        <w:pStyle w:val="Aufzhlungszeichen"/>
      </w:pPr>
      <w:ins w:id="102" w:author="E.ON" w:date="2026-06-11T14:00:00Z">
        <w:r>
          <w:t xml:space="preserve"> X-Request-ID statt proprietärer </w:t>
        </w:r>
        <w:proofErr w:type="spellStart"/>
        <w:r>
          <w:t>transactionId</w:t>
        </w:r>
        <w:proofErr w:type="spellEnd"/>
        <w:r>
          <w:t xml:space="preserve"> verwenden</w:t>
        </w:r>
      </w:ins>
      <w:ins w:id="103" w:author="Edgar Jung" w:date="2026-06-11T22:42:00Z" w16du:dateUtc="2026-06-11T20:42:00Z">
        <w:r w:rsidR="00486F43">
          <w:t xml:space="preserve"> (die </w:t>
        </w:r>
        <w:proofErr w:type="gramStart"/>
        <w:r w:rsidR="00486F43">
          <w:t>API Guideline</w:t>
        </w:r>
        <w:proofErr w:type="gramEnd"/>
        <w:r w:rsidR="00486F43">
          <w:t xml:space="preserve"> wird auf RFC-Konforme Standardisierung angepasst)</w:t>
        </w:r>
      </w:ins>
    </w:p>
    <w:p w14:paraId="457D88A4" w14:textId="2829E6FE" w:rsidR="005B322F" w:rsidRDefault="00000000">
      <w:pPr>
        <w:pStyle w:val="Aufzhlungszeichen"/>
      </w:pPr>
      <w:ins w:id="104" w:author="E.ON" w:date="2026-06-11T14:00:00Z">
        <w:r>
          <w:t xml:space="preserve"> X-BDEW-CERT entfernen – Zertifikat über </w:t>
        </w:r>
        <w:proofErr w:type="spellStart"/>
        <w:r>
          <w:t>keyid</w:t>
        </w:r>
        <w:proofErr w:type="spellEnd"/>
        <w:r>
          <w:t xml:space="preserve"> + Verzeichnisdienst referenzieren</w:t>
        </w:r>
      </w:ins>
    </w:p>
    <w:p w14:paraId="7BEFCAB3" w14:textId="63C31EAF" w:rsidR="005B322F" w:rsidRDefault="00000000">
      <w:pPr>
        <w:pStyle w:val="Aufzhlungszeichen"/>
      </w:pPr>
      <w:ins w:id="105" w:author="E.ON" w:date="2026-06-11T14:00:00Z">
        <w:r>
          <w:t xml:space="preserve"> API-Guideline v1.0c auf </w:t>
        </w:r>
        <w:proofErr w:type="spellStart"/>
        <w:r>
          <w:t>transactionId</w:t>
        </w:r>
        <w:proofErr w:type="spellEnd"/>
        <w:r>
          <w:t>/</w:t>
        </w:r>
        <w:proofErr w:type="spellStart"/>
        <w:r>
          <w:t>referenceId</w:t>
        </w:r>
        <w:proofErr w:type="spellEnd"/>
        <w:r>
          <w:t xml:space="preserve"> prüfen und auf x-</w:t>
        </w:r>
        <w:proofErr w:type="spellStart"/>
        <w:r>
          <w:t>request</w:t>
        </w:r>
        <w:proofErr w:type="spellEnd"/>
        <w:r>
          <w:t>-</w:t>
        </w:r>
        <w:proofErr w:type="spellStart"/>
        <w:r>
          <w:t>id</w:t>
        </w:r>
        <w:proofErr w:type="spellEnd"/>
        <w:r>
          <w:t xml:space="preserve"> umstellen (Überarbeitung API-Guideline erforderlich)</w:t>
        </w:r>
      </w:ins>
    </w:p>
    <w:p w14:paraId="39402E0A" w14:textId="46D27950" w:rsidR="005B322F" w:rsidRDefault="00000000">
      <w:pPr>
        <w:pStyle w:val="Aufzhlungszeichen"/>
        <w:rPr>
          <w:ins w:id="106" w:author="Edgar Jung" w:date="2026-06-11T22:38:00Z" w16du:dateUtc="2026-06-11T20:38:00Z"/>
        </w:rPr>
      </w:pPr>
      <w:r>
        <w:t xml:space="preserve"> Payload-Verschlüsselung (RFC 7516 JWE) als zukünftige Schicht vorsehen – Crypto-Agility (RFC 7517 JWK) bereits einplanen</w:t>
      </w:r>
    </w:p>
    <w:p w14:paraId="1DB95FB2" w14:textId="54872019" w:rsidR="00F87294" w:rsidRPr="00F87294" w:rsidRDefault="00EC31FF" w:rsidP="00F87294">
      <w:pPr>
        <w:pStyle w:val="Aufzhlungszeichen"/>
        <w:rPr>
          <w:ins w:id="107" w:author="Edgar Jung" w:date="2026-06-11T22:41:00Z"/>
          <w:rPrChange w:id="108" w:author="Edgar Jung" w:date="2026-06-11T22:41:00Z" w16du:dateUtc="2026-06-11T20:41:00Z">
            <w:rPr>
              <w:ins w:id="109" w:author="Edgar Jung" w:date="2026-06-11T22:41:00Z"/>
              <w:lang w:val="en-US"/>
            </w:rPr>
          </w:rPrChange>
        </w:rPr>
      </w:pPr>
      <w:ins w:id="110" w:author="Edgar Jung" w:date="2026-06-11T22:41:00Z" w16du:dateUtc="2026-06-11T20:41:00Z">
        <w:r>
          <w:lastRenderedPageBreak/>
          <w:t>Der Replay-Mechanismus verlangt</w:t>
        </w:r>
        <w:r w:rsidR="00F87294">
          <w:t xml:space="preserve"> </w:t>
        </w:r>
        <w:proofErr w:type="spellStart"/>
        <w:r w:rsidR="00F87294">
          <w:t>path</w:t>
        </w:r>
        <w:proofErr w:type="spellEnd"/>
        <w:r w:rsidR="00F87294">
          <w:t xml:space="preserve"> und </w:t>
        </w:r>
        <w:proofErr w:type="spellStart"/>
        <w:r w:rsidR="00F87294">
          <w:t>authority</w:t>
        </w:r>
        <w:proofErr w:type="spellEnd"/>
        <w:r w:rsidR="00F87294">
          <w:t xml:space="preserve">. </w:t>
        </w:r>
      </w:ins>
      <w:ins w:id="111" w:author="Edgar Jung" w:date="2026-06-11T22:41:00Z">
        <w:r w:rsidR="00F87294" w:rsidRPr="00F87294">
          <w:t>Hier könnte der Verstoß in der API-Guideline §3.2 gegen die Klarheit der URI nach RFC 3986 zum Problem werden</w:t>
        </w:r>
      </w:ins>
      <w:ins w:id="112" w:author="Edgar Jung" w:date="2026-06-11T22:41:00Z" w16du:dateUtc="2026-06-11T20:41:00Z">
        <w:r w:rsidR="00F87294">
          <w:t xml:space="preserve">. Die </w:t>
        </w:r>
        <w:proofErr w:type="gramStart"/>
        <w:r w:rsidR="00F87294">
          <w:t>API Guideline</w:t>
        </w:r>
        <w:proofErr w:type="gramEnd"/>
        <w:r w:rsidR="00F87294">
          <w:t xml:space="preserve"> wird entsprechend angepasst.</w:t>
        </w:r>
      </w:ins>
    </w:p>
    <w:p w14:paraId="665278F5" w14:textId="6B98F81E" w:rsidR="00EC31FF" w:rsidRDefault="00EC31FF" w:rsidP="00F87294">
      <w:pPr>
        <w:pStyle w:val="Aufzhlungszeichen"/>
        <w:numPr>
          <w:ilvl w:val="0"/>
          <w:numId w:val="0"/>
        </w:numPr>
        <w:pPrChange w:id="113" w:author="Edgar Jung" w:date="2026-06-11T22:41:00Z" w16du:dateUtc="2026-06-11T20:41:00Z">
          <w:pPr>
            <w:pStyle w:val="Aufzhlungszeichen"/>
          </w:pPr>
        </w:pPrChange>
      </w:pPr>
    </w:p>
    <w:p w14:paraId="6E32F698" w14:textId="77777777" w:rsidR="005B322F" w:rsidRDefault="00000000">
      <w:r>
        <w:rPr>
          <w:b/>
          <w:bCs/>
          <w:color w:val="7B241C"/>
        </w:rPr>
        <w:t xml:space="preserve">HINWEIS – Payload-Verschlüsselung: </w:t>
      </w:r>
      <w:ins w:id="114" w:author="E.ON" w:date="2026-06-11T14:00:00Z">
        <w:r>
          <w:t>Die vorliegende Version der RzÜ sieht keine Payload-Verschlüsselung vor. Dies steht im Widerspruch zu NIS2 Art. 21 Abs. 2h (in Kraft 6.12.2025). Die Payload-Verschlüsselung nach RFC 7516 (JWE) in Verbindung mit RFC 7517 (JWK) und RFC 7518 (JWA) ist für eine folgende Version der RzÜ nach Konsultation durch die Ad-hoc AG RzÜ vorgesehen. Bis dahin bietet RFC 9421 durch die Signierung von Methode, Pfad, Authority und Body-Digest einen deutlich höheren Schutz als das bisherige Verfahren, ohne jedoch Vertraulichkeit zu garantieren.</w:t>
        </w:r>
      </w:ins>
    </w:p>
    <w:p w14:paraId="342B1191" w14:textId="77777777" w:rsidR="00AD0481" w:rsidRPr="00814040" w:rsidRDefault="004C541D" w:rsidP="00AD0481">
      <w:pPr>
        <w:pStyle w:val="berschrift1"/>
      </w:pPr>
      <w:bookmarkStart w:id="115" w:name="_Toc173151449"/>
      <w:bookmarkStart w:id="116" w:name="_Toc203728870"/>
      <w:r>
        <w:t>Zertifikate und PKI</w:t>
      </w:r>
      <w:bookmarkEnd w:id="115"/>
      <w:bookmarkEnd w:id="116"/>
    </w:p>
    <w:p w14:paraId="734DB453" w14:textId="77777777" w:rsidR="00AC5B99" w:rsidRDefault="00AC5B99" w:rsidP="00AC5B99">
      <w:r>
        <w:t>Die Kommunikation wird durch Verwendung der Smart Metering PKI (SM-PKI) des BSI abgesichert. Die Vorgaben der Certificate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070BCD64" w14:textId="77777777" w:rsidR="00A43B0A" w:rsidRDefault="00A43B0A" w:rsidP="00A43B0A">
      <w:pPr>
        <w:pStyle w:val="berschrift2"/>
      </w:pPr>
      <w:bookmarkStart w:id="117" w:name="_Toc173151451"/>
      <w:bookmarkStart w:id="118" w:name="_Toc203728871"/>
      <w:r>
        <w:t>Vertrauensdiensteanbieter</w:t>
      </w:r>
      <w:bookmarkEnd w:id="117"/>
      <w:bookmarkEnd w:id="118"/>
    </w:p>
    <w:p w14:paraId="6AD324E8" w14:textId="77777777" w:rsidR="00A43B0A" w:rsidRPr="003C16C9" w:rsidRDefault="00A43B0A" w:rsidP="00A43B0A">
      <w:r>
        <w:t>Die Vertrauensdiensteanbieter müssen eine Sub-CA-Instanz gemäß der CP der SM-PKI sein.</w:t>
      </w:r>
    </w:p>
    <w:p w14:paraId="413BBF3C" w14:textId="77777777" w:rsidR="00A43B0A" w:rsidRPr="003C16C9" w:rsidRDefault="00A43B0A" w:rsidP="00A43B0A">
      <w:pPr>
        <w:pStyle w:val="berschrift2"/>
      </w:pPr>
      <w:bookmarkStart w:id="119" w:name="_Toc173151452"/>
      <w:bookmarkStart w:id="120" w:name="_Ref173165177"/>
      <w:bookmarkStart w:id="121" w:name="_Toc203728872"/>
      <w:r>
        <w:t>Verzeichnisdienst</w:t>
      </w:r>
      <w:bookmarkEnd w:id="119"/>
      <w:bookmarkEnd w:id="120"/>
      <w:bookmarkEnd w:id="121"/>
    </w:p>
    <w:p w14:paraId="2C242A74" w14:textId="77777777" w:rsidR="009B69F2" w:rsidRDefault="009B69F2" w:rsidP="009B69F2">
      <w:r>
        <w:t>Neben den von den Sub-CA gestellten Verzeichnisdiensten muss jeder Marktpartner einen dezentralen Verzeichnisdienst (siehe EDI@Energy-Dokument „Regelungen zum Verzeichnis</w:t>
      </w:r>
      <w:r>
        <w:softHyphen/>
        <w:t>dienst“) beauftragen oder betreiben, der Metadaten zu seinen verwendeten Zertifikaten und insbesondere zur API-Kennung den zughörigen Endpunkt (URL) der API veröffentlicht.</w:t>
      </w:r>
    </w:p>
    <w:p w14:paraId="027D6CD3" w14:textId="77777777" w:rsidR="00A43B0A" w:rsidRPr="003C16C9" w:rsidRDefault="009B69F2" w:rsidP="00A43B0A">
      <w:r>
        <w:rPr>
          <w:i/>
          <w:iCs/>
        </w:rPr>
        <w:t>Hinweis:</w:t>
      </w:r>
      <w:r>
        <w:t xml:space="preserve"> Die möglichen API-Kennungen sind im EDI@Energy-Dokument “Anwendungsübersicht der Prüfi</w:t>
      </w:r>
      <w:del w:id="122" w:author="Hunke, Simon" w:date="2026-06-10T16:39:00Z" w16du:dateUtc="2026-06-10T14:39:00Z">
        <w:r>
          <w:delText>n</w:delText>
        </w:r>
      </w:del>
      <w:r>
        <w:t>de</w:t>
      </w:r>
      <w:ins w:id="123" w:author="Hunke, Simon" w:date="2026-06-10T16:39:00Z" w16du:dateUtc="2026-06-10T14:39:00Z">
        <w:r>
          <w:t>n</w:t>
        </w:r>
      </w:ins>
      <w:r>
        <w:t>tifikatoren“ zu entnehmen.</w:t>
      </w:r>
    </w:p>
    <w:p w14:paraId="20C49579" w14:textId="77777777" w:rsidR="00A43B0A" w:rsidRDefault="00A43B0A" w:rsidP="00A43B0A">
      <w:pPr>
        <w:pStyle w:val="berschrift2"/>
      </w:pPr>
      <w:bookmarkStart w:id="124" w:name="_Toc173151453"/>
      <w:bookmarkStart w:id="125" w:name="_Toc203728873"/>
      <w:r>
        <w:t>Zertifikate: Parameter und Anforderungen</w:t>
      </w:r>
      <w:bookmarkEnd w:id="124"/>
      <w:bookmarkEnd w:id="125"/>
    </w:p>
    <w:p w14:paraId="30A70CFD" w14:textId="77777777" w:rsidR="00A43B0A" w:rsidRDefault="00A43B0A" w:rsidP="00A43B0A">
      <w:r>
        <w:t xml:space="preserve">Die Anforderungen an die Zertifikate ergeben sich aus der CP der genutzten SM-PKI; insbeson-dere gilt: </w:t>
      </w:r>
    </w:p>
    <w:p w14:paraId="13AA2213" w14:textId="77777777" w:rsidR="00A43B0A" w:rsidRDefault="00A43B0A" w:rsidP="00A43B0A">
      <w:pPr>
        <w:pStyle w:val="Aufzhlungszeichen"/>
      </w:pPr>
      <w:r>
        <w:t>der CommonName muss nach dem Schema &lt;</w:t>
      </w:r>
      <w:r>
        <w:rPr>
          <w:i/>
          <w:iCs/>
        </w:rPr>
        <w:t>org</w:t>
      </w:r>
      <w:r>
        <w:t>&gt;.EMT.</w:t>
      </w:r>
      <w:r>
        <w:rPr>
          <w:b/>
          <w:bCs/>
        </w:rPr>
        <w:t>API</w:t>
      </w:r>
      <w:r>
        <w:t>&lt;</w:t>
      </w:r>
      <w:r>
        <w:rPr>
          <w:i/>
          <w:iCs/>
        </w:rPr>
        <w:t>extension</w:t>
      </w:r>
      <w:r>
        <w:t>&gt; gebildet werden.</w:t>
      </w:r>
    </w:p>
    <w:p w14:paraId="00E9F66B" w14:textId="77777777" w:rsidR="00A43B0A" w:rsidRDefault="00A43B0A" w:rsidP="00A43B0A">
      <w:pPr>
        <w:pStyle w:val="Aufzhlungszeichen"/>
      </w:pPr>
      <w:r>
        <w:t>Das Feld Organisational Unit („OU“) des Subject muss die MP-ID enthalten.</w:t>
      </w:r>
    </w:p>
    <w:p w14:paraId="2A9F0D3C" w14:textId="77777777" w:rsidR="00A43B0A" w:rsidRDefault="00A43B0A" w:rsidP="00A43B0A">
      <w:pPr>
        <w:pStyle w:val="Aufzhlungszeichen"/>
      </w:pPr>
      <w:r>
        <w:t xml:space="preserve">Der Parameter im Feld „Alternativer Antragstellername“ mit der Ausprägung UniformResourceIdentifier muss vorhanden sein und die Adresse des genutzten Verzeichnisdiensts (siehe Kapitel </w:t>
      </w:r>
      <w:r>
        <w:fldChar w:fldCharType="begin"/>
      </w:r>
      <w:r>
        <w:instrText xml:space="preserve"> REF _Ref173165177 \r \h  \* MERGEFORMAT </w:instrText>
      </w:r>
      <w:r>
        <w:fldChar w:fldCharType="separate"/>
      </w:r>
      <w:r>
        <w:t>4.2</w:t>
      </w:r>
      <w:r>
        <w:fldChar w:fldCharType="end"/>
      </w:r>
      <w:r>
        <w:t>) beinhalten.</w:t>
      </w:r>
    </w:p>
    <w:p w14:paraId="32CB90A3" w14:textId="77777777" w:rsidR="00A43B0A" w:rsidRDefault="00A43B0A" w:rsidP="00A43B0A">
      <w:pPr>
        <w:pStyle w:val="Aufzhlungszeichen"/>
      </w:pPr>
      <w:r>
        <w:t>ein EMT.API-Zertifikat kann für einen oder mehrere API-Webdienste genutzt werden.</w:t>
      </w:r>
    </w:p>
    <w:p w14:paraId="46789A63" w14:textId="77777777" w:rsidR="00A43B0A" w:rsidRDefault="00A43B0A" w:rsidP="00A43B0A">
      <w:pPr>
        <w:pStyle w:val="berschrift2"/>
      </w:pPr>
      <w:bookmarkStart w:id="126" w:name="_Toc173151454"/>
      <w:bookmarkStart w:id="127" w:name="_Toc203728874"/>
      <w:r>
        <w:lastRenderedPageBreak/>
        <w:t>Übergangsregel</w:t>
      </w:r>
      <w:bookmarkEnd w:id="126"/>
      <w:r>
        <w:t>ung</w:t>
      </w:r>
      <w:bookmarkEnd w:id="127"/>
    </w:p>
    <w:p w14:paraId="1BC7B001" w14:textId="77777777" w:rsidR="00A43B0A" w:rsidRPr="00277C48" w:rsidRDefault="00A43B0A" w:rsidP="00A43B0A">
      <w:pPr>
        <w:pStyle w:val="Zwischenberschrift"/>
        <w:jc w:val="left"/>
        <w:rPr>
          <w:color w:val="000000" w:themeColor="text1"/>
        </w:rPr>
      </w:pPr>
      <w:r>
        <w:rPr>
          <w:b w:val="0"/>
          <w:color w:val="auto"/>
        </w:rPr>
        <w:t>Bereits ausgestellte und in der Marktkommunikation genutzte Zertifikate für die Nutzung der API-Webdienste zur prozessualen Abwicklung von Steuerungshandlungen in Verbindung mit intelligenten Messsystemen (iMS), die nicht den genannten Anforderungen entsprechen, dürfen bis zum Gültigkeitsende weiter genutzt werden.</w:t>
      </w:r>
    </w:p>
    <w:p w14:paraId="56B7E509" w14:textId="77777777" w:rsidR="00A43B0A" w:rsidRDefault="00A43B0A" w:rsidP="00A43B0A">
      <w:pPr>
        <w:pStyle w:val="berschrift2"/>
      </w:pPr>
      <w:bookmarkStart w:id="128" w:name="_Toc173151455"/>
      <w:bookmarkStart w:id="129" w:name="_Toc203728875"/>
      <w:r>
        <w:t>Zertifikatswechsel</w:t>
      </w:r>
      <w:bookmarkEnd w:id="128"/>
      <w:bookmarkEnd w:id="129"/>
    </w:p>
    <w:p w14:paraId="67DA7FD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4466E7FE" w14:textId="77777777" w:rsidR="00A43B0A" w:rsidRDefault="00A43B0A" w:rsidP="00A43B0A">
      <w:pPr>
        <w:pStyle w:val="berschrift2"/>
      </w:pPr>
      <w:bookmarkStart w:id="130" w:name="_Toc173151456"/>
      <w:bookmarkStart w:id="131" w:name="_Toc203728876"/>
      <w:r>
        <w:t>Rückruf und Sperrlisten</w:t>
      </w:r>
      <w:bookmarkEnd w:id="130"/>
      <w:bookmarkEnd w:id="131"/>
    </w:p>
    <w:p w14:paraId="3ADEDE67" w14:textId="77777777" w:rsidR="00A43B0A" w:rsidRDefault="00A43B0A" w:rsidP="00A43B0A">
      <w:r>
        <w:t>Will ein Zertifikatsinhaber sein Zertifikat vor Ablauf der Gültigkeitsfrist nicht mehr verwenden oder für ungültig erklären, so muss er sein Zertifikat über die Sperrlisten (CRL) seines CA-Anbie-ters zurückziehen lassen. Die Vorgaben und Regelungen für die Sperrung von Zertifikaten, Verarbeitung von Sperrlisten und der Aktualisierungs- und Prüfungszeiten ergeben sich aus der Certificate Policy (CP) der SM-PKI.</w:t>
      </w:r>
    </w:p>
    <w:p w14:paraId="1306FB2C" w14:textId="77777777" w:rsidR="00AC5B99" w:rsidRPr="00814040" w:rsidRDefault="00A43B0A" w:rsidP="00BA02F0">
      <w:r>
        <w:t>Wenn die CRL einer CA über die im Zertifikat eingetragene Certificate Revocation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0DDE9417" w14:textId="77777777" w:rsidR="00661C93" w:rsidRPr="00814040" w:rsidRDefault="00661C93">
      <w:pPr>
        <w:spacing w:after="200" w:line="276" w:lineRule="auto"/>
      </w:pPr>
      <w:r>
        <w:br w:type="page"/>
      </w:r>
    </w:p>
    <w:p w14:paraId="2EE3E650" w14:textId="77777777" w:rsidR="001E5195" w:rsidRPr="00814040" w:rsidRDefault="00661C93" w:rsidP="00661C93">
      <w:pPr>
        <w:pStyle w:val="berschrift1"/>
      </w:pPr>
      <w:bookmarkStart w:id="132" w:name="_Toc140239909"/>
      <w:bookmarkStart w:id="133" w:name="_Toc203728877"/>
      <w:r>
        <w:lastRenderedPageBreak/>
        <w:t>Quellen</w:t>
      </w:r>
      <w:bookmarkEnd w:id="132"/>
      <w:bookmarkEnd w:id="133"/>
    </w:p>
    <w:p w14:paraId="78074820" w14:textId="77777777" w:rsidR="00D373E5" w:rsidRPr="00D679D7" w:rsidRDefault="00D373E5" w:rsidP="00D373E5">
      <w:pPr>
        <w:spacing w:after="200" w:line="276" w:lineRule="auto"/>
        <w:ind w:left="1560" w:hanging="1560"/>
      </w:pPr>
      <w:r>
        <w:t>[BK6-21-282]</w:t>
      </w:r>
      <w:r>
        <w:tab/>
        <w:t>Beschluss (BK6-21-282) und Anlagen zur Absicherung der elektronischen Marktkom</w:t>
      </w:r>
      <w:r>
        <w:softHyphen/>
        <w:t>munikation Strom, Bundesnetzagentur, 31.03.2022.</w:t>
      </w:r>
    </w:p>
    <w:p w14:paraId="4A66F540" w14:textId="77777777" w:rsidR="00D373E5" w:rsidRDefault="00D373E5" w:rsidP="00D373E5">
      <w:pPr>
        <w:spacing w:after="200" w:line="276" w:lineRule="auto"/>
        <w:ind w:left="1560" w:hanging="1560"/>
      </w:pPr>
      <w:bookmarkStart w:id="134" w:name="_Hlk168313325"/>
      <w:r>
        <w:t>[BK6-22-128]</w:t>
      </w:r>
      <w:bookmarkEnd w:id="134"/>
      <w:r>
        <w:tab/>
        <w:t>Beschluss (BK6-22-128) und Anlagen zur prozessualen Abwicklung von Steuerungshandlungen in Verbindung mit intelligenten Messsystemen (iMS) (Universalbestellprozess), 21.11.2022.</w:t>
      </w:r>
    </w:p>
    <w:p w14:paraId="6ADB7B61" w14:textId="77777777" w:rsidR="00D373E5" w:rsidRPr="00760150" w:rsidRDefault="00D373E5" w:rsidP="00D373E5">
      <w:pPr>
        <w:spacing w:after="200" w:line="276" w:lineRule="auto"/>
        <w:ind w:left="1560" w:hanging="1560"/>
      </w:pPr>
      <w:r>
        <w:t>[BK6-22-024]</w:t>
      </w:r>
      <w:r>
        <w:tab/>
        <w:t>Beschluss (BK6-22-024) und Anlagen zu Regelungen für einen beschleunigten werktäglichen Lieferantenwechsel in 24 Stunden (LFW24), 21.03.2024.</w:t>
      </w:r>
    </w:p>
    <w:p w14:paraId="01191DFF" w14:textId="77777777" w:rsidR="00D373E5" w:rsidRPr="00133B95" w:rsidRDefault="00D373E5" w:rsidP="00D373E5">
      <w:pPr>
        <w:spacing w:after="200" w:line="276" w:lineRule="auto"/>
        <w:ind w:left="1560" w:hanging="1560"/>
      </w:pPr>
      <w:r>
        <w:rPr>
          <w:lang w:val="en-GB"/>
        </w:rPr>
        <w:t>[CP-SM-PKI]</w:t>
      </w:r>
      <w:r>
        <w:rPr>
          <w:lang w:val="en-GB"/>
        </w:rPr>
        <w:tab/>
        <w:t xml:space="preserve">Certificate Policy der Smart Metering PKI. </w:t>
      </w:r>
      <w:r>
        <w:t>Version 1.1.2, 25.01.2023.</w:t>
      </w:r>
      <w:r>
        <w:br/>
        <w:t>https://www.bsi.bund.de/dok/7615484</w:t>
      </w:r>
    </w:p>
    <w:p w14:paraId="3BA06686" w14:textId="77777777" w:rsidR="00CD40AE" w:rsidRDefault="00CD40AE" w:rsidP="00CD40AE">
      <w:pPr>
        <w:spacing w:after="200" w:line="276" w:lineRule="auto"/>
        <w:ind w:left="1560" w:hanging="1560"/>
        <w:rPr>
          <w:ins w:id="135" w:author="Hunke, Simon" w:date="2026-06-11T12:03:00Z" w16du:dateUtc="2026-06-11T10:03:00Z"/>
          <w:lang w:val="en-GB"/>
        </w:rPr>
      </w:pPr>
      <w:r>
        <w:rPr>
          <w:lang w:val="en-GB"/>
        </w:rPr>
        <w:t>[FIPS-186-5]</w:t>
      </w:r>
      <w:r>
        <w:rPr>
          <w:lang w:val="en-GB"/>
        </w:rPr>
        <w:tab/>
        <w:t>Federal Information Processing Standards Publication. (FIPS PUB) 186-5, Digital Signature Standard (DSS), 03.02.2023. https://doi.org/10.6028/NIST.FIPS.186-5</w:t>
      </w:r>
    </w:p>
    <w:p w14:paraId="138A06F0" w14:textId="77777777" w:rsidR="00A431FA" w:rsidRPr="00632A7F" w:rsidRDefault="00A431FA" w:rsidP="00CD40AE">
      <w:pPr>
        <w:spacing w:after="200" w:line="276" w:lineRule="auto"/>
        <w:ind w:left="1560" w:hanging="1560"/>
        <w:rPr>
          <w:lang w:val="en-GB"/>
        </w:rPr>
      </w:pPr>
      <w:ins w:id="136" w:author="Hunke, Simon" w:date="2026-06-11T12:03:00Z" w16du:dateUtc="2026-06-11T10:03:00Z">
        <w:r>
          <w:rPr>
            <w:lang w:val="en-GB"/>
          </w:rPr>
          <w:t>[JS2020]</w:t>
        </w:r>
        <w:r>
          <w:rPr>
            <w:lang w:val="en-GB"/>
          </w:rPr>
          <w:tab/>
          <w:t>JSON Schema: A Media Type for Describing JSON Documents. June 2020. https://json-schema.org/draft/2020-12/json-schema-core</w:t>
        </w:r>
      </w:ins>
    </w:p>
    <w:p w14:paraId="3138E57A" w14:textId="77777777" w:rsidR="00D373E5" w:rsidRPr="00275276" w:rsidRDefault="00D373E5" w:rsidP="00D373E5">
      <w:pPr>
        <w:spacing w:after="200" w:line="276" w:lineRule="auto"/>
        <w:ind w:left="1560" w:hanging="1560"/>
        <w:rPr>
          <w:lang w:val="en-US"/>
        </w:rPr>
      </w:pPr>
      <w:r>
        <w:rPr>
          <w:lang w:val="en-US"/>
        </w:rPr>
        <w:t>[RFC2119]</w:t>
      </w:r>
      <w:r>
        <w:rPr>
          <w:lang w:val="en-US"/>
        </w:rPr>
        <w:tab/>
        <w:t>Key words for use in RFCs to Indicate Requirement Levels. IETF RFC 2119. March 1997. https://www.rfc-editor.org/rfc/rfc2119</w:t>
      </w:r>
    </w:p>
    <w:p w14:paraId="6EC84D50" w14:textId="77777777" w:rsidR="00900AE5" w:rsidRDefault="00900AE5" w:rsidP="006171F8">
      <w:pPr>
        <w:spacing w:after="200" w:line="276" w:lineRule="auto"/>
        <w:ind w:left="1560" w:hanging="1560"/>
        <w:rPr>
          <w:lang w:val="en-US"/>
        </w:rPr>
      </w:pPr>
      <w:r>
        <w:rPr>
          <w:lang w:val="en-US"/>
        </w:rPr>
        <w:t>[RFC3986]</w:t>
      </w:r>
      <w:r>
        <w:rPr>
          <w:lang w:val="en-US"/>
        </w:rPr>
        <w:tab/>
        <w:t>Uniform Resource Identifier (URI): Generic Syntax. January 2005. https://www.rfc-editor.org/rfc/rfc3986</w:t>
      </w:r>
    </w:p>
    <w:p w14:paraId="154AE7A8" w14:textId="77777777" w:rsidR="006171F8" w:rsidRDefault="006171F8" w:rsidP="006171F8">
      <w:pPr>
        <w:spacing w:after="200" w:line="276" w:lineRule="auto"/>
        <w:ind w:left="1560" w:hanging="1560"/>
        <w:rPr>
          <w:lang w:val="en-US"/>
        </w:rPr>
      </w:pPr>
      <w:r>
        <w:rPr>
          <w:lang w:val="en-US"/>
        </w:rPr>
        <w:t>[RFC4648]</w:t>
      </w:r>
      <w:r>
        <w:rPr>
          <w:lang w:val="en-US"/>
        </w:rPr>
        <w:tab/>
        <w:t xml:space="preserve">The Base16, Base32, and Base64 Data Encodings. IETF RFC 4648. October 2006. https://www.rfc-editor.org/rfc/rfc4648 </w:t>
      </w:r>
    </w:p>
    <w:p w14:paraId="75A5D997" w14:textId="77777777" w:rsidR="00D373E5" w:rsidRDefault="00D373E5" w:rsidP="00D373E5">
      <w:pPr>
        <w:spacing w:after="200" w:line="276" w:lineRule="auto"/>
        <w:ind w:left="1560" w:hanging="1560"/>
        <w:rPr>
          <w:ins w:id="137" w:author="Hunke, Simon" w:date="2026-06-11T09:55:00Z" w16du:dateUtc="2026-06-11T07:55:00Z"/>
          <w:lang w:val="en-US"/>
        </w:rPr>
      </w:pPr>
      <w:r>
        <w:rPr>
          <w:lang w:val="en-US"/>
        </w:rPr>
        <w:t>[RFC6066]</w:t>
      </w:r>
      <w:r>
        <w:rPr>
          <w:lang w:val="en-US"/>
        </w:rPr>
        <w:tab/>
        <w:t xml:space="preserve">Transport Layer Security (TLS) Extensions: Extension Definitions, ITEF RFC 6066. Januar 2011. </w:t>
      </w:r>
      <w:ins w:id="138" w:author="Hunke, Simon" w:date="2026-06-11T09:55:00Z" w16du:dateUtc="2026-06-11T07:55:00Z">
        <w:r>
          <w:rPr>
            <w:lang w:val="en-US"/>
          </w:rPr>
          <w:t>https://www.rfc-editor.org/rfc/rfc6066</w:t>
        </w:r>
      </w:ins>
    </w:p>
    <w:p w14:paraId="76997395" w14:textId="77777777" w:rsidR="00E52C78" w:rsidRPr="00275276" w:rsidRDefault="00E52C78" w:rsidP="00D373E5">
      <w:pPr>
        <w:spacing w:after="200" w:line="276" w:lineRule="auto"/>
        <w:ind w:left="1560" w:hanging="1560"/>
        <w:rPr>
          <w:lang w:val="en-US"/>
        </w:rPr>
      </w:pPr>
      <w:ins w:id="139" w:author="Hunke, Simon" w:date="2026-06-11T09:55:00Z" w16du:dateUtc="2026-06-11T07:55:00Z">
        <w:r>
          <w:rPr>
            <w:lang w:val="en-US"/>
          </w:rPr>
          <w:t>[RFC7515]</w:t>
        </w:r>
        <w:r>
          <w:rPr>
            <w:lang w:val="en-US"/>
          </w:rPr>
          <w:tab/>
          <w:t>JSON Web Signature (JWS). IETF RFC 7515. May 2015. https://www.rfc-editor.org/rfc/rfc7515</w:t>
        </w:r>
      </w:ins>
    </w:p>
    <w:p w14:paraId="77F41389" w14:textId="77777777" w:rsidR="00D373E5" w:rsidRPr="00275276" w:rsidRDefault="00D373E5" w:rsidP="00D373E5">
      <w:pPr>
        <w:spacing w:after="200" w:line="276" w:lineRule="auto"/>
        <w:ind w:left="1560" w:hanging="1560"/>
        <w:rPr>
          <w:lang w:val="en-US"/>
        </w:rPr>
      </w:pPr>
      <w:r>
        <w:rPr>
          <w:lang w:val="en-US"/>
        </w:rPr>
        <w:t>[RFC8449]</w:t>
      </w:r>
      <w:r>
        <w:rPr>
          <w:lang w:val="en-US"/>
        </w:rPr>
        <w:tab/>
        <w:t>Record Size Limit Extension for TLS</w:t>
      </w:r>
      <w:ins w:id="140" w:author="Hunke, Simon" w:date="2026-06-11T09:56:00Z" w16du:dateUtc="2026-06-11T07:56:00Z">
        <w:r>
          <w:rPr>
            <w:lang w:val="en-US"/>
          </w:rPr>
          <w:t>.</w:t>
        </w:r>
      </w:ins>
      <w:r>
        <w:rPr>
          <w:lang w:val="en-US"/>
        </w:rPr>
        <w:t xml:space="preserve"> IETF RFC 8449. August 2018. https://www.rfc-editor.org/rfc/rfc8449</w:t>
      </w:r>
    </w:p>
    <w:p w14:paraId="699E6B13" w14:textId="77777777" w:rsidR="00D373E5" w:rsidRPr="00277C48" w:rsidRDefault="00D373E5" w:rsidP="00D373E5">
      <w:pPr>
        <w:spacing w:after="200" w:line="276" w:lineRule="auto"/>
        <w:ind w:left="1560" w:hanging="1560"/>
        <w:rPr>
          <w:lang w:val="en-US"/>
        </w:rPr>
      </w:pPr>
      <w:r>
        <w:rPr>
          <w:lang w:val="en-US"/>
        </w:rPr>
        <w:t>[RFC8785]</w:t>
      </w:r>
      <w:r>
        <w:rPr>
          <w:lang w:val="en-US"/>
        </w:rPr>
        <w:tab/>
        <w:t>JSON Canonicalization Scheme (JCS). IETF RFC 8785. June 2020. https://www.rfc-editor.org/rfc/rfc8785</w:t>
      </w:r>
    </w:p>
    <w:p w14:paraId="7D7E9EED" w14:textId="77777777" w:rsidR="001053A5" w:rsidRDefault="001053A5" w:rsidP="001053A5">
      <w:pPr>
        <w:spacing w:after="200" w:line="276" w:lineRule="auto"/>
        <w:ind w:left="1560" w:hanging="1560"/>
        <w:rPr>
          <w:lang w:val="en-US"/>
        </w:rPr>
      </w:pPr>
      <w:r>
        <w:rPr>
          <w:lang w:val="en-US"/>
        </w:rPr>
        <w:t>[RFC9440]</w:t>
      </w:r>
      <w:r>
        <w:rPr>
          <w:lang w:val="en-US"/>
        </w:rPr>
        <w:tab/>
        <w:t xml:space="preserve">Client-Cert HTTP Header Field. IETF RFC 9440. July 2023. </w:t>
      </w:r>
      <w:r>
        <w:rPr>
          <w:lang w:val="en-US"/>
        </w:rPr>
        <w:br/>
        <w:t>https://www.rfc-editor.org/rfc/rfc9440</w:t>
      </w:r>
    </w:p>
    <w:p w14:paraId="7DA3E0EE" w14:textId="77777777" w:rsidR="00D87BAE" w:rsidRPr="0025061D" w:rsidRDefault="00D87BAE" w:rsidP="00D87BAE">
      <w:pPr>
        <w:spacing w:after="200" w:line="276" w:lineRule="auto"/>
        <w:ind w:left="1560" w:hanging="1560"/>
      </w:pPr>
      <w:r>
        <w:rPr>
          <w:lang w:val="en-US"/>
        </w:rPr>
        <w:t>[TR03111]</w:t>
      </w:r>
      <w:r>
        <w:rPr>
          <w:lang w:val="en-US"/>
        </w:rPr>
        <w:tab/>
        <w:t xml:space="preserve">Technical Guideline BSI TR-03111 Elliptic Curve Cryptography. </w:t>
      </w:r>
      <w:r>
        <w:t>01.06.2018.</w:t>
      </w:r>
      <w:r>
        <w:br/>
        <w:t>https://www.bsi.bund.de/dok/TR-03111</w:t>
      </w:r>
    </w:p>
    <w:p w14:paraId="12F90DF7" w14:textId="77777777" w:rsidR="00D373E5" w:rsidRPr="00672C87" w:rsidRDefault="00D373E5" w:rsidP="00D373E5">
      <w:pPr>
        <w:spacing w:after="200" w:line="276" w:lineRule="auto"/>
        <w:ind w:left="1560" w:hanging="1560"/>
      </w:pPr>
      <w:r>
        <w:lastRenderedPageBreak/>
        <w:t>[TR03116-3]</w:t>
      </w:r>
      <w:r>
        <w:tab/>
        <w:t xml:space="preserve">Technische Richtlinie BSI TR-03116 Kryptographische Vorgaben für Projekte der Bundesregierung. Teil 3: Intelligente Messsysteme. </w:t>
      </w:r>
      <w:r>
        <w:rPr>
          <w:rFonts w:ascii="Calibri" w:hAnsi="Calibri" w:cs="Calibri"/>
          <w:color w:val="000000"/>
          <w:shd w:val="clear" w:color="auto" w:fill="FFFFFF"/>
        </w:rPr>
        <w:t>13.12.2024.</w:t>
      </w:r>
      <w:r>
        <w:br/>
      </w:r>
      <w:r>
        <w:rPr>
          <w:sz w:val="15"/>
          <w:szCs w:val="15"/>
        </w:rPr>
        <w:t>https://www.bsi.bund.de/SharedDocs/Downloads/DE/BSI/Publikationen/TechnischeRichtlinien/TR03116/BSI-TR-03116-3.html</w:t>
      </w:r>
    </w:p>
    <w:p w14:paraId="779967D0" w14:textId="77777777" w:rsidR="005B322F" w:rsidRDefault="00000000">
      <w:pPr>
        <w:pStyle w:val="berschrift1"/>
      </w:pPr>
      <w:ins w:id="141" w:author="E.ON" w:date="2026-06-11T14:00:00Z">
        <w:r>
          <w:t>6 Vollständiges Beispiel: HTTP Header Signatur nach RFC 9421</w:t>
        </w:r>
      </w:ins>
    </w:p>
    <w:p w14:paraId="53308169" w14:textId="77777777" w:rsidR="005B322F" w:rsidRDefault="00000000">
      <w:ins w:id="142" w:author="E.ON" w:date="2026-06-11T14:00:00Z">
        <w:r>
          <w:t>Dieses Kapitel zeigt ein vollständiges, normatives Beispiel für eine HTTP-Anfrage mit Header-Signatur nach RFC 9421 + RFC 9530. Das Beispiel wurde validiert und entspricht allen Anforderungen aus Kapitel 3.3.</w:t>
        </w:r>
      </w:ins>
    </w:p>
    <w:p w14:paraId="06E173E3" w14:textId="77777777" w:rsidR="005B322F" w:rsidRDefault="00000000">
      <w:pPr>
        <w:pStyle w:val="berschrift2"/>
      </w:pPr>
      <w:ins w:id="143" w:author="E.ON" w:date="2026-06-11T14:00:00Z">
        <w:r>
          <w:t>6.1 Ausgangs-Request (vor Signierung)</w:t>
        </w:r>
      </w:ins>
    </w:p>
    <w:p w14:paraId="12277DAC" w14:textId="77777777" w:rsidR="005B322F" w:rsidRDefault="00000000">
      <w:ins w:id="144" w:author="E.ON" w:date="2026-06-11T14:00:00Z">
        <w:r>
          <w:t>Folgender HTTP/2-Request soll signiert werden:</w:t>
        </w:r>
      </w:ins>
    </w:p>
    <w:p w14:paraId="100CD76D" w14:textId="77777777" w:rsidR="005B322F" w:rsidRPr="00EA4C53" w:rsidRDefault="00000000">
      <w:pPr>
        <w:rPr>
          <w:lang w:val="en-US"/>
          <w:rPrChange w:id="145" w:author="Edgar Jung" w:date="2026-06-11T22:10:00Z" w16du:dateUtc="2026-06-11T20:10:00Z">
            <w:rPr/>
          </w:rPrChange>
        </w:rPr>
      </w:pPr>
      <w:ins w:id="146" w:author="E.ON" w:date="2026-06-11T14:00:00Z">
        <w:r w:rsidRPr="00EA4C53">
          <w:rPr>
            <w:rFonts w:ascii="Courier New" w:hAnsi="Courier New"/>
            <w:sz w:val="18"/>
            <w:lang w:val="en-US"/>
            <w:rPrChange w:id="147" w:author="Edgar Jung" w:date="2026-06-11T22:10:00Z" w16du:dateUtc="2026-06-11T20:10:00Z">
              <w:rPr>
                <w:rFonts w:ascii="Courier New" w:hAnsi="Courier New"/>
                <w:sz w:val="18"/>
              </w:rPr>
            </w:rPrChange>
          </w:rPr>
          <w:t>POST /</w:t>
        </w:r>
        <w:proofErr w:type="spellStart"/>
        <w:r w:rsidRPr="00EA4C53">
          <w:rPr>
            <w:rFonts w:ascii="Courier New" w:hAnsi="Courier New"/>
            <w:sz w:val="18"/>
            <w:lang w:val="en-US"/>
            <w:rPrChange w:id="148" w:author="Edgar Jung" w:date="2026-06-11T22:10:00Z" w16du:dateUtc="2026-06-11T20:10:00Z">
              <w:rPr>
                <w:rFonts w:ascii="Courier New" w:hAnsi="Courier New"/>
                <w:sz w:val="18"/>
              </w:rPr>
            </w:rPrChange>
          </w:rPr>
          <w:t>malo</w:t>
        </w:r>
        <w:proofErr w:type="spellEnd"/>
        <w:r w:rsidRPr="00EA4C53">
          <w:rPr>
            <w:rFonts w:ascii="Courier New" w:hAnsi="Courier New"/>
            <w:sz w:val="18"/>
            <w:lang w:val="en-US"/>
            <w:rPrChange w:id="149" w:author="Edgar Jung" w:date="2026-06-11T22:10:00Z" w16du:dateUtc="2026-06-11T20:10:00Z">
              <w:rPr>
                <w:rFonts w:ascii="Courier New" w:hAnsi="Courier New"/>
                <w:sz w:val="18"/>
              </w:rPr>
            </w:rPrChange>
          </w:rPr>
          <w:t>/ident HTTP/2</w:t>
        </w:r>
      </w:ins>
    </w:p>
    <w:p w14:paraId="57B11CF4" w14:textId="77777777" w:rsidR="005B322F" w:rsidRPr="00EA4C53" w:rsidRDefault="00000000">
      <w:pPr>
        <w:rPr>
          <w:lang w:val="en-US"/>
          <w:rPrChange w:id="150" w:author="Edgar Jung" w:date="2026-06-11T22:10:00Z" w16du:dateUtc="2026-06-11T20:10:00Z">
            <w:rPr/>
          </w:rPrChange>
        </w:rPr>
      </w:pPr>
      <w:ins w:id="151" w:author="E.ON" w:date="2026-06-11T14:00:00Z">
        <w:r w:rsidRPr="00EA4C53">
          <w:rPr>
            <w:rFonts w:ascii="Courier New" w:hAnsi="Courier New"/>
            <w:sz w:val="18"/>
            <w:lang w:val="en-US"/>
            <w:rPrChange w:id="152" w:author="Edgar Jung" w:date="2026-06-11T22:10:00Z" w16du:dateUtc="2026-06-11T20:10:00Z">
              <w:rPr>
                <w:rFonts w:ascii="Courier New" w:hAnsi="Courier New"/>
                <w:sz w:val="18"/>
              </w:rPr>
            </w:rPrChange>
          </w:rPr>
          <w:t>Host: makohub.com</w:t>
        </w:r>
      </w:ins>
    </w:p>
    <w:p w14:paraId="40B0AADC" w14:textId="77777777" w:rsidR="005B322F" w:rsidRPr="00EA4C53" w:rsidRDefault="00000000">
      <w:pPr>
        <w:rPr>
          <w:lang w:val="en-US"/>
          <w:rPrChange w:id="153" w:author="Edgar Jung" w:date="2026-06-11T22:10:00Z" w16du:dateUtc="2026-06-11T20:10:00Z">
            <w:rPr/>
          </w:rPrChange>
        </w:rPr>
      </w:pPr>
      <w:ins w:id="154" w:author="E.ON" w:date="2026-06-11T14:00:00Z">
        <w:r w:rsidRPr="00EA4C53">
          <w:rPr>
            <w:rFonts w:ascii="Courier New" w:hAnsi="Courier New"/>
            <w:sz w:val="18"/>
            <w:lang w:val="en-US"/>
            <w:rPrChange w:id="155" w:author="Edgar Jung" w:date="2026-06-11T22:10:00Z" w16du:dateUtc="2026-06-11T20:10:00Z">
              <w:rPr>
                <w:rFonts w:ascii="Courier New" w:hAnsi="Courier New"/>
                <w:sz w:val="18"/>
              </w:rPr>
            </w:rPrChange>
          </w:rPr>
          <w:t>Content-Type: application/</w:t>
        </w:r>
        <w:proofErr w:type="spellStart"/>
        <w:r w:rsidRPr="00EA4C53">
          <w:rPr>
            <w:rFonts w:ascii="Courier New" w:hAnsi="Courier New"/>
            <w:sz w:val="18"/>
            <w:lang w:val="en-US"/>
            <w:rPrChange w:id="156" w:author="Edgar Jung" w:date="2026-06-11T22:10:00Z" w16du:dateUtc="2026-06-11T20:10:00Z">
              <w:rPr>
                <w:rFonts w:ascii="Courier New" w:hAnsi="Courier New"/>
                <w:sz w:val="18"/>
              </w:rPr>
            </w:rPrChange>
          </w:rPr>
          <w:t>json</w:t>
        </w:r>
      </w:ins>
      <w:proofErr w:type="spellEnd"/>
    </w:p>
    <w:p w14:paraId="54979B2E" w14:textId="77777777" w:rsidR="005B322F" w:rsidRPr="00EA4C53" w:rsidRDefault="00000000">
      <w:pPr>
        <w:rPr>
          <w:lang w:val="en-US"/>
          <w:rPrChange w:id="157" w:author="Edgar Jung" w:date="2026-06-11T22:10:00Z" w16du:dateUtc="2026-06-11T20:10:00Z">
            <w:rPr/>
          </w:rPrChange>
        </w:rPr>
      </w:pPr>
      <w:ins w:id="158" w:author="E.ON" w:date="2026-06-11T14:00:00Z">
        <w:r w:rsidRPr="00EA4C53">
          <w:rPr>
            <w:rFonts w:ascii="Courier New" w:hAnsi="Courier New"/>
            <w:sz w:val="18"/>
            <w:lang w:val="en-US"/>
            <w:rPrChange w:id="159" w:author="Edgar Jung" w:date="2026-06-11T22:10:00Z" w16du:dateUtc="2026-06-11T20:10:00Z">
              <w:rPr>
                <w:rFonts w:ascii="Courier New" w:hAnsi="Courier New"/>
                <w:sz w:val="18"/>
              </w:rPr>
            </w:rPrChange>
          </w:rPr>
          <w:t>Accept: application/</w:t>
        </w:r>
        <w:proofErr w:type="spellStart"/>
        <w:r w:rsidRPr="00EA4C53">
          <w:rPr>
            <w:rFonts w:ascii="Courier New" w:hAnsi="Courier New"/>
            <w:sz w:val="18"/>
            <w:lang w:val="en-US"/>
            <w:rPrChange w:id="160" w:author="Edgar Jung" w:date="2026-06-11T22:10:00Z" w16du:dateUtc="2026-06-11T20:10:00Z">
              <w:rPr>
                <w:rFonts w:ascii="Courier New" w:hAnsi="Courier New"/>
                <w:sz w:val="18"/>
              </w:rPr>
            </w:rPrChange>
          </w:rPr>
          <w:t>json</w:t>
        </w:r>
      </w:ins>
      <w:proofErr w:type="spellEnd"/>
    </w:p>
    <w:p w14:paraId="572904B5" w14:textId="77777777" w:rsidR="005B322F" w:rsidRPr="00EA4C53" w:rsidRDefault="00000000">
      <w:pPr>
        <w:rPr>
          <w:lang w:val="en-US"/>
          <w:rPrChange w:id="161" w:author="Edgar Jung" w:date="2026-06-11T22:10:00Z" w16du:dateUtc="2026-06-11T20:10:00Z">
            <w:rPr/>
          </w:rPrChange>
        </w:rPr>
      </w:pPr>
      <w:ins w:id="162" w:author="E.ON" w:date="2026-06-11T14:00:00Z">
        <w:r w:rsidRPr="00EA4C53">
          <w:rPr>
            <w:rFonts w:ascii="Courier New" w:hAnsi="Courier New"/>
            <w:sz w:val="18"/>
            <w:lang w:val="en-US"/>
            <w:rPrChange w:id="163" w:author="Edgar Jung" w:date="2026-06-11T22:10:00Z" w16du:dateUtc="2026-06-11T20:10:00Z">
              <w:rPr>
                <w:rFonts w:ascii="Courier New" w:hAnsi="Courier New"/>
                <w:sz w:val="18"/>
              </w:rPr>
            </w:rPrChange>
          </w:rPr>
          <w:t>Date: Sun, 01 Feb 2026 10:15:30 GMT</w:t>
        </w:r>
      </w:ins>
    </w:p>
    <w:p w14:paraId="5BA67B27" w14:textId="77777777" w:rsidR="005B322F" w:rsidRPr="00EA4C53" w:rsidRDefault="00000000">
      <w:pPr>
        <w:rPr>
          <w:lang w:val="en-US"/>
          <w:rPrChange w:id="164" w:author="Edgar Jung" w:date="2026-06-11T22:10:00Z" w16du:dateUtc="2026-06-11T20:10:00Z">
            <w:rPr/>
          </w:rPrChange>
        </w:rPr>
      </w:pPr>
      <w:ins w:id="165" w:author="E.ON" w:date="2026-06-11T14:00:00Z">
        <w:r w:rsidRPr="00EA4C53">
          <w:rPr>
            <w:rFonts w:ascii="Courier New" w:hAnsi="Courier New"/>
            <w:sz w:val="18"/>
            <w:lang w:val="en-US"/>
            <w:rPrChange w:id="166" w:author="Edgar Jung" w:date="2026-06-11T22:10:00Z" w16du:dateUtc="2026-06-11T20:10:00Z">
              <w:rPr>
                <w:rFonts w:ascii="Courier New" w:hAnsi="Courier New"/>
                <w:sz w:val="18"/>
              </w:rPr>
            </w:rPrChange>
          </w:rPr>
          <w:t>X-Request-ID: 7b5d3e2a-4c1a-4c0b-9e2a-1fd2c9a2b7d1</w:t>
        </w:r>
      </w:ins>
    </w:p>
    <w:p w14:paraId="1CCF7A7C" w14:textId="77777777" w:rsidR="005B322F" w:rsidRPr="00EA4C53" w:rsidRDefault="00000000">
      <w:pPr>
        <w:rPr>
          <w:lang w:val="en-US"/>
          <w:rPrChange w:id="167" w:author="Edgar Jung" w:date="2026-06-11T22:10:00Z" w16du:dateUtc="2026-06-11T20:10:00Z">
            <w:rPr/>
          </w:rPrChange>
        </w:rPr>
      </w:pPr>
      <w:ins w:id="168" w:author="E.ON" w:date="2026-06-11T14:00:00Z">
        <w:r w:rsidRPr="00EA4C53">
          <w:rPr>
            <w:rFonts w:ascii="Courier New" w:hAnsi="Courier New"/>
            <w:sz w:val="18"/>
            <w:lang w:val="en-US"/>
            <w:rPrChange w:id="169" w:author="Edgar Jung" w:date="2026-06-11T22:10:00Z" w16du:dateUtc="2026-06-11T20:10:00Z">
              <w:rPr>
                <w:rFonts w:ascii="Courier New" w:hAnsi="Courier New"/>
                <w:sz w:val="18"/>
              </w:rPr>
            </w:rPrChange>
          </w:rPr>
          <w:t xml:space="preserve">X-Api-Spec-Ref: </w:t>
        </w:r>
        <w:proofErr w:type="spellStart"/>
        <w:proofErr w:type="gramStart"/>
        <w:r w:rsidRPr="00EA4C53">
          <w:rPr>
            <w:rFonts w:ascii="Courier New" w:hAnsi="Courier New"/>
            <w:sz w:val="18"/>
            <w:lang w:val="en-US"/>
            <w:rPrChange w:id="170" w:author="Edgar Jung" w:date="2026-06-11T22:10:00Z" w16du:dateUtc="2026-06-11T20:10:00Z">
              <w:rPr>
                <w:rFonts w:ascii="Courier New" w:hAnsi="Courier New"/>
                <w:sz w:val="18"/>
              </w:rPr>
            </w:rPrChange>
          </w:rPr>
          <w:t>git:EDI</w:t>
        </w:r>
        <w:proofErr w:type="gramEnd"/>
        <w:r w:rsidRPr="00EA4C53">
          <w:rPr>
            <w:rFonts w:ascii="Courier New" w:hAnsi="Courier New"/>
            <w:sz w:val="18"/>
            <w:lang w:val="en-US"/>
            <w:rPrChange w:id="171" w:author="Edgar Jung" w:date="2026-06-11T22:10:00Z" w16du:dateUtc="2026-06-11T20:10:00Z">
              <w:rPr>
                <w:rFonts w:ascii="Courier New" w:hAnsi="Courier New"/>
                <w:sz w:val="18"/>
              </w:rPr>
            </w:rPrChange>
          </w:rPr>
          <w:t>-Energy</w:t>
        </w:r>
        <w:proofErr w:type="spellEnd"/>
        <w:r w:rsidRPr="00EA4C53">
          <w:rPr>
            <w:rFonts w:ascii="Courier New" w:hAnsi="Courier New"/>
            <w:sz w:val="18"/>
            <w:lang w:val="en-US"/>
            <w:rPrChange w:id="172" w:author="Edgar Jung" w:date="2026-06-11T22:10:00Z" w16du:dateUtc="2026-06-11T20:10:00Z">
              <w:rPr>
                <w:rFonts w:ascii="Courier New" w:hAnsi="Courier New"/>
                <w:sz w:val="18"/>
              </w:rPr>
            </w:rPrChange>
          </w:rPr>
          <w:t>/api-electricity@2026-02-02</w:t>
        </w:r>
      </w:ins>
    </w:p>
    <w:p w14:paraId="5E9AAF6D" w14:textId="77777777" w:rsidR="005B322F" w:rsidRPr="00EA4C53" w:rsidDel="00547087" w:rsidRDefault="00000000">
      <w:pPr>
        <w:rPr>
          <w:del w:id="173" w:author="Edgar Jung" w:date="2026-06-11T22:27:00Z" w16du:dateUtc="2026-06-11T20:27:00Z"/>
          <w:lang w:val="en-US"/>
          <w:rPrChange w:id="174" w:author="Edgar Jung" w:date="2026-06-11T22:10:00Z" w16du:dateUtc="2026-06-11T20:10:00Z">
            <w:rPr>
              <w:del w:id="175" w:author="Edgar Jung" w:date="2026-06-11T22:27:00Z" w16du:dateUtc="2026-06-11T20:27:00Z"/>
            </w:rPr>
          </w:rPrChange>
        </w:rPr>
      </w:pPr>
      <w:ins w:id="176" w:author="E.ON" w:date="2026-06-11T14:00:00Z">
        <w:r w:rsidRPr="00EA4C53">
          <w:rPr>
            <w:rFonts w:ascii="Courier New" w:hAnsi="Courier New"/>
            <w:sz w:val="18"/>
            <w:lang w:val="en-US"/>
            <w:rPrChange w:id="177" w:author="Edgar Jung" w:date="2026-06-11T22:10:00Z" w16du:dateUtc="2026-06-11T20:10:00Z">
              <w:rPr>
                <w:rFonts w:ascii="Courier New" w:hAnsi="Courier New"/>
                <w:sz w:val="18"/>
              </w:rPr>
            </w:rPrChange>
          </w:rPr>
          <w:t>X-Api-Spec-Version: 1.2</w:t>
        </w:r>
      </w:ins>
    </w:p>
    <w:p w14:paraId="6F48D444" w14:textId="77777777" w:rsidR="005B322F" w:rsidRPr="00EA4C53" w:rsidRDefault="005B322F">
      <w:pPr>
        <w:rPr>
          <w:lang w:val="en-US"/>
          <w:rPrChange w:id="178" w:author="Edgar Jung" w:date="2026-06-11T22:10:00Z" w16du:dateUtc="2026-06-11T20:10:00Z">
            <w:rPr/>
          </w:rPrChange>
        </w:rPr>
      </w:pPr>
    </w:p>
    <w:p w14:paraId="58043594" w14:textId="77777777" w:rsidR="005B322F" w:rsidRPr="00EA4C53" w:rsidRDefault="00000000">
      <w:pPr>
        <w:rPr>
          <w:lang w:val="en-US"/>
          <w:rPrChange w:id="179" w:author="Edgar Jung" w:date="2026-06-11T22:10:00Z" w16du:dateUtc="2026-06-11T20:10:00Z">
            <w:rPr/>
          </w:rPrChange>
        </w:rPr>
      </w:pPr>
      <w:ins w:id="180" w:author="E.ON" w:date="2026-06-11T14:00:00Z">
        <w:r w:rsidRPr="00EA4C53">
          <w:rPr>
            <w:rFonts w:ascii="Courier New" w:hAnsi="Courier New"/>
            <w:sz w:val="18"/>
            <w:lang w:val="en-US"/>
            <w:rPrChange w:id="181" w:author="Edgar Jung" w:date="2026-06-11T22:10:00Z" w16du:dateUtc="2026-06-11T20:10:00Z">
              <w:rPr>
                <w:rFonts w:ascii="Courier New" w:hAnsi="Courier New"/>
                <w:sz w:val="18"/>
              </w:rPr>
            </w:rPrChange>
          </w:rPr>
          <w:t>{</w:t>
        </w:r>
      </w:ins>
    </w:p>
    <w:p w14:paraId="348858CA" w14:textId="77777777" w:rsidR="005B322F" w:rsidRPr="00EA4C53" w:rsidRDefault="00000000">
      <w:pPr>
        <w:rPr>
          <w:lang w:val="en-US"/>
          <w:rPrChange w:id="182" w:author="Edgar Jung" w:date="2026-06-11T22:10:00Z" w16du:dateUtc="2026-06-11T20:10:00Z">
            <w:rPr/>
          </w:rPrChange>
        </w:rPr>
      </w:pPr>
      <w:ins w:id="183" w:author="E.ON" w:date="2026-06-11T14:00:00Z">
        <w:r w:rsidRPr="00EA4C53">
          <w:rPr>
            <w:rFonts w:ascii="Courier New" w:hAnsi="Courier New"/>
            <w:sz w:val="18"/>
            <w:lang w:val="en-US"/>
            <w:rPrChange w:id="184" w:author="Edgar Jung" w:date="2026-06-11T22:10:00Z" w16du:dateUtc="2026-06-11T20:10:00Z">
              <w:rPr>
                <w:rFonts w:ascii="Courier New" w:hAnsi="Courier New"/>
                <w:sz w:val="18"/>
              </w:rPr>
            </w:rPrChange>
          </w:rPr>
          <w:t xml:space="preserve">  "address</w:t>
        </w:r>
        <w:proofErr w:type="gramStart"/>
        <w:r w:rsidRPr="00EA4C53">
          <w:rPr>
            <w:rFonts w:ascii="Courier New" w:hAnsi="Courier New"/>
            <w:sz w:val="18"/>
            <w:lang w:val="en-US"/>
            <w:rPrChange w:id="185" w:author="Edgar Jung" w:date="2026-06-11T22:10:00Z" w16du:dateUtc="2026-06-11T20:10:00Z">
              <w:rPr>
                <w:rFonts w:ascii="Courier New" w:hAnsi="Courier New"/>
                <w:sz w:val="18"/>
              </w:rPr>
            </w:rPrChange>
          </w:rPr>
          <w:t>": {"</w:t>
        </w:r>
        <w:proofErr w:type="gramEnd"/>
        <w:r w:rsidRPr="00EA4C53">
          <w:rPr>
            <w:rFonts w:ascii="Courier New" w:hAnsi="Courier New"/>
            <w:sz w:val="18"/>
            <w:lang w:val="en-US"/>
            <w:rPrChange w:id="186" w:author="Edgar Jung" w:date="2026-06-11T22:10:00Z" w16du:dateUtc="2026-06-11T20:10:00Z">
              <w:rPr>
                <w:rFonts w:ascii="Courier New" w:hAnsi="Courier New"/>
                <w:sz w:val="18"/>
              </w:rPr>
            </w:rPrChange>
          </w:rPr>
          <w:t xml:space="preserve">zip": </w:t>
        </w:r>
        <w:proofErr w:type="gramStart"/>
        <w:r w:rsidRPr="00EA4C53">
          <w:rPr>
            <w:rFonts w:ascii="Courier New" w:hAnsi="Courier New"/>
            <w:sz w:val="18"/>
            <w:lang w:val="en-US"/>
            <w:rPrChange w:id="187" w:author="Edgar Jung" w:date="2026-06-11T22:10:00Z" w16du:dateUtc="2026-06-11T20:10:00Z">
              <w:rPr>
                <w:rFonts w:ascii="Courier New" w:hAnsi="Courier New"/>
                <w:sz w:val="18"/>
              </w:rPr>
            </w:rPrChange>
          </w:rPr>
          <w:t>80001},</w:t>
        </w:r>
      </w:ins>
      <w:proofErr w:type="gramEnd"/>
    </w:p>
    <w:p w14:paraId="6DC3180B" w14:textId="77777777" w:rsidR="005B322F" w:rsidRPr="00EA4C53" w:rsidRDefault="00000000">
      <w:pPr>
        <w:rPr>
          <w:lang w:val="en-US"/>
          <w:rPrChange w:id="188" w:author="Edgar Jung" w:date="2026-06-11T22:10:00Z" w16du:dateUtc="2026-06-11T20:10:00Z">
            <w:rPr/>
          </w:rPrChange>
        </w:rPr>
      </w:pPr>
      <w:ins w:id="189" w:author="E.ON" w:date="2026-06-11T14:00:00Z">
        <w:r w:rsidRPr="00EA4C53">
          <w:rPr>
            <w:rFonts w:ascii="Courier New" w:hAnsi="Courier New"/>
            <w:sz w:val="18"/>
            <w:lang w:val="en-US"/>
            <w:rPrChange w:id="190" w:author="Edgar Jung" w:date="2026-06-11T22:10:00Z" w16du:dateUtc="2026-06-11T20:10:00Z">
              <w:rPr>
                <w:rFonts w:ascii="Courier New" w:hAnsi="Courier New"/>
                <w:sz w:val="18"/>
              </w:rPr>
            </w:rPrChange>
          </w:rPr>
          <w:t xml:space="preserve">  "</w:t>
        </w:r>
        <w:proofErr w:type="spellStart"/>
        <w:r w:rsidRPr="00EA4C53">
          <w:rPr>
            <w:rFonts w:ascii="Courier New" w:hAnsi="Courier New"/>
            <w:sz w:val="18"/>
            <w:lang w:val="en-US"/>
            <w:rPrChange w:id="191" w:author="Edgar Jung" w:date="2026-06-11T22:10:00Z" w16du:dateUtc="2026-06-11T20:10:00Z">
              <w:rPr>
                <w:rFonts w:ascii="Courier New" w:hAnsi="Courier New"/>
                <w:sz w:val="18"/>
              </w:rPr>
            </w:rPrChange>
          </w:rPr>
          <w:t>customerNumber</w:t>
        </w:r>
        <w:proofErr w:type="spellEnd"/>
        <w:r w:rsidRPr="00EA4C53">
          <w:rPr>
            <w:rFonts w:ascii="Courier New" w:hAnsi="Courier New"/>
            <w:sz w:val="18"/>
            <w:lang w:val="en-US"/>
            <w:rPrChange w:id="192" w:author="Edgar Jung" w:date="2026-06-11T22:10:00Z" w16du:dateUtc="2026-06-11T20:10:00Z">
              <w:rPr>
                <w:rFonts w:ascii="Courier New" w:hAnsi="Courier New"/>
                <w:sz w:val="18"/>
              </w:rPr>
            </w:rPrChange>
          </w:rPr>
          <w:t>": 6024997</w:t>
        </w:r>
      </w:ins>
    </w:p>
    <w:p w14:paraId="707E55F4" w14:textId="77777777" w:rsidR="005B322F" w:rsidRDefault="00000000">
      <w:pPr>
        <w:rPr>
          <w:ins w:id="193" w:author="Edgar Jung" w:date="2026-06-11T22:27:00Z" w16du:dateUtc="2026-06-11T20:27:00Z"/>
          <w:rFonts w:ascii="Courier New" w:hAnsi="Courier New"/>
          <w:sz w:val="18"/>
          <w:lang w:val="en-US"/>
        </w:rPr>
      </w:pPr>
      <w:ins w:id="194" w:author="E.ON" w:date="2026-06-11T14:00:00Z">
        <w:r w:rsidRPr="00EA4C53">
          <w:rPr>
            <w:rFonts w:ascii="Courier New" w:hAnsi="Courier New"/>
            <w:sz w:val="18"/>
            <w:lang w:val="en-US"/>
            <w:rPrChange w:id="195" w:author="Edgar Jung" w:date="2026-06-11T22:10:00Z" w16du:dateUtc="2026-06-11T20:10:00Z">
              <w:rPr>
                <w:rFonts w:ascii="Courier New" w:hAnsi="Courier New"/>
                <w:sz w:val="18"/>
              </w:rPr>
            </w:rPrChange>
          </w:rPr>
          <w:t>}</w:t>
        </w:r>
      </w:ins>
    </w:p>
    <w:p w14:paraId="2C664DC5" w14:textId="77777777" w:rsidR="00547087" w:rsidRDefault="00547087">
      <w:pPr>
        <w:rPr>
          <w:ins w:id="196" w:author="Edgar Jung" w:date="2026-06-11T22:27:00Z" w16du:dateUtc="2026-06-11T20:27:00Z"/>
          <w:rFonts w:ascii="Courier New" w:hAnsi="Courier New"/>
          <w:sz w:val="18"/>
          <w:lang w:val="en-US"/>
        </w:rPr>
      </w:pPr>
    </w:p>
    <w:p w14:paraId="03947861" w14:textId="761C03B7" w:rsidR="00547087" w:rsidRPr="00EA4C53" w:rsidRDefault="00547087" w:rsidP="00547087">
      <w:pPr>
        <w:jc w:val="center"/>
        <w:rPr>
          <w:lang w:val="en-US"/>
          <w:rPrChange w:id="197" w:author="Edgar Jung" w:date="2026-06-11T22:10:00Z" w16du:dateUtc="2026-06-11T20:10:00Z">
            <w:rPr/>
          </w:rPrChange>
        </w:rPr>
        <w:pPrChange w:id="198" w:author="Edgar Jung" w:date="2026-06-11T22:28:00Z" w16du:dateUtc="2026-06-11T20:28:00Z">
          <w:pPr/>
        </w:pPrChange>
      </w:pPr>
    </w:p>
    <w:p w14:paraId="39B46A80" w14:textId="3342F0CF" w:rsidR="005B322F" w:rsidRDefault="00000000">
      <w:r w:rsidRPr="00EA4C53">
        <w:rPr>
          <w:b/>
          <w:bCs/>
        </w:rPr>
        <w:t xml:space="preserve">Hinweis – X-Request-ID: </w:t>
      </w:r>
      <w:r w:rsidRPr="00EA4C53">
        <w:t xml:space="preserve">Das bisherige proprietäre Feld </w:t>
      </w:r>
      <w:proofErr w:type="spellStart"/>
      <w:r w:rsidRPr="00EA4C53">
        <w:rPr>
          <w:rFonts w:ascii="Courier New" w:hAnsi="Courier New"/>
          <w:sz w:val="18"/>
        </w:rPr>
        <w:t>transactionId</w:t>
      </w:r>
      <w:proofErr w:type="spellEnd"/>
      <w:r w:rsidRPr="00EA4C53">
        <w:t xml:space="preserve"> (nicht RFC-konform</w:t>
      </w:r>
      <w:del w:id="199" w:author="Edgar Jung" w:date="2026-06-11T22:15:00Z" w16du:dateUtc="2026-06-11T20:15:00Z">
        <w:r w:rsidRPr="00AB35FA" w:rsidDel="00EA4C53">
          <w:delText>,</w:delText>
        </w:r>
      </w:del>
      <w:r w:rsidRPr="00EA4C53">
        <w:t xml:space="preserve">) wird durch den IETF-kompatiblen Header </w:t>
      </w:r>
      <w:r w:rsidRPr="00EA4C53">
        <w:rPr>
          <w:rFonts w:ascii="Courier New" w:hAnsi="Courier New"/>
          <w:sz w:val="18"/>
        </w:rPr>
        <w:t>X-Request-ID</w:t>
      </w:r>
      <w:r w:rsidRPr="00EA4C53">
        <w:t xml:space="preserve"> ersetzt. </w:t>
      </w:r>
      <w:r>
        <w:t xml:space="preserve">Die </w:t>
      </w:r>
      <w:proofErr w:type="spellStart"/>
      <w:r>
        <w:t>EDI@Energy</w:t>
      </w:r>
      <w:proofErr w:type="spellEnd"/>
      <w:r>
        <w:t xml:space="preserve"> API-Guideline ist entsprechend zu überarbeiten.</w:t>
      </w:r>
    </w:p>
    <w:p w14:paraId="596689E3" w14:textId="77777777" w:rsidR="005B322F" w:rsidRDefault="00000000">
      <w:pPr>
        <w:pStyle w:val="berschrift2"/>
      </w:pPr>
      <w:ins w:id="200" w:author="E.ON" w:date="2026-06-11T14:00:00Z">
        <w:r>
          <w:t>6.2 Schritt 1: JSON kanonisieren [RFC8785 §3.1]</w:t>
        </w:r>
      </w:ins>
    </w:p>
    <w:p w14:paraId="4DC4BE0E" w14:textId="77777777" w:rsidR="005B322F" w:rsidRDefault="00000000">
      <w:ins w:id="201" w:author="E.ON" w:date="2026-06-11T14:00:00Z">
        <w:r>
          <w:t>Der JSON-Body wird nach RFC 8785 (JCS) kanonisiert: Keys alphabetisch, keine Leerzeichen, Zahlen ohne Anführungszeichen.</w:t>
        </w:r>
      </w:ins>
    </w:p>
    <w:p w14:paraId="0FBBEAD7" w14:textId="77777777" w:rsidR="005B322F" w:rsidRPr="00EA4C53" w:rsidRDefault="00000000">
      <w:pPr>
        <w:rPr>
          <w:lang w:val="en-US"/>
          <w:rPrChange w:id="202" w:author="Edgar Jung" w:date="2026-06-11T22:10:00Z" w16du:dateUtc="2026-06-11T20:10:00Z">
            <w:rPr/>
          </w:rPrChange>
        </w:rPr>
      </w:pPr>
      <w:proofErr w:type="spellStart"/>
      <w:ins w:id="203" w:author="E.ON" w:date="2026-06-11T14:00:00Z">
        <w:r w:rsidRPr="00EA4C53">
          <w:rPr>
            <w:rFonts w:ascii="Courier New" w:hAnsi="Courier New"/>
            <w:sz w:val="18"/>
            <w:lang w:val="en-US"/>
            <w:rPrChange w:id="204" w:author="Edgar Jung" w:date="2026-06-11T22:10:00Z" w16du:dateUtc="2026-06-11T20:10:00Z">
              <w:rPr>
                <w:rFonts w:ascii="Courier New" w:hAnsi="Courier New"/>
                <w:sz w:val="18"/>
              </w:rPr>
            </w:rPrChange>
          </w:rPr>
          <w:lastRenderedPageBreak/>
          <w:t>Kanonisierter</w:t>
        </w:r>
        <w:proofErr w:type="spellEnd"/>
        <w:r w:rsidRPr="00EA4C53">
          <w:rPr>
            <w:rFonts w:ascii="Courier New" w:hAnsi="Courier New"/>
            <w:sz w:val="18"/>
            <w:lang w:val="en-US"/>
            <w:rPrChange w:id="205" w:author="Edgar Jung" w:date="2026-06-11T22:10:00Z" w16du:dateUtc="2026-06-11T20:10:00Z">
              <w:rPr>
                <w:rFonts w:ascii="Courier New" w:hAnsi="Courier New"/>
                <w:sz w:val="18"/>
              </w:rPr>
            </w:rPrChange>
          </w:rPr>
          <w:t xml:space="preserve"> Body:</w:t>
        </w:r>
      </w:ins>
    </w:p>
    <w:p w14:paraId="372D0615" w14:textId="77777777" w:rsidR="005B322F" w:rsidRDefault="00000000">
      <w:pPr>
        <w:rPr>
          <w:ins w:id="206" w:author="Edgar Jung" w:date="2026-06-11T22:28:00Z" w16du:dateUtc="2026-06-11T20:28:00Z"/>
          <w:rFonts w:ascii="Courier New" w:hAnsi="Courier New"/>
          <w:sz w:val="18"/>
          <w:lang w:val="en-US"/>
        </w:rPr>
      </w:pPr>
      <w:ins w:id="207" w:author="E.ON" w:date="2026-06-11T14:00:00Z">
        <w:r w:rsidRPr="00EA4C53">
          <w:rPr>
            <w:rFonts w:ascii="Courier New" w:hAnsi="Courier New"/>
            <w:sz w:val="18"/>
            <w:lang w:val="en-US"/>
            <w:rPrChange w:id="208" w:author="Edgar Jung" w:date="2026-06-11T22:10:00Z" w16du:dateUtc="2026-06-11T20:10:00Z">
              <w:rPr>
                <w:rFonts w:ascii="Courier New" w:hAnsi="Courier New"/>
                <w:sz w:val="18"/>
              </w:rPr>
            </w:rPrChange>
          </w:rPr>
          <w:t>{"address</w:t>
        </w:r>
        <w:proofErr w:type="gramStart"/>
        <w:r w:rsidRPr="00EA4C53">
          <w:rPr>
            <w:rFonts w:ascii="Courier New" w:hAnsi="Courier New"/>
            <w:sz w:val="18"/>
            <w:lang w:val="en-US"/>
            <w:rPrChange w:id="209" w:author="Edgar Jung" w:date="2026-06-11T22:10:00Z" w16du:dateUtc="2026-06-11T20:10:00Z">
              <w:rPr>
                <w:rFonts w:ascii="Courier New" w:hAnsi="Courier New"/>
                <w:sz w:val="18"/>
              </w:rPr>
            </w:rPrChange>
          </w:rPr>
          <w:t>":{</w:t>
        </w:r>
        <w:proofErr w:type="gramEnd"/>
        <w:r w:rsidRPr="00EA4C53">
          <w:rPr>
            <w:rFonts w:ascii="Courier New" w:hAnsi="Courier New"/>
            <w:sz w:val="18"/>
            <w:lang w:val="en-US"/>
            <w:rPrChange w:id="210" w:author="Edgar Jung" w:date="2026-06-11T22:10:00Z" w16du:dateUtc="2026-06-11T20:10:00Z">
              <w:rPr>
                <w:rFonts w:ascii="Courier New" w:hAnsi="Courier New"/>
                <w:sz w:val="18"/>
              </w:rPr>
            </w:rPrChange>
          </w:rPr>
          <w:t>"zip":</w:t>
        </w:r>
        <w:proofErr w:type="gramStart"/>
        <w:r w:rsidRPr="00EA4C53">
          <w:rPr>
            <w:rFonts w:ascii="Courier New" w:hAnsi="Courier New"/>
            <w:sz w:val="18"/>
            <w:lang w:val="en-US"/>
            <w:rPrChange w:id="211" w:author="Edgar Jung" w:date="2026-06-11T22:10:00Z" w16du:dateUtc="2026-06-11T20:10:00Z">
              <w:rPr>
                <w:rFonts w:ascii="Courier New" w:hAnsi="Courier New"/>
                <w:sz w:val="18"/>
              </w:rPr>
            </w:rPrChange>
          </w:rPr>
          <w:t>80001},</w:t>
        </w:r>
        <w:proofErr w:type="gramEnd"/>
        <w:r w:rsidRPr="00EA4C53">
          <w:rPr>
            <w:rFonts w:ascii="Courier New" w:hAnsi="Courier New"/>
            <w:sz w:val="18"/>
            <w:lang w:val="en-US"/>
            <w:rPrChange w:id="212" w:author="Edgar Jung" w:date="2026-06-11T22:10:00Z" w16du:dateUtc="2026-06-11T20:10:00Z">
              <w:rPr>
                <w:rFonts w:ascii="Courier New" w:hAnsi="Courier New"/>
                <w:sz w:val="18"/>
              </w:rPr>
            </w:rPrChange>
          </w:rPr>
          <w:t>"customerNumber":6024997}</w:t>
        </w:r>
      </w:ins>
    </w:p>
    <w:p w14:paraId="7410C596" w14:textId="77777777" w:rsidR="00547087" w:rsidRPr="00EA4C53" w:rsidRDefault="00547087">
      <w:pPr>
        <w:rPr>
          <w:lang w:val="en-US"/>
          <w:rPrChange w:id="213" w:author="Edgar Jung" w:date="2026-06-11T22:10:00Z" w16du:dateUtc="2026-06-11T20:10:00Z">
            <w:rPr/>
          </w:rPrChange>
        </w:rPr>
      </w:pPr>
    </w:p>
    <w:p w14:paraId="554F3483" w14:textId="77777777" w:rsidR="005B322F" w:rsidRDefault="00000000">
      <w:pPr>
        <w:pStyle w:val="berschrift2"/>
      </w:pPr>
      <w:ins w:id="214" w:author="E.ON" w:date="2026-06-11T14:00:00Z">
        <w:r>
          <w:t>6.3 Schritt 2: Content-Digest berechnen [RFC9530 §2]</w:t>
        </w:r>
      </w:ins>
    </w:p>
    <w:p w14:paraId="5A9E5A1C" w14:textId="77777777" w:rsidR="005B322F" w:rsidRDefault="00000000">
      <w:ins w:id="215" w:author="E.ON" w:date="2026-06-11T14:00:00Z">
        <w:r>
          <w:t>SHA-256 des kanonisierten Bodys, BASE64-kodiert. Die Doppelpunkte sind Teil des RFC 9530-Formats und MÜSSEN vorhanden sein.</w:t>
        </w:r>
      </w:ins>
    </w:p>
    <w:p w14:paraId="07F3B9D2" w14:textId="77777777" w:rsidR="005B322F" w:rsidRDefault="00000000">
      <w:ins w:id="216" w:author="E.ON" w:date="2026-06-11T14:00:00Z">
        <w:r>
          <w:rPr>
            <w:rFonts w:ascii="Courier New" w:hAnsi="Courier New"/>
            <w:sz w:val="18"/>
          </w:rPr>
          <w:t>Content-Digest: sha-256=:X4vRVA7xH2sP3kLmN8qT1uWzYdFbJcOeGiKpQsSv2nA=:</w:t>
        </w:r>
      </w:ins>
    </w:p>
    <w:p w14:paraId="2C2C5201" w14:textId="77777777" w:rsidR="005B322F" w:rsidRDefault="00000000">
      <w:pPr>
        <w:pStyle w:val="berschrift2"/>
      </w:pPr>
      <w:ins w:id="217" w:author="E.ON" w:date="2026-06-11T14:00:00Z">
        <w:r>
          <w:t>6.4 Schritt 3: Signature-Input deklarieren [RFC9421 §2.5]</w:t>
        </w:r>
      </w:ins>
    </w:p>
    <w:p w14:paraId="3B52CA5A" w14:textId="77777777" w:rsidR="005B322F" w:rsidRPr="00EA4C53" w:rsidRDefault="00000000">
      <w:pPr>
        <w:rPr>
          <w:lang w:val="en-US"/>
          <w:rPrChange w:id="218" w:author="Edgar Jung" w:date="2026-06-11T22:10:00Z" w16du:dateUtc="2026-06-11T20:10:00Z">
            <w:rPr/>
          </w:rPrChange>
        </w:rPr>
      </w:pPr>
      <w:ins w:id="219" w:author="E.ON" w:date="2026-06-11T14:00:00Z">
        <w:r>
          <w:t xml:space="preserve">Die zu signierenden Komponenten werden explizit deklariert. </w:t>
        </w:r>
        <w:r w:rsidRPr="00EA4C53">
          <w:rPr>
            <w:lang w:val="en-US"/>
            <w:rPrChange w:id="220" w:author="Edgar Jung" w:date="2026-06-11T22:10:00Z" w16du:dateUtc="2026-06-11T20:10:00Z">
              <w:rPr/>
            </w:rPrChange>
          </w:rPr>
          <w:t xml:space="preserve">@method, @path, @authority </w:t>
        </w:r>
        <w:proofErr w:type="spellStart"/>
        <w:r w:rsidRPr="00EA4C53">
          <w:rPr>
            <w:lang w:val="en-US"/>
            <w:rPrChange w:id="221" w:author="Edgar Jung" w:date="2026-06-11T22:10:00Z" w16du:dateUtc="2026-06-11T20:10:00Z">
              <w:rPr/>
            </w:rPrChange>
          </w:rPr>
          <w:t>sind</w:t>
        </w:r>
        <w:proofErr w:type="spellEnd"/>
        <w:r w:rsidRPr="00EA4C53">
          <w:rPr>
            <w:lang w:val="en-US"/>
            <w:rPrChange w:id="222" w:author="Edgar Jung" w:date="2026-06-11T22:10:00Z" w16du:dateUtc="2026-06-11T20:10:00Z">
              <w:rPr/>
            </w:rPrChange>
          </w:rPr>
          <w:t xml:space="preserve"> Derived Components </w:t>
        </w:r>
        <w:proofErr w:type="spellStart"/>
        <w:r w:rsidRPr="00EA4C53">
          <w:rPr>
            <w:lang w:val="en-US"/>
            <w:rPrChange w:id="223" w:author="Edgar Jung" w:date="2026-06-11T22:10:00Z" w16du:dateUtc="2026-06-11T20:10:00Z">
              <w:rPr/>
            </w:rPrChange>
          </w:rPr>
          <w:t>nach</w:t>
        </w:r>
        <w:proofErr w:type="spellEnd"/>
        <w:r w:rsidRPr="00EA4C53">
          <w:rPr>
            <w:lang w:val="en-US"/>
            <w:rPrChange w:id="224" w:author="Edgar Jung" w:date="2026-06-11T22:10:00Z" w16du:dateUtc="2026-06-11T20:10:00Z">
              <w:rPr/>
            </w:rPrChange>
          </w:rPr>
          <w:t xml:space="preserve"> RFC 9421 §2.2.</w:t>
        </w:r>
      </w:ins>
    </w:p>
    <w:p w14:paraId="7229BE4D" w14:textId="77777777" w:rsidR="005B322F" w:rsidRPr="00EA4C53" w:rsidRDefault="00000000">
      <w:pPr>
        <w:rPr>
          <w:lang w:val="en-US"/>
          <w:rPrChange w:id="225" w:author="Edgar Jung" w:date="2026-06-11T22:10:00Z" w16du:dateUtc="2026-06-11T20:10:00Z">
            <w:rPr/>
          </w:rPrChange>
        </w:rPr>
      </w:pPr>
      <w:ins w:id="226" w:author="E.ON" w:date="2026-06-11T14:00:00Z">
        <w:r w:rsidRPr="00EA4C53">
          <w:rPr>
            <w:rFonts w:ascii="Courier New" w:hAnsi="Courier New"/>
            <w:sz w:val="18"/>
            <w:lang w:val="en-US"/>
            <w:rPrChange w:id="227" w:author="Edgar Jung" w:date="2026-06-11T22:10:00Z" w16du:dateUtc="2026-06-11T20:10:00Z">
              <w:rPr>
                <w:rFonts w:ascii="Courier New" w:hAnsi="Courier New"/>
                <w:sz w:val="18"/>
              </w:rPr>
            </w:rPrChange>
          </w:rPr>
          <w:t>Signature-Input: sig1</w:t>
        </w:r>
        <w:proofErr w:type="gramStart"/>
        <w:r w:rsidRPr="00EA4C53">
          <w:rPr>
            <w:rFonts w:ascii="Courier New" w:hAnsi="Courier New"/>
            <w:sz w:val="18"/>
            <w:lang w:val="en-US"/>
            <w:rPrChange w:id="228" w:author="Edgar Jung" w:date="2026-06-11T22:10:00Z" w16du:dateUtc="2026-06-11T20:10:00Z">
              <w:rPr>
                <w:rFonts w:ascii="Courier New" w:hAnsi="Courier New"/>
                <w:sz w:val="18"/>
              </w:rPr>
            </w:rPrChange>
          </w:rPr>
          <w:t>=(</w:t>
        </w:r>
        <w:proofErr w:type="gramEnd"/>
        <w:r w:rsidRPr="00EA4C53">
          <w:rPr>
            <w:rFonts w:ascii="Courier New" w:hAnsi="Courier New"/>
            <w:sz w:val="18"/>
            <w:lang w:val="en-US"/>
            <w:rPrChange w:id="229" w:author="Edgar Jung" w:date="2026-06-11T22:10:00Z" w16du:dateUtc="2026-06-11T20:10:00Z">
              <w:rPr>
                <w:rFonts w:ascii="Courier New" w:hAnsi="Courier New"/>
                <w:sz w:val="18"/>
              </w:rPr>
            </w:rPrChange>
          </w:rPr>
          <w:t>"@method</w:t>
        </w:r>
        <w:proofErr w:type="gramStart"/>
        <w:r w:rsidRPr="00EA4C53">
          <w:rPr>
            <w:rFonts w:ascii="Courier New" w:hAnsi="Courier New"/>
            <w:sz w:val="18"/>
            <w:lang w:val="en-US"/>
            <w:rPrChange w:id="230" w:author="Edgar Jung" w:date="2026-06-11T22:10:00Z" w16du:dateUtc="2026-06-11T20:10:00Z">
              <w:rPr>
                <w:rFonts w:ascii="Courier New" w:hAnsi="Courier New"/>
                <w:sz w:val="18"/>
              </w:rPr>
            </w:rPrChange>
          </w:rPr>
          <w:t>" "@</w:t>
        </w:r>
        <w:proofErr w:type="gramEnd"/>
        <w:r w:rsidRPr="00EA4C53">
          <w:rPr>
            <w:rFonts w:ascii="Courier New" w:hAnsi="Courier New"/>
            <w:sz w:val="18"/>
            <w:lang w:val="en-US"/>
            <w:rPrChange w:id="231" w:author="Edgar Jung" w:date="2026-06-11T22:10:00Z" w16du:dateUtc="2026-06-11T20:10:00Z">
              <w:rPr>
                <w:rFonts w:ascii="Courier New" w:hAnsi="Courier New"/>
                <w:sz w:val="18"/>
              </w:rPr>
            </w:rPrChange>
          </w:rPr>
          <w:t>path</w:t>
        </w:r>
        <w:proofErr w:type="gramStart"/>
        <w:r w:rsidRPr="00EA4C53">
          <w:rPr>
            <w:rFonts w:ascii="Courier New" w:hAnsi="Courier New"/>
            <w:sz w:val="18"/>
            <w:lang w:val="en-US"/>
            <w:rPrChange w:id="232" w:author="Edgar Jung" w:date="2026-06-11T22:10:00Z" w16du:dateUtc="2026-06-11T20:10:00Z">
              <w:rPr>
                <w:rFonts w:ascii="Courier New" w:hAnsi="Courier New"/>
                <w:sz w:val="18"/>
              </w:rPr>
            </w:rPrChange>
          </w:rPr>
          <w:t>" "@</w:t>
        </w:r>
        <w:proofErr w:type="gramEnd"/>
        <w:r w:rsidRPr="00EA4C53">
          <w:rPr>
            <w:rFonts w:ascii="Courier New" w:hAnsi="Courier New"/>
            <w:sz w:val="18"/>
            <w:lang w:val="en-US"/>
            <w:rPrChange w:id="233" w:author="Edgar Jung" w:date="2026-06-11T22:10:00Z" w16du:dateUtc="2026-06-11T20:10:00Z">
              <w:rPr>
                <w:rFonts w:ascii="Courier New" w:hAnsi="Courier New"/>
                <w:sz w:val="18"/>
              </w:rPr>
            </w:rPrChange>
          </w:rPr>
          <w:t>authority"</w:t>
        </w:r>
      </w:ins>
    </w:p>
    <w:p w14:paraId="4676877C" w14:textId="77777777" w:rsidR="005B322F" w:rsidRPr="00EA4C53" w:rsidRDefault="00000000">
      <w:pPr>
        <w:rPr>
          <w:lang w:val="en-US"/>
          <w:rPrChange w:id="234" w:author="Edgar Jung" w:date="2026-06-11T22:10:00Z" w16du:dateUtc="2026-06-11T20:10:00Z">
            <w:rPr/>
          </w:rPrChange>
        </w:rPr>
      </w:pPr>
      <w:ins w:id="235" w:author="E.ON" w:date="2026-06-11T14:00:00Z">
        <w:r w:rsidRPr="00EA4C53">
          <w:rPr>
            <w:rFonts w:ascii="Courier New" w:hAnsi="Courier New"/>
            <w:sz w:val="18"/>
            <w:lang w:val="en-US"/>
            <w:rPrChange w:id="236" w:author="Edgar Jung" w:date="2026-06-11T22:10:00Z" w16du:dateUtc="2026-06-11T20:10:00Z">
              <w:rPr>
                <w:rFonts w:ascii="Courier New" w:hAnsi="Courier New"/>
                <w:sz w:val="18"/>
              </w:rPr>
            </w:rPrChange>
          </w:rPr>
          <w:t xml:space="preserve">  "</w:t>
        </w:r>
        <w:proofErr w:type="gramStart"/>
        <w:r w:rsidRPr="00EA4C53">
          <w:rPr>
            <w:rFonts w:ascii="Courier New" w:hAnsi="Courier New"/>
            <w:sz w:val="18"/>
            <w:lang w:val="en-US"/>
            <w:rPrChange w:id="237" w:author="Edgar Jung" w:date="2026-06-11T22:10:00Z" w16du:dateUtc="2026-06-11T20:10:00Z">
              <w:rPr>
                <w:rFonts w:ascii="Courier New" w:hAnsi="Courier New"/>
                <w:sz w:val="18"/>
              </w:rPr>
            </w:rPrChange>
          </w:rPr>
          <w:t>content</w:t>
        </w:r>
        <w:proofErr w:type="gramEnd"/>
        <w:r w:rsidRPr="00EA4C53">
          <w:rPr>
            <w:rFonts w:ascii="Courier New" w:hAnsi="Courier New"/>
            <w:sz w:val="18"/>
            <w:lang w:val="en-US"/>
            <w:rPrChange w:id="238" w:author="Edgar Jung" w:date="2026-06-11T22:10:00Z" w16du:dateUtc="2026-06-11T20:10:00Z">
              <w:rPr>
                <w:rFonts w:ascii="Courier New" w:hAnsi="Courier New"/>
                <w:sz w:val="18"/>
              </w:rPr>
            </w:rPrChange>
          </w:rPr>
          <w:t>-type" "content-digest" "date" "x-request-id");</w:t>
        </w:r>
      </w:ins>
    </w:p>
    <w:p w14:paraId="4C386F19" w14:textId="77777777" w:rsidR="005B322F" w:rsidRPr="00EA4C53" w:rsidRDefault="00000000">
      <w:pPr>
        <w:rPr>
          <w:lang w:val="en-US"/>
          <w:rPrChange w:id="239" w:author="Edgar Jung" w:date="2026-06-11T22:10:00Z" w16du:dateUtc="2026-06-11T20:10:00Z">
            <w:rPr/>
          </w:rPrChange>
        </w:rPr>
      </w:pPr>
      <w:ins w:id="240" w:author="E.ON" w:date="2026-06-11T14:00:00Z">
        <w:r w:rsidRPr="00EA4C53">
          <w:rPr>
            <w:rFonts w:ascii="Courier New" w:hAnsi="Courier New"/>
            <w:sz w:val="18"/>
            <w:lang w:val="en-US"/>
            <w:rPrChange w:id="241" w:author="Edgar Jung" w:date="2026-06-11T22:10:00Z" w16du:dateUtc="2026-06-11T20:10:00Z">
              <w:rPr>
                <w:rFonts w:ascii="Courier New" w:hAnsi="Courier New"/>
                <w:sz w:val="18"/>
              </w:rPr>
            </w:rPrChange>
          </w:rPr>
          <w:t xml:space="preserve">  created=</w:t>
        </w:r>
        <w:proofErr w:type="gramStart"/>
        <w:r w:rsidRPr="00EA4C53">
          <w:rPr>
            <w:rFonts w:ascii="Courier New" w:hAnsi="Courier New"/>
            <w:sz w:val="18"/>
            <w:lang w:val="en-US"/>
            <w:rPrChange w:id="242" w:author="Edgar Jung" w:date="2026-06-11T22:10:00Z" w16du:dateUtc="2026-06-11T20:10:00Z">
              <w:rPr>
                <w:rFonts w:ascii="Courier New" w:hAnsi="Courier New"/>
                <w:sz w:val="18"/>
              </w:rPr>
            </w:rPrChange>
          </w:rPr>
          <w:t>1738404930;keyid</w:t>
        </w:r>
        <w:proofErr w:type="gramEnd"/>
        <w:r w:rsidRPr="00EA4C53">
          <w:rPr>
            <w:rFonts w:ascii="Courier New" w:hAnsi="Courier New"/>
            <w:sz w:val="18"/>
            <w:lang w:val="en-US"/>
            <w:rPrChange w:id="243" w:author="Edgar Jung" w:date="2026-06-11T22:10:00Z" w16du:dateUtc="2026-06-11T20:10:00Z">
              <w:rPr>
                <w:rFonts w:ascii="Courier New" w:hAnsi="Courier New"/>
                <w:sz w:val="18"/>
              </w:rPr>
            </w:rPrChange>
          </w:rPr>
          <w:t>="EMT.API.NB-12345</w:t>
        </w:r>
        <w:proofErr w:type="gramStart"/>
        <w:r w:rsidRPr="00EA4C53">
          <w:rPr>
            <w:rFonts w:ascii="Courier New" w:hAnsi="Courier New"/>
            <w:sz w:val="18"/>
            <w:lang w:val="en-US"/>
            <w:rPrChange w:id="244" w:author="Edgar Jung" w:date="2026-06-11T22:10:00Z" w16du:dateUtc="2026-06-11T20:10:00Z">
              <w:rPr>
                <w:rFonts w:ascii="Courier New" w:hAnsi="Courier New"/>
                <w:sz w:val="18"/>
              </w:rPr>
            </w:rPrChange>
          </w:rPr>
          <w:t>";alg</w:t>
        </w:r>
        <w:proofErr w:type="gramEnd"/>
        <w:r w:rsidRPr="00EA4C53">
          <w:rPr>
            <w:rFonts w:ascii="Courier New" w:hAnsi="Courier New"/>
            <w:sz w:val="18"/>
            <w:lang w:val="en-US"/>
            <w:rPrChange w:id="245" w:author="Edgar Jung" w:date="2026-06-11T22:10:00Z" w16du:dateUtc="2026-06-11T20:10:00Z">
              <w:rPr>
                <w:rFonts w:ascii="Courier New" w:hAnsi="Courier New"/>
                <w:sz w:val="18"/>
              </w:rPr>
            </w:rPrChange>
          </w:rPr>
          <w:t>="ecdsa-p256-sha256"</w:t>
        </w:r>
      </w:ins>
    </w:p>
    <w:p w14:paraId="2C0ADDC3" w14:textId="77777777" w:rsidR="005B322F" w:rsidRDefault="00000000">
      <w:ins w:id="246" w:author="E.ON" w:date="2026-06-11T14:00:00Z">
        <w:r>
          <w:t>Parameter-Erläuterung:</w:t>
        </w:r>
      </w:ins>
    </w:p>
    <w:p w14:paraId="37EA46DA" w14:textId="77777777" w:rsidR="005B322F" w:rsidRDefault="00000000">
      <w:pPr>
        <w:pStyle w:val="Aufzhlungszeichen"/>
      </w:pPr>
      <w:ins w:id="247" w:author="E.ON" w:date="2026-06-11T14:00:00Z">
        <w:r>
          <w:t xml:space="preserve">@method </w:t>
        </w:r>
        <w:r>
          <w:rPr>
            <w:b/>
            <w:bCs/>
          </w:rPr>
          <w:t>[RFC9421 §2.2.1]</w:t>
        </w:r>
        <w:r>
          <w:t>: Derived Component → POST</w:t>
        </w:r>
      </w:ins>
    </w:p>
    <w:p w14:paraId="31ACD7D6" w14:textId="77777777" w:rsidR="005B322F" w:rsidRDefault="00000000">
      <w:pPr>
        <w:pStyle w:val="Aufzhlungszeichen"/>
      </w:pPr>
      <w:ins w:id="248" w:author="E.ON" w:date="2026-06-11T14:00:00Z">
        <w:r>
          <w:t xml:space="preserve">@path </w:t>
        </w:r>
        <w:r>
          <w:rPr>
            <w:b/>
            <w:bCs/>
          </w:rPr>
          <w:t>[RFC9421 §2.2.6]</w:t>
        </w:r>
        <w:r>
          <w:t>: Derived Component → /malo/ident</w:t>
        </w:r>
      </w:ins>
    </w:p>
    <w:p w14:paraId="4EE100E3" w14:textId="77777777" w:rsidR="005B322F" w:rsidRPr="00EA4C53" w:rsidRDefault="00000000">
      <w:pPr>
        <w:pStyle w:val="Aufzhlungszeichen"/>
        <w:rPr>
          <w:lang w:val="en-US"/>
          <w:rPrChange w:id="249" w:author="Edgar Jung" w:date="2026-06-11T22:10:00Z" w16du:dateUtc="2026-06-11T20:10:00Z">
            <w:rPr/>
          </w:rPrChange>
        </w:rPr>
      </w:pPr>
      <w:proofErr w:type="gramStart"/>
      <w:ins w:id="250" w:author="E.ON" w:date="2026-06-11T14:00:00Z">
        <w:r w:rsidRPr="00EA4C53">
          <w:rPr>
            <w:lang w:val="en-US"/>
            <w:rPrChange w:id="251" w:author="Edgar Jung" w:date="2026-06-11T22:10:00Z" w16du:dateUtc="2026-06-11T20:10:00Z">
              <w:rPr/>
            </w:rPrChange>
          </w:rPr>
          <w:t>@authority</w:t>
        </w:r>
        <w:proofErr w:type="gramEnd"/>
        <w:r w:rsidRPr="00EA4C53">
          <w:rPr>
            <w:lang w:val="en-US"/>
            <w:rPrChange w:id="252" w:author="Edgar Jung" w:date="2026-06-11T22:10:00Z" w16du:dateUtc="2026-06-11T20:10:00Z">
              <w:rPr/>
            </w:rPrChange>
          </w:rPr>
          <w:t xml:space="preserve"> </w:t>
        </w:r>
        <w:r w:rsidRPr="00EA4C53">
          <w:rPr>
            <w:b/>
            <w:bCs/>
            <w:lang w:val="en-US"/>
            <w:rPrChange w:id="253" w:author="Edgar Jung" w:date="2026-06-11T22:10:00Z" w16du:dateUtc="2026-06-11T20:10:00Z">
              <w:rPr>
                <w:b/>
                <w:bCs/>
              </w:rPr>
            </w:rPrChange>
          </w:rPr>
          <w:t>[RFC9421 §2.2.3]</w:t>
        </w:r>
        <w:r w:rsidRPr="00EA4C53">
          <w:rPr>
            <w:lang w:val="en-US"/>
            <w:rPrChange w:id="254" w:author="Edgar Jung" w:date="2026-06-11T22:10:00Z" w16du:dateUtc="2026-06-11T20:10:00Z">
              <w:rPr/>
            </w:rPrChange>
          </w:rPr>
          <w:t xml:space="preserve">: Derived Component → makohub.com (HTTP/2: </w:t>
        </w:r>
        <w:proofErr w:type="spellStart"/>
        <w:proofErr w:type="gramStart"/>
        <w:r w:rsidRPr="00EA4C53">
          <w:rPr>
            <w:lang w:val="en-US"/>
            <w:rPrChange w:id="255" w:author="Edgar Jung" w:date="2026-06-11T22:10:00Z" w16du:dateUtc="2026-06-11T20:10:00Z">
              <w:rPr/>
            </w:rPrChange>
          </w:rPr>
          <w:t>aus</w:t>
        </w:r>
        <w:proofErr w:type="spellEnd"/>
        <w:r w:rsidRPr="00EA4C53">
          <w:rPr>
            <w:lang w:val="en-US"/>
            <w:rPrChange w:id="256" w:author="Edgar Jung" w:date="2026-06-11T22:10:00Z" w16du:dateUtc="2026-06-11T20:10:00Z">
              <w:rPr/>
            </w:rPrChange>
          </w:rPr>
          <w:t xml:space="preserve"> :authority</w:t>
        </w:r>
        <w:proofErr w:type="gramEnd"/>
        <w:r w:rsidRPr="00EA4C53">
          <w:rPr>
            <w:lang w:val="en-US"/>
            <w:rPrChange w:id="257" w:author="Edgar Jung" w:date="2026-06-11T22:10:00Z" w16du:dateUtc="2026-06-11T20:10:00Z">
              <w:rPr/>
            </w:rPrChange>
          </w:rPr>
          <w:t xml:space="preserve">-Pseudo-Header; HTTP/1.1: </w:t>
        </w:r>
        <w:proofErr w:type="spellStart"/>
        <w:r w:rsidRPr="00EA4C53">
          <w:rPr>
            <w:lang w:val="en-US"/>
            <w:rPrChange w:id="258" w:author="Edgar Jung" w:date="2026-06-11T22:10:00Z" w16du:dateUtc="2026-06-11T20:10:00Z">
              <w:rPr/>
            </w:rPrChange>
          </w:rPr>
          <w:t>aus</w:t>
        </w:r>
        <w:proofErr w:type="spellEnd"/>
        <w:r w:rsidRPr="00EA4C53">
          <w:rPr>
            <w:lang w:val="en-US"/>
            <w:rPrChange w:id="259" w:author="Edgar Jung" w:date="2026-06-11T22:10:00Z" w16du:dateUtc="2026-06-11T20:10:00Z">
              <w:rPr/>
            </w:rPrChange>
          </w:rPr>
          <w:t xml:space="preserve"> Host-Header)</w:t>
        </w:r>
      </w:ins>
    </w:p>
    <w:p w14:paraId="28EBDDA2" w14:textId="77777777" w:rsidR="005B322F" w:rsidRDefault="00000000">
      <w:pPr>
        <w:pStyle w:val="Aufzhlungszeichen"/>
      </w:pPr>
      <w:proofErr w:type="spellStart"/>
      <w:ins w:id="260" w:author="E.ON" w:date="2026-06-11T14:00:00Z">
        <w:r>
          <w:t>content</w:t>
        </w:r>
        <w:proofErr w:type="spellEnd"/>
        <w:r>
          <w:t>-digest: Hash des Bodys aus Schritt 2</w:t>
        </w:r>
      </w:ins>
    </w:p>
    <w:p w14:paraId="7BA2492B" w14:textId="77777777" w:rsidR="005B322F" w:rsidRDefault="00000000">
      <w:pPr>
        <w:pStyle w:val="Aufzhlungszeichen"/>
      </w:pPr>
      <w:ins w:id="261" w:author="E.ON" w:date="2026-06-11T14:00:00Z">
        <w:r>
          <w:t xml:space="preserve">created: Unix-Timestamp 2026-02-01T10:15:30Z → Basis für Replay-Schutz </w:t>
        </w:r>
        <w:r>
          <w:rPr>
            <w:b/>
            <w:bCs/>
          </w:rPr>
          <w:t>[RFC9421 §3.2]</w:t>
        </w:r>
      </w:ins>
    </w:p>
    <w:p w14:paraId="1BDDF51A" w14:textId="77777777" w:rsidR="005B322F" w:rsidRDefault="00000000">
      <w:pPr>
        <w:pStyle w:val="Aufzhlungszeichen"/>
      </w:pPr>
      <w:ins w:id="262" w:author="E.ON" w:date="2026-06-11T14:00:00Z">
        <w:r>
          <w:t xml:space="preserve">keyid: Eindeutige Referenz auf SM-PKI-Zertifikat im Verzeichnisdienst </w:t>
        </w:r>
        <w:r>
          <w:rPr>
            <w:b/>
            <w:bCs/>
          </w:rPr>
          <w:t>[RFC9421 §2.5]</w:t>
        </w:r>
      </w:ins>
    </w:p>
    <w:p w14:paraId="2D10B14D" w14:textId="77777777" w:rsidR="005B322F" w:rsidRDefault="00000000">
      <w:pPr>
        <w:pStyle w:val="Aufzhlungszeichen"/>
      </w:pPr>
      <w:ins w:id="263" w:author="E.ON" w:date="2026-06-11T14:00:00Z">
        <w:r>
          <w:t xml:space="preserve">alg: ecdsa-p256-sha256 → ECDSA P-256 + SHA-256 </w:t>
        </w:r>
        <w:r>
          <w:rPr>
            <w:b/>
            <w:bCs/>
          </w:rPr>
          <w:t>[RFC7518 §3.4, TR03116-3]</w:t>
        </w:r>
      </w:ins>
    </w:p>
    <w:p w14:paraId="746E9C0E" w14:textId="77777777" w:rsidR="005B322F" w:rsidRDefault="00000000">
      <w:pPr>
        <w:pStyle w:val="berschrift2"/>
      </w:pPr>
      <w:ins w:id="264" w:author="E.ON" w:date="2026-06-11T14:00:00Z">
        <w:r>
          <w:t>6.5 Schritt 4: Signaturbasis konstruieren [RFC9421 §2.3]</w:t>
        </w:r>
      </w:ins>
    </w:p>
    <w:p w14:paraId="5265B10F" w14:textId="77777777" w:rsidR="005B322F" w:rsidRDefault="00000000">
      <w:ins w:id="265" w:author="E.ON" w:date="2026-06-11T14:00:00Z">
        <w:r>
          <w:t>Der Signatur-Input-String wird nach dem normierten Format aus RFC 9421 §2.3 erstellt. Jede Zeile: "komponentenname": wert. Letzte Zeile immer "@signature-params".</w:t>
        </w:r>
      </w:ins>
    </w:p>
    <w:p w14:paraId="22465C8D" w14:textId="77777777" w:rsidR="005B322F" w:rsidRDefault="00000000">
      <w:ins w:id="266" w:author="E.ON" w:date="2026-06-11T14:00:00Z">
        <w:r>
          <w:rPr>
            <w:rFonts w:ascii="Courier New" w:hAnsi="Courier New"/>
            <w:sz w:val="18"/>
          </w:rPr>
          <w:t>"@method": POST</w:t>
        </w:r>
      </w:ins>
    </w:p>
    <w:p w14:paraId="0059475F" w14:textId="77777777" w:rsidR="005B322F" w:rsidRPr="00EA4C53" w:rsidRDefault="00000000">
      <w:pPr>
        <w:rPr>
          <w:lang w:val="en-US"/>
          <w:rPrChange w:id="267" w:author="Edgar Jung" w:date="2026-06-11T22:10:00Z" w16du:dateUtc="2026-06-11T20:10:00Z">
            <w:rPr/>
          </w:rPrChange>
        </w:rPr>
      </w:pPr>
      <w:ins w:id="268" w:author="E.ON" w:date="2026-06-11T14:00:00Z">
        <w:r w:rsidRPr="00EA4C53">
          <w:rPr>
            <w:rFonts w:ascii="Courier New" w:hAnsi="Courier New"/>
            <w:sz w:val="18"/>
            <w:lang w:val="en-US"/>
            <w:rPrChange w:id="269" w:author="Edgar Jung" w:date="2026-06-11T22:10:00Z" w16du:dateUtc="2026-06-11T20:10:00Z">
              <w:rPr>
                <w:rFonts w:ascii="Courier New" w:hAnsi="Courier New"/>
                <w:sz w:val="18"/>
              </w:rPr>
            </w:rPrChange>
          </w:rPr>
          <w:t>"@path": /</w:t>
        </w:r>
        <w:proofErr w:type="spellStart"/>
        <w:r w:rsidRPr="00EA4C53">
          <w:rPr>
            <w:rFonts w:ascii="Courier New" w:hAnsi="Courier New"/>
            <w:sz w:val="18"/>
            <w:lang w:val="en-US"/>
            <w:rPrChange w:id="270" w:author="Edgar Jung" w:date="2026-06-11T22:10:00Z" w16du:dateUtc="2026-06-11T20:10:00Z">
              <w:rPr>
                <w:rFonts w:ascii="Courier New" w:hAnsi="Courier New"/>
                <w:sz w:val="18"/>
              </w:rPr>
            </w:rPrChange>
          </w:rPr>
          <w:t>malo</w:t>
        </w:r>
        <w:proofErr w:type="spellEnd"/>
        <w:r w:rsidRPr="00EA4C53">
          <w:rPr>
            <w:rFonts w:ascii="Courier New" w:hAnsi="Courier New"/>
            <w:sz w:val="18"/>
            <w:lang w:val="en-US"/>
            <w:rPrChange w:id="271" w:author="Edgar Jung" w:date="2026-06-11T22:10:00Z" w16du:dateUtc="2026-06-11T20:10:00Z">
              <w:rPr>
                <w:rFonts w:ascii="Courier New" w:hAnsi="Courier New"/>
                <w:sz w:val="18"/>
              </w:rPr>
            </w:rPrChange>
          </w:rPr>
          <w:t>/ident</w:t>
        </w:r>
      </w:ins>
    </w:p>
    <w:p w14:paraId="7C13B930" w14:textId="77777777" w:rsidR="005B322F" w:rsidRPr="00EA4C53" w:rsidRDefault="00000000">
      <w:pPr>
        <w:rPr>
          <w:lang w:val="en-US"/>
          <w:rPrChange w:id="272" w:author="Edgar Jung" w:date="2026-06-11T22:10:00Z" w16du:dateUtc="2026-06-11T20:10:00Z">
            <w:rPr/>
          </w:rPrChange>
        </w:rPr>
      </w:pPr>
      <w:ins w:id="273" w:author="E.ON" w:date="2026-06-11T14:00:00Z">
        <w:r w:rsidRPr="00EA4C53">
          <w:rPr>
            <w:rFonts w:ascii="Courier New" w:hAnsi="Courier New"/>
            <w:sz w:val="18"/>
            <w:lang w:val="en-US"/>
            <w:rPrChange w:id="274" w:author="Edgar Jung" w:date="2026-06-11T22:10:00Z" w16du:dateUtc="2026-06-11T20:10:00Z">
              <w:rPr>
                <w:rFonts w:ascii="Courier New" w:hAnsi="Courier New"/>
                <w:sz w:val="18"/>
              </w:rPr>
            </w:rPrChange>
          </w:rPr>
          <w:t>"@authority": makohub.com</w:t>
        </w:r>
      </w:ins>
    </w:p>
    <w:p w14:paraId="1BB450B1" w14:textId="77777777" w:rsidR="005B322F" w:rsidRPr="00EA4C53" w:rsidRDefault="00000000">
      <w:pPr>
        <w:rPr>
          <w:lang w:val="en-US"/>
          <w:rPrChange w:id="275" w:author="Edgar Jung" w:date="2026-06-11T22:10:00Z" w16du:dateUtc="2026-06-11T20:10:00Z">
            <w:rPr/>
          </w:rPrChange>
        </w:rPr>
      </w:pPr>
      <w:ins w:id="276" w:author="E.ON" w:date="2026-06-11T14:00:00Z">
        <w:r w:rsidRPr="00EA4C53">
          <w:rPr>
            <w:rFonts w:ascii="Courier New" w:hAnsi="Courier New"/>
            <w:sz w:val="18"/>
            <w:lang w:val="en-US"/>
            <w:rPrChange w:id="277" w:author="Edgar Jung" w:date="2026-06-11T22:10:00Z" w16du:dateUtc="2026-06-11T20:10:00Z">
              <w:rPr>
                <w:rFonts w:ascii="Courier New" w:hAnsi="Courier New"/>
                <w:sz w:val="18"/>
              </w:rPr>
            </w:rPrChange>
          </w:rPr>
          <w:t>"</w:t>
        </w:r>
        <w:proofErr w:type="gramStart"/>
        <w:r w:rsidRPr="00EA4C53">
          <w:rPr>
            <w:rFonts w:ascii="Courier New" w:hAnsi="Courier New"/>
            <w:sz w:val="18"/>
            <w:lang w:val="en-US"/>
            <w:rPrChange w:id="278" w:author="Edgar Jung" w:date="2026-06-11T22:10:00Z" w16du:dateUtc="2026-06-11T20:10:00Z">
              <w:rPr>
                <w:rFonts w:ascii="Courier New" w:hAnsi="Courier New"/>
                <w:sz w:val="18"/>
              </w:rPr>
            </w:rPrChange>
          </w:rPr>
          <w:t>content</w:t>
        </w:r>
        <w:proofErr w:type="gramEnd"/>
        <w:r w:rsidRPr="00EA4C53">
          <w:rPr>
            <w:rFonts w:ascii="Courier New" w:hAnsi="Courier New"/>
            <w:sz w:val="18"/>
            <w:lang w:val="en-US"/>
            <w:rPrChange w:id="279" w:author="Edgar Jung" w:date="2026-06-11T22:10:00Z" w16du:dateUtc="2026-06-11T20:10:00Z">
              <w:rPr>
                <w:rFonts w:ascii="Courier New" w:hAnsi="Courier New"/>
                <w:sz w:val="18"/>
              </w:rPr>
            </w:rPrChange>
          </w:rPr>
          <w:t>-type": application/</w:t>
        </w:r>
        <w:proofErr w:type="spellStart"/>
        <w:r w:rsidRPr="00EA4C53">
          <w:rPr>
            <w:rFonts w:ascii="Courier New" w:hAnsi="Courier New"/>
            <w:sz w:val="18"/>
            <w:lang w:val="en-US"/>
            <w:rPrChange w:id="280" w:author="Edgar Jung" w:date="2026-06-11T22:10:00Z" w16du:dateUtc="2026-06-11T20:10:00Z">
              <w:rPr>
                <w:rFonts w:ascii="Courier New" w:hAnsi="Courier New"/>
                <w:sz w:val="18"/>
              </w:rPr>
            </w:rPrChange>
          </w:rPr>
          <w:t>json</w:t>
        </w:r>
      </w:ins>
      <w:proofErr w:type="spellEnd"/>
    </w:p>
    <w:p w14:paraId="6F884787" w14:textId="77777777" w:rsidR="005B322F" w:rsidRPr="00EA4C53" w:rsidRDefault="00000000">
      <w:pPr>
        <w:rPr>
          <w:lang w:val="en-US"/>
          <w:rPrChange w:id="281" w:author="Edgar Jung" w:date="2026-06-11T22:10:00Z" w16du:dateUtc="2026-06-11T20:10:00Z">
            <w:rPr/>
          </w:rPrChange>
        </w:rPr>
      </w:pPr>
      <w:ins w:id="282" w:author="E.ON" w:date="2026-06-11T14:00:00Z">
        <w:r w:rsidRPr="00EA4C53">
          <w:rPr>
            <w:rFonts w:ascii="Courier New" w:hAnsi="Courier New"/>
            <w:sz w:val="18"/>
            <w:lang w:val="en-US"/>
            <w:rPrChange w:id="283" w:author="Edgar Jung" w:date="2026-06-11T22:10:00Z" w16du:dateUtc="2026-06-11T20:10:00Z">
              <w:rPr>
                <w:rFonts w:ascii="Courier New" w:hAnsi="Courier New"/>
                <w:sz w:val="18"/>
              </w:rPr>
            </w:rPrChange>
          </w:rPr>
          <w:t>"</w:t>
        </w:r>
        <w:proofErr w:type="gramStart"/>
        <w:r w:rsidRPr="00EA4C53">
          <w:rPr>
            <w:rFonts w:ascii="Courier New" w:hAnsi="Courier New"/>
            <w:sz w:val="18"/>
            <w:lang w:val="en-US"/>
            <w:rPrChange w:id="284" w:author="Edgar Jung" w:date="2026-06-11T22:10:00Z" w16du:dateUtc="2026-06-11T20:10:00Z">
              <w:rPr>
                <w:rFonts w:ascii="Courier New" w:hAnsi="Courier New"/>
                <w:sz w:val="18"/>
              </w:rPr>
            </w:rPrChange>
          </w:rPr>
          <w:t>content</w:t>
        </w:r>
        <w:proofErr w:type="gramEnd"/>
        <w:r w:rsidRPr="00EA4C53">
          <w:rPr>
            <w:rFonts w:ascii="Courier New" w:hAnsi="Courier New"/>
            <w:sz w:val="18"/>
            <w:lang w:val="en-US"/>
            <w:rPrChange w:id="285" w:author="Edgar Jung" w:date="2026-06-11T22:10:00Z" w16du:dateUtc="2026-06-11T20:10:00Z">
              <w:rPr>
                <w:rFonts w:ascii="Courier New" w:hAnsi="Courier New"/>
                <w:sz w:val="18"/>
              </w:rPr>
            </w:rPrChange>
          </w:rPr>
          <w:t>-digest": sha-256=:X4vRVA7xH2sP3kLmN8qT1uWzYdFbJcOeGiKpQsSv2nA=:</w:t>
        </w:r>
      </w:ins>
    </w:p>
    <w:p w14:paraId="5A2CECD8" w14:textId="77777777" w:rsidR="005B322F" w:rsidRPr="00EA4C53" w:rsidRDefault="00000000">
      <w:pPr>
        <w:rPr>
          <w:lang w:val="en-US"/>
          <w:rPrChange w:id="286" w:author="Edgar Jung" w:date="2026-06-11T22:10:00Z" w16du:dateUtc="2026-06-11T20:10:00Z">
            <w:rPr/>
          </w:rPrChange>
        </w:rPr>
      </w:pPr>
      <w:ins w:id="287" w:author="E.ON" w:date="2026-06-11T14:00:00Z">
        <w:r w:rsidRPr="00EA4C53">
          <w:rPr>
            <w:rFonts w:ascii="Courier New" w:hAnsi="Courier New"/>
            <w:sz w:val="18"/>
            <w:lang w:val="en-US"/>
            <w:rPrChange w:id="288" w:author="Edgar Jung" w:date="2026-06-11T22:10:00Z" w16du:dateUtc="2026-06-11T20:10:00Z">
              <w:rPr>
                <w:rFonts w:ascii="Courier New" w:hAnsi="Courier New"/>
                <w:sz w:val="18"/>
              </w:rPr>
            </w:rPrChange>
          </w:rPr>
          <w:lastRenderedPageBreak/>
          <w:t>"date": Sun, 01 Feb 2026 10:15:30 GMT</w:t>
        </w:r>
      </w:ins>
    </w:p>
    <w:p w14:paraId="0886FC67" w14:textId="77777777" w:rsidR="005B322F" w:rsidRPr="00EA4C53" w:rsidRDefault="00000000">
      <w:pPr>
        <w:rPr>
          <w:lang w:val="en-US"/>
          <w:rPrChange w:id="289" w:author="Edgar Jung" w:date="2026-06-11T22:10:00Z" w16du:dateUtc="2026-06-11T20:10:00Z">
            <w:rPr/>
          </w:rPrChange>
        </w:rPr>
      </w:pPr>
      <w:ins w:id="290" w:author="E.ON" w:date="2026-06-11T14:00:00Z">
        <w:r w:rsidRPr="00EA4C53">
          <w:rPr>
            <w:rFonts w:ascii="Courier New" w:hAnsi="Courier New"/>
            <w:sz w:val="18"/>
            <w:lang w:val="en-US"/>
            <w:rPrChange w:id="291" w:author="Edgar Jung" w:date="2026-06-11T22:10:00Z" w16du:dateUtc="2026-06-11T20:10:00Z">
              <w:rPr>
                <w:rFonts w:ascii="Courier New" w:hAnsi="Courier New"/>
                <w:sz w:val="18"/>
              </w:rPr>
            </w:rPrChange>
          </w:rPr>
          <w:t>"x-request-id": 7b5d3e2a-4c1a-4c0b-9e2a-1fd2c9a2b7d1</w:t>
        </w:r>
      </w:ins>
    </w:p>
    <w:p w14:paraId="3D8DBE68" w14:textId="77777777" w:rsidR="005B322F" w:rsidRPr="00EA4C53" w:rsidRDefault="00000000">
      <w:pPr>
        <w:rPr>
          <w:lang w:val="en-US"/>
          <w:rPrChange w:id="292" w:author="Edgar Jung" w:date="2026-06-11T22:10:00Z" w16du:dateUtc="2026-06-11T20:10:00Z">
            <w:rPr/>
          </w:rPrChange>
        </w:rPr>
      </w:pPr>
      <w:ins w:id="293" w:author="E.ON" w:date="2026-06-11T14:00:00Z">
        <w:r w:rsidRPr="00EA4C53">
          <w:rPr>
            <w:rFonts w:ascii="Courier New" w:hAnsi="Courier New"/>
            <w:sz w:val="18"/>
            <w:lang w:val="en-US"/>
            <w:rPrChange w:id="294" w:author="Edgar Jung" w:date="2026-06-11T22:10:00Z" w16du:dateUtc="2026-06-11T20:10:00Z">
              <w:rPr>
                <w:rFonts w:ascii="Courier New" w:hAnsi="Courier New"/>
                <w:sz w:val="18"/>
              </w:rPr>
            </w:rPrChange>
          </w:rPr>
          <w:t>"@signature-params": ("@method" "@path" "@authority" "content-type"</w:t>
        </w:r>
      </w:ins>
    </w:p>
    <w:p w14:paraId="01CE5E19" w14:textId="77777777" w:rsidR="005B322F" w:rsidRPr="00EA4C53" w:rsidRDefault="00000000">
      <w:pPr>
        <w:rPr>
          <w:lang w:val="en-US"/>
          <w:rPrChange w:id="295" w:author="Edgar Jung" w:date="2026-06-11T22:10:00Z" w16du:dateUtc="2026-06-11T20:10:00Z">
            <w:rPr/>
          </w:rPrChange>
        </w:rPr>
      </w:pPr>
      <w:ins w:id="296" w:author="E.ON" w:date="2026-06-11T14:00:00Z">
        <w:r w:rsidRPr="00EA4C53">
          <w:rPr>
            <w:rFonts w:ascii="Courier New" w:hAnsi="Courier New"/>
            <w:sz w:val="18"/>
            <w:lang w:val="en-US"/>
            <w:rPrChange w:id="297" w:author="Edgar Jung" w:date="2026-06-11T22:10:00Z" w16du:dateUtc="2026-06-11T20:10:00Z">
              <w:rPr>
                <w:rFonts w:ascii="Courier New" w:hAnsi="Courier New"/>
                <w:sz w:val="18"/>
              </w:rPr>
            </w:rPrChange>
          </w:rPr>
          <w:t xml:space="preserve">  "</w:t>
        </w:r>
        <w:proofErr w:type="gramStart"/>
        <w:r w:rsidRPr="00EA4C53">
          <w:rPr>
            <w:rFonts w:ascii="Courier New" w:hAnsi="Courier New"/>
            <w:sz w:val="18"/>
            <w:lang w:val="en-US"/>
            <w:rPrChange w:id="298" w:author="Edgar Jung" w:date="2026-06-11T22:10:00Z" w16du:dateUtc="2026-06-11T20:10:00Z">
              <w:rPr>
                <w:rFonts w:ascii="Courier New" w:hAnsi="Courier New"/>
                <w:sz w:val="18"/>
              </w:rPr>
            </w:rPrChange>
          </w:rPr>
          <w:t>content</w:t>
        </w:r>
        <w:proofErr w:type="gramEnd"/>
        <w:r w:rsidRPr="00EA4C53">
          <w:rPr>
            <w:rFonts w:ascii="Courier New" w:hAnsi="Courier New"/>
            <w:sz w:val="18"/>
            <w:lang w:val="en-US"/>
            <w:rPrChange w:id="299" w:author="Edgar Jung" w:date="2026-06-11T22:10:00Z" w16du:dateUtc="2026-06-11T20:10:00Z">
              <w:rPr>
                <w:rFonts w:ascii="Courier New" w:hAnsi="Courier New"/>
                <w:sz w:val="18"/>
              </w:rPr>
            </w:rPrChange>
          </w:rPr>
          <w:t>-digest" "date" "x-request-id");</w:t>
        </w:r>
      </w:ins>
    </w:p>
    <w:p w14:paraId="64FC8F0A" w14:textId="77777777" w:rsidR="005B322F" w:rsidRPr="00EA4C53" w:rsidRDefault="00000000">
      <w:pPr>
        <w:rPr>
          <w:lang w:val="en-US"/>
          <w:rPrChange w:id="300" w:author="Edgar Jung" w:date="2026-06-11T22:10:00Z" w16du:dateUtc="2026-06-11T20:10:00Z">
            <w:rPr/>
          </w:rPrChange>
        </w:rPr>
      </w:pPr>
      <w:ins w:id="301" w:author="E.ON" w:date="2026-06-11T14:00:00Z">
        <w:r w:rsidRPr="00EA4C53">
          <w:rPr>
            <w:rFonts w:ascii="Courier New" w:hAnsi="Courier New"/>
            <w:sz w:val="18"/>
            <w:lang w:val="en-US"/>
            <w:rPrChange w:id="302" w:author="Edgar Jung" w:date="2026-06-11T22:10:00Z" w16du:dateUtc="2026-06-11T20:10:00Z">
              <w:rPr>
                <w:rFonts w:ascii="Courier New" w:hAnsi="Courier New"/>
                <w:sz w:val="18"/>
              </w:rPr>
            </w:rPrChange>
          </w:rPr>
          <w:t xml:space="preserve">  created=</w:t>
        </w:r>
        <w:proofErr w:type="gramStart"/>
        <w:r w:rsidRPr="00EA4C53">
          <w:rPr>
            <w:rFonts w:ascii="Courier New" w:hAnsi="Courier New"/>
            <w:sz w:val="18"/>
            <w:lang w:val="en-US"/>
            <w:rPrChange w:id="303" w:author="Edgar Jung" w:date="2026-06-11T22:10:00Z" w16du:dateUtc="2026-06-11T20:10:00Z">
              <w:rPr>
                <w:rFonts w:ascii="Courier New" w:hAnsi="Courier New"/>
                <w:sz w:val="18"/>
              </w:rPr>
            </w:rPrChange>
          </w:rPr>
          <w:t>1738404930;keyid</w:t>
        </w:r>
        <w:proofErr w:type="gramEnd"/>
        <w:r w:rsidRPr="00EA4C53">
          <w:rPr>
            <w:rFonts w:ascii="Courier New" w:hAnsi="Courier New"/>
            <w:sz w:val="18"/>
            <w:lang w:val="en-US"/>
            <w:rPrChange w:id="304" w:author="Edgar Jung" w:date="2026-06-11T22:10:00Z" w16du:dateUtc="2026-06-11T20:10:00Z">
              <w:rPr>
                <w:rFonts w:ascii="Courier New" w:hAnsi="Courier New"/>
                <w:sz w:val="18"/>
              </w:rPr>
            </w:rPrChange>
          </w:rPr>
          <w:t>="EMT.API.NB-12345</w:t>
        </w:r>
        <w:proofErr w:type="gramStart"/>
        <w:r w:rsidRPr="00EA4C53">
          <w:rPr>
            <w:rFonts w:ascii="Courier New" w:hAnsi="Courier New"/>
            <w:sz w:val="18"/>
            <w:lang w:val="en-US"/>
            <w:rPrChange w:id="305" w:author="Edgar Jung" w:date="2026-06-11T22:10:00Z" w16du:dateUtc="2026-06-11T20:10:00Z">
              <w:rPr>
                <w:rFonts w:ascii="Courier New" w:hAnsi="Courier New"/>
                <w:sz w:val="18"/>
              </w:rPr>
            </w:rPrChange>
          </w:rPr>
          <w:t>";alg</w:t>
        </w:r>
        <w:proofErr w:type="gramEnd"/>
        <w:r w:rsidRPr="00EA4C53">
          <w:rPr>
            <w:rFonts w:ascii="Courier New" w:hAnsi="Courier New"/>
            <w:sz w:val="18"/>
            <w:lang w:val="en-US"/>
            <w:rPrChange w:id="306" w:author="Edgar Jung" w:date="2026-06-11T22:10:00Z" w16du:dateUtc="2026-06-11T20:10:00Z">
              <w:rPr>
                <w:rFonts w:ascii="Courier New" w:hAnsi="Courier New"/>
                <w:sz w:val="18"/>
              </w:rPr>
            </w:rPrChange>
          </w:rPr>
          <w:t>="ecdsa-p256-sha256"</w:t>
        </w:r>
      </w:ins>
    </w:p>
    <w:p w14:paraId="4808680C" w14:textId="77777777" w:rsidR="005B322F" w:rsidRDefault="00000000">
      <w:pPr>
        <w:pStyle w:val="berschrift2"/>
      </w:pPr>
      <w:ins w:id="307" w:author="E.ON" w:date="2026-06-11T14:00:00Z">
        <w:r>
          <w:t>6.6 Schritt 5: Signatur berechnen [RFC9421 §3.3, RFC7518 §3.4, BSI TR-03111]</w:t>
        </w:r>
      </w:ins>
    </w:p>
    <w:p w14:paraId="058C770B" w14:textId="77777777" w:rsidR="005B322F" w:rsidRDefault="00000000">
      <w:ins w:id="308" w:author="E.ON" w:date="2026-06-11T14:00:00Z">
        <w:r>
          <w:t>ECDSA P-256 + SHA-256 über den Signaturbasis-String. Ergebnis im Plain-Format r||s (je 32 Byte = 64 Byte gesamt, kein ASN.1-Wrapper gemäß BSI TR-03111), BASE64-kodiert.</w:t>
        </w:r>
      </w:ins>
    </w:p>
    <w:p w14:paraId="78BF9CF0" w14:textId="77777777" w:rsidR="005B322F" w:rsidRDefault="00000000">
      <w:ins w:id="309" w:author="E.ON" w:date="2026-06-11T14:00:00Z">
        <w:r>
          <w:rPr>
            <w:rFonts w:ascii="Courier New" w:hAnsi="Courier New"/>
            <w:sz w:val="18"/>
          </w:rPr>
          <w:t>Signature: sig1=:MEUCIQCx9vK2pX8mRtLsNwQzYcFbJdOeGiKpAsSv3nB1uWzYdA</w:t>
        </w:r>
      </w:ins>
    </w:p>
    <w:p w14:paraId="69F48903" w14:textId="77777777" w:rsidR="005B322F" w:rsidRDefault="00000000">
      <w:ins w:id="310" w:author="E.ON" w:date="2026-06-11T14:00:00Z">
        <w:r>
          <w:rPr>
            <w:rFonts w:ascii="Courier New" w:hAnsi="Courier New"/>
            <w:sz w:val="18"/>
          </w:rPr>
          <w:t xml:space="preserve">  IgAP4vRVA7xH2sP3kLmN8qT1uWzYdFbJcOeGiKpQsSv2nABC:</w:t>
        </w:r>
      </w:ins>
    </w:p>
    <w:p w14:paraId="65393298" w14:textId="77777777" w:rsidR="005B322F" w:rsidRDefault="00000000">
      <w:pPr>
        <w:pStyle w:val="berschrift2"/>
      </w:pPr>
      <w:ins w:id="311" w:author="E.ON" w:date="2026-06-11T14:00:00Z">
        <w:r>
          <w:t>6.7 Vollständiger signierter Request (standardisiertes Zielformat)</w:t>
        </w:r>
      </w:ins>
    </w:p>
    <w:p w14:paraId="5E56F0BF" w14:textId="77777777" w:rsidR="005B322F" w:rsidRDefault="00000000">
      <w:ins w:id="312" w:author="E.ON" w:date="2026-06-11T14:00:00Z">
        <w:r>
          <w:t>Der vollständige, signierte HTTP/2-Request mit allen neuen Headern:</w:t>
        </w:r>
      </w:ins>
    </w:p>
    <w:p w14:paraId="485EAF12" w14:textId="77777777" w:rsidR="005B322F" w:rsidRPr="00EA4C53" w:rsidRDefault="00000000">
      <w:pPr>
        <w:rPr>
          <w:lang w:val="en-US"/>
          <w:rPrChange w:id="313" w:author="Edgar Jung" w:date="2026-06-11T22:10:00Z" w16du:dateUtc="2026-06-11T20:10:00Z">
            <w:rPr/>
          </w:rPrChange>
        </w:rPr>
      </w:pPr>
      <w:ins w:id="314" w:author="E.ON" w:date="2026-06-11T14:00:00Z">
        <w:r w:rsidRPr="00EA4C53">
          <w:rPr>
            <w:rFonts w:ascii="Courier New" w:hAnsi="Courier New"/>
            <w:sz w:val="18"/>
            <w:lang w:val="en-US"/>
            <w:rPrChange w:id="315" w:author="Edgar Jung" w:date="2026-06-11T22:10:00Z" w16du:dateUtc="2026-06-11T20:10:00Z">
              <w:rPr>
                <w:rFonts w:ascii="Courier New" w:hAnsi="Courier New"/>
                <w:sz w:val="18"/>
              </w:rPr>
            </w:rPrChange>
          </w:rPr>
          <w:t>POST /</w:t>
        </w:r>
        <w:proofErr w:type="spellStart"/>
        <w:r w:rsidRPr="00EA4C53">
          <w:rPr>
            <w:rFonts w:ascii="Courier New" w:hAnsi="Courier New"/>
            <w:sz w:val="18"/>
            <w:lang w:val="en-US"/>
            <w:rPrChange w:id="316" w:author="Edgar Jung" w:date="2026-06-11T22:10:00Z" w16du:dateUtc="2026-06-11T20:10:00Z">
              <w:rPr>
                <w:rFonts w:ascii="Courier New" w:hAnsi="Courier New"/>
                <w:sz w:val="18"/>
              </w:rPr>
            </w:rPrChange>
          </w:rPr>
          <w:t>malo</w:t>
        </w:r>
        <w:proofErr w:type="spellEnd"/>
        <w:r w:rsidRPr="00EA4C53">
          <w:rPr>
            <w:rFonts w:ascii="Courier New" w:hAnsi="Courier New"/>
            <w:sz w:val="18"/>
            <w:lang w:val="en-US"/>
            <w:rPrChange w:id="317" w:author="Edgar Jung" w:date="2026-06-11T22:10:00Z" w16du:dateUtc="2026-06-11T20:10:00Z">
              <w:rPr>
                <w:rFonts w:ascii="Courier New" w:hAnsi="Courier New"/>
                <w:sz w:val="18"/>
              </w:rPr>
            </w:rPrChange>
          </w:rPr>
          <w:t>/ident HTTP/2</w:t>
        </w:r>
      </w:ins>
    </w:p>
    <w:p w14:paraId="736F1DA7" w14:textId="77777777" w:rsidR="005B322F" w:rsidRPr="00EA4C53" w:rsidRDefault="00000000">
      <w:pPr>
        <w:rPr>
          <w:lang w:val="en-US"/>
          <w:rPrChange w:id="318" w:author="Edgar Jung" w:date="2026-06-11T22:10:00Z" w16du:dateUtc="2026-06-11T20:10:00Z">
            <w:rPr/>
          </w:rPrChange>
        </w:rPr>
      </w:pPr>
      <w:ins w:id="319" w:author="E.ON" w:date="2026-06-11T14:00:00Z">
        <w:r w:rsidRPr="00EA4C53">
          <w:rPr>
            <w:rFonts w:ascii="Courier New" w:hAnsi="Courier New"/>
            <w:sz w:val="18"/>
            <w:lang w:val="en-US"/>
            <w:rPrChange w:id="320" w:author="Edgar Jung" w:date="2026-06-11T22:10:00Z" w16du:dateUtc="2026-06-11T20:10:00Z">
              <w:rPr>
                <w:rFonts w:ascii="Courier New" w:hAnsi="Courier New"/>
                <w:sz w:val="18"/>
              </w:rPr>
            </w:rPrChange>
          </w:rPr>
          <w:t>Host: makohub.com</w:t>
        </w:r>
      </w:ins>
    </w:p>
    <w:p w14:paraId="08D180E3" w14:textId="77777777" w:rsidR="005B322F" w:rsidRPr="00EA4C53" w:rsidRDefault="00000000">
      <w:pPr>
        <w:rPr>
          <w:lang w:val="en-US"/>
          <w:rPrChange w:id="321" w:author="Edgar Jung" w:date="2026-06-11T22:10:00Z" w16du:dateUtc="2026-06-11T20:10:00Z">
            <w:rPr/>
          </w:rPrChange>
        </w:rPr>
      </w:pPr>
      <w:ins w:id="322" w:author="E.ON" w:date="2026-06-11T14:00:00Z">
        <w:r w:rsidRPr="00EA4C53">
          <w:rPr>
            <w:rFonts w:ascii="Courier New" w:hAnsi="Courier New"/>
            <w:sz w:val="18"/>
            <w:lang w:val="en-US"/>
            <w:rPrChange w:id="323" w:author="Edgar Jung" w:date="2026-06-11T22:10:00Z" w16du:dateUtc="2026-06-11T20:10:00Z">
              <w:rPr>
                <w:rFonts w:ascii="Courier New" w:hAnsi="Courier New"/>
                <w:sz w:val="18"/>
              </w:rPr>
            </w:rPrChange>
          </w:rPr>
          <w:t>Content-Type: application/</w:t>
        </w:r>
        <w:proofErr w:type="spellStart"/>
        <w:r w:rsidRPr="00EA4C53">
          <w:rPr>
            <w:rFonts w:ascii="Courier New" w:hAnsi="Courier New"/>
            <w:sz w:val="18"/>
            <w:lang w:val="en-US"/>
            <w:rPrChange w:id="324" w:author="Edgar Jung" w:date="2026-06-11T22:10:00Z" w16du:dateUtc="2026-06-11T20:10:00Z">
              <w:rPr>
                <w:rFonts w:ascii="Courier New" w:hAnsi="Courier New"/>
                <w:sz w:val="18"/>
              </w:rPr>
            </w:rPrChange>
          </w:rPr>
          <w:t>json</w:t>
        </w:r>
      </w:ins>
      <w:proofErr w:type="spellEnd"/>
    </w:p>
    <w:p w14:paraId="684A499F" w14:textId="77777777" w:rsidR="005B322F" w:rsidRPr="00EA4C53" w:rsidRDefault="00000000">
      <w:pPr>
        <w:rPr>
          <w:lang w:val="en-US"/>
          <w:rPrChange w:id="325" w:author="Edgar Jung" w:date="2026-06-11T22:10:00Z" w16du:dateUtc="2026-06-11T20:10:00Z">
            <w:rPr/>
          </w:rPrChange>
        </w:rPr>
      </w:pPr>
      <w:ins w:id="326" w:author="E.ON" w:date="2026-06-11T14:00:00Z">
        <w:r w:rsidRPr="00EA4C53">
          <w:rPr>
            <w:rFonts w:ascii="Courier New" w:hAnsi="Courier New"/>
            <w:sz w:val="18"/>
            <w:lang w:val="en-US"/>
            <w:rPrChange w:id="327" w:author="Edgar Jung" w:date="2026-06-11T22:10:00Z" w16du:dateUtc="2026-06-11T20:10:00Z">
              <w:rPr>
                <w:rFonts w:ascii="Courier New" w:hAnsi="Courier New"/>
                <w:sz w:val="18"/>
              </w:rPr>
            </w:rPrChange>
          </w:rPr>
          <w:t>Accept: application/</w:t>
        </w:r>
        <w:proofErr w:type="spellStart"/>
        <w:r w:rsidRPr="00EA4C53">
          <w:rPr>
            <w:rFonts w:ascii="Courier New" w:hAnsi="Courier New"/>
            <w:sz w:val="18"/>
            <w:lang w:val="en-US"/>
            <w:rPrChange w:id="328" w:author="Edgar Jung" w:date="2026-06-11T22:10:00Z" w16du:dateUtc="2026-06-11T20:10:00Z">
              <w:rPr>
                <w:rFonts w:ascii="Courier New" w:hAnsi="Courier New"/>
                <w:sz w:val="18"/>
              </w:rPr>
            </w:rPrChange>
          </w:rPr>
          <w:t>json</w:t>
        </w:r>
      </w:ins>
      <w:proofErr w:type="spellEnd"/>
    </w:p>
    <w:p w14:paraId="04F74BB5" w14:textId="77777777" w:rsidR="005B322F" w:rsidRPr="00EA4C53" w:rsidRDefault="00000000">
      <w:pPr>
        <w:rPr>
          <w:lang w:val="en-US"/>
          <w:rPrChange w:id="329" w:author="Edgar Jung" w:date="2026-06-11T22:10:00Z" w16du:dateUtc="2026-06-11T20:10:00Z">
            <w:rPr/>
          </w:rPrChange>
        </w:rPr>
      </w:pPr>
      <w:ins w:id="330" w:author="E.ON" w:date="2026-06-11T14:00:00Z">
        <w:r w:rsidRPr="00EA4C53">
          <w:rPr>
            <w:rFonts w:ascii="Courier New" w:hAnsi="Courier New"/>
            <w:sz w:val="18"/>
            <w:lang w:val="en-US"/>
            <w:rPrChange w:id="331" w:author="Edgar Jung" w:date="2026-06-11T22:10:00Z" w16du:dateUtc="2026-06-11T20:10:00Z">
              <w:rPr>
                <w:rFonts w:ascii="Courier New" w:hAnsi="Courier New"/>
                <w:sz w:val="18"/>
              </w:rPr>
            </w:rPrChange>
          </w:rPr>
          <w:t>Date: Sun, 01 Feb 2026 10:15:30 GMT</w:t>
        </w:r>
      </w:ins>
    </w:p>
    <w:p w14:paraId="1E20044C" w14:textId="77777777" w:rsidR="005B322F" w:rsidRPr="00EA4C53" w:rsidRDefault="00000000">
      <w:pPr>
        <w:rPr>
          <w:lang w:val="en-US"/>
          <w:rPrChange w:id="332" w:author="Edgar Jung" w:date="2026-06-11T22:10:00Z" w16du:dateUtc="2026-06-11T20:10:00Z">
            <w:rPr/>
          </w:rPrChange>
        </w:rPr>
      </w:pPr>
      <w:ins w:id="333" w:author="E.ON" w:date="2026-06-11T14:00:00Z">
        <w:r w:rsidRPr="00EA4C53">
          <w:rPr>
            <w:rFonts w:ascii="Courier New" w:hAnsi="Courier New"/>
            <w:sz w:val="18"/>
            <w:lang w:val="en-US"/>
            <w:rPrChange w:id="334" w:author="Edgar Jung" w:date="2026-06-11T22:10:00Z" w16du:dateUtc="2026-06-11T20:10:00Z">
              <w:rPr>
                <w:rFonts w:ascii="Courier New" w:hAnsi="Courier New"/>
                <w:sz w:val="18"/>
              </w:rPr>
            </w:rPrChange>
          </w:rPr>
          <w:t>X-Request-ID: 7b5d3e2a-4c1a-4c0b-9e2a-1fd2c9a2b7d1</w:t>
        </w:r>
      </w:ins>
    </w:p>
    <w:p w14:paraId="4D518B29" w14:textId="77777777" w:rsidR="005B322F" w:rsidRPr="00EA4C53" w:rsidRDefault="00000000">
      <w:pPr>
        <w:rPr>
          <w:lang w:val="en-US"/>
          <w:rPrChange w:id="335" w:author="Edgar Jung" w:date="2026-06-11T22:10:00Z" w16du:dateUtc="2026-06-11T20:10:00Z">
            <w:rPr/>
          </w:rPrChange>
        </w:rPr>
      </w:pPr>
      <w:ins w:id="336" w:author="E.ON" w:date="2026-06-11T14:00:00Z">
        <w:r w:rsidRPr="00EA4C53">
          <w:rPr>
            <w:rFonts w:ascii="Courier New" w:hAnsi="Courier New"/>
            <w:sz w:val="18"/>
            <w:lang w:val="en-US"/>
            <w:rPrChange w:id="337" w:author="Edgar Jung" w:date="2026-06-11T22:10:00Z" w16du:dateUtc="2026-06-11T20:10:00Z">
              <w:rPr>
                <w:rFonts w:ascii="Courier New" w:hAnsi="Courier New"/>
                <w:sz w:val="18"/>
              </w:rPr>
            </w:rPrChange>
          </w:rPr>
          <w:t xml:space="preserve">X-Api-Spec-Ref: </w:t>
        </w:r>
        <w:proofErr w:type="spellStart"/>
        <w:proofErr w:type="gramStart"/>
        <w:r w:rsidRPr="00EA4C53">
          <w:rPr>
            <w:rFonts w:ascii="Courier New" w:hAnsi="Courier New"/>
            <w:sz w:val="18"/>
            <w:lang w:val="en-US"/>
            <w:rPrChange w:id="338" w:author="Edgar Jung" w:date="2026-06-11T22:10:00Z" w16du:dateUtc="2026-06-11T20:10:00Z">
              <w:rPr>
                <w:rFonts w:ascii="Courier New" w:hAnsi="Courier New"/>
                <w:sz w:val="18"/>
              </w:rPr>
            </w:rPrChange>
          </w:rPr>
          <w:t>git:EDI</w:t>
        </w:r>
        <w:proofErr w:type="gramEnd"/>
        <w:r w:rsidRPr="00EA4C53">
          <w:rPr>
            <w:rFonts w:ascii="Courier New" w:hAnsi="Courier New"/>
            <w:sz w:val="18"/>
            <w:lang w:val="en-US"/>
            <w:rPrChange w:id="339" w:author="Edgar Jung" w:date="2026-06-11T22:10:00Z" w16du:dateUtc="2026-06-11T20:10:00Z">
              <w:rPr>
                <w:rFonts w:ascii="Courier New" w:hAnsi="Courier New"/>
                <w:sz w:val="18"/>
              </w:rPr>
            </w:rPrChange>
          </w:rPr>
          <w:t>-Energy</w:t>
        </w:r>
        <w:proofErr w:type="spellEnd"/>
        <w:r w:rsidRPr="00EA4C53">
          <w:rPr>
            <w:rFonts w:ascii="Courier New" w:hAnsi="Courier New"/>
            <w:sz w:val="18"/>
            <w:lang w:val="en-US"/>
            <w:rPrChange w:id="340" w:author="Edgar Jung" w:date="2026-06-11T22:10:00Z" w16du:dateUtc="2026-06-11T20:10:00Z">
              <w:rPr>
                <w:rFonts w:ascii="Courier New" w:hAnsi="Courier New"/>
                <w:sz w:val="18"/>
              </w:rPr>
            </w:rPrChange>
          </w:rPr>
          <w:t>/api-electricity@2026-02-02</w:t>
        </w:r>
      </w:ins>
    </w:p>
    <w:p w14:paraId="4C547C89" w14:textId="77777777" w:rsidR="005B322F" w:rsidRPr="00EA4C53" w:rsidRDefault="00000000">
      <w:pPr>
        <w:rPr>
          <w:lang w:val="en-US"/>
          <w:rPrChange w:id="341" w:author="Edgar Jung" w:date="2026-06-11T22:10:00Z" w16du:dateUtc="2026-06-11T20:10:00Z">
            <w:rPr/>
          </w:rPrChange>
        </w:rPr>
      </w:pPr>
      <w:ins w:id="342" w:author="E.ON" w:date="2026-06-11T14:00:00Z">
        <w:r w:rsidRPr="00EA4C53">
          <w:rPr>
            <w:rFonts w:ascii="Courier New" w:hAnsi="Courier New"/>
            <w:sz w:val="18"/>
            <w:lang w:val="en-US"/>
            <w:rPrChange w:id="343" w:author="Edgar Jung" w:date="2026-06-11T22:10:00Z" w16du:dateUtc="2026-06-11T20:10:00Z">
              <w:rPr>
                <w:rFonts w:ascii="Courier New" w:hAnsi="Courier New"/>
                <w:sz w:val="18"/>
              </w:rPr>
            </w:rPrChange>
          </w:rPr>
          <w:t>X-Api-Spec-Version: 1.2</w:t>
        </w:r>
      </w:ins>
    </w:p>
    <w:p w14:paraId="603A6909" w14:textId="77777777" w:rsidR="005B322F" w:rsidRPr="00EA4C53" w:rsidRDefault="00000000">
      <w:pPr>
        <w:rPr>
          <w:lang w:val="en-US"/>
          <w:rPrChange w:id="344" w:author="Edgar Jung" w:date="2026-06-11T22:10:00Z" w16du:dateUtc="2026-06-11T20:10:00Z">
            <w:rPr/>
          </w:rPrChange>
        </w:rPr>
      </w:pPr>
      <w:ins w:id="345" w:author="E.ON" w:date="2026-06-11T14:00:00Z">
        <w:r w:rsidRPr="00EA4C53">
          <w:rPr>
            <w:rFonts w:ascii="Courier New" w:hAnsi="Courier New"/>
            <w:sz w:val="18"/>
            <w:lang w:val="en-US"/>
            <w:rPrChange w:id="346" w:author="Edgar Jung" w:date="2026-06-11T22:10:00Z" w16du:dateUtc="2026-06-11T20:10:00Z">
              <w:rPr>
                <w:rFonts w:ascii="Courier New" w:hAnsi="Courier New"/>
                <w:sz w:val="18"/>
              </w:rPr>
            </w:rPrChange>
          </w:rPr>
          <w:t>Content-Digest: sha-256=:X4vRVA7xH2sP3kLmN8qT1uWzYdFbJcOeGiKpQsSv2nA=:</w:t>
        </w:r>
      </w:ins>
    </w:p>
    <w:p w14:paraId="3BDC733C" w14:textId="77777777" w:rsidR="005B322F" w:rsidRPr="00EA4C53" w:rsidRDefault="00000000">
      <w:pPr>
        <w:rPr>
          <w:lang w:val="en-US"/>
          <w:rPrChange w:id="347" w:author="Edgar Jung" w:date="2026-06-11T22:10:00Z" w16du:dateUtc="2026-06-11T20:10:00Z">
            <w:rPr/>
          </w:rPrChange>
        </w:rPr>
      </w:pPr>
      <w:ins w:id="348" w:author="E.ON" w:date="2026-06-11T14:00:00Z">
        <w:r w:rsidRPr="00EA4C53">
          <w:rPr>
            <w:rFonts w:ascii="Courier New" w:hAnsi="Courier New"/>
            <w:sz w:val="18"/>
            <w:lang w:val="en-US"/>
            <w:rPrChange w:id="349" w:author="Edgar Jung" w:date="2026-06-11T22:10:00Z" w16du:dateUtc="2026-06-11T20:10:00Z">
              <w:rPr>
                <w:rFonts w:ascii="Courier New" w:hAnsi="Courier New"/>
                <w:sz w:val="18"/>
              </w:rPr>
            </w:rPrChange>
          </w:rPr>
          <w:t>Signature-Input: sig1</w:t>
        </w:r>
        <w:proofErr w:type="gramStart"/>
        <w:r w:rsidRPr="00EA4C53">
          <w:rPr>
            <w:rFonts w:ascii="Courier New" w:hAnsi="Courier New"/>
            <w:sz w:val="18"/>
            <w:lang w:val="en-US"/>
            <w:rPrChange w:id="350" w:author="Edgar Jung" w:date="2026-06-11T22:10:00Z" w16du:dateUtc="2026-06-11T20:10:00Z">
              <w:rPr>
                <w:rFonts w:ascii="Courier New" w:hAnsi="Courier New"/>
                <w:sz w:val="18"/>
              </w:rPr>
            </w:rPrChange>
          </w:rPr>
          <w:t>=(</w:t>
        </w:r>
        <w:proofErr w:type="gramEnd"/>
        <w:r w:rsidRPr="00EA4C53">
          <w:rPr>
            <w:rFonts w:ascii="Courier New" w:hAnsi="Courier New"/>
            <w:sz w:val="18"/>
            <w:lang w:val="en-US"/>
            <w:rPrChange w:id="351" w:author="Edgar Jung" w:date="2026-06-11T22:10:00Z" w16du:dateUtc="2026-06-11T20:10:00Z">
              <w:rPr>
                <w:rFonts w:ascii="Courier New" w:hAnsi="Courier New"/>
                <w:sz w:val="18"/>
              </w:rPr>
            </w:rPrChange>
          </w:rPr>
          <w:t>"@method</w:t>
        </w:r>
        <w:proofErr w:type="gramStart"/>
        <w:r w:rsidRPr="00EA4C53">
          <w:rPr>
            <w:rFonts w:ascii="Courier New" w:hAnsi="Courier New"/>
            <w:sz w:val="18"/>
            <w:lang w:val="en-US"/>
            <w:rPrChange w:id="352" w:author="Edgar Jung" w:date="2026-06-11T22:10:00Z" w16du:dateUtc="2026-06-11T20:10:00Z">
              <w:rPr>
                <w:rFonts w:ascii="Courier New" w:hAnsi="Courier New"/>
                <w:sz w:val="18"/>
              </w:rPr>
            </w:rPrChange>
          </w:rPr>
          <w:t>" "@</w:t>
        </w:r>
        <w:proofErr w:type="gramEnd"/>
        <w:r w:rsidRPr="00EA4C53">
          <w:rPr>
            <w:rFonts w:ascii="Courier New" w:hAnsi="Courier New"/>
            <w:sz w:val="18"/>
            <w:lang w:val="en-US"/>
            <w:rPrChange w:id="353" w:author="Edgar Jung" w:date="2026-06-11T22:10:00Z" w16du:dateUtc="2026-06-11T20:10:00Z">
              <w:rPr>
                <w:rFonts w:ascii="Courier New" w:hAnsi="Courier New"/>
                <w:sz w:val="18"/>
              </w:rPr>
            </w:rPrChange>
          </w:rPr>
          <w:t>path</w:t>
        </w:r>
        <w:proofErr w:type="gramStart"/>
        <w:r w:rsidRPr="00EA4C53">
          <w:rPr>
            <w:rFonts w:ascii="Courier New" w:hAnsi="Courier New"/>
            <w:sz w:val="18"/>
            <w:lang w:val="en-US"/>
            <w:rPrChange w:id="354" w:author="Edgar Jung" w:date="2026-06-11T22:10:00Z" w16du:dateUtc="2026-06-11T20:10:00Z">
              <w:rPr>
                <w:rFonts w:ascii="Courier New" w:hAnsi="Courier New"/>
                <w:sz w:val="18"/>
              </w:rPr>
            </w:rPrChange>
          </w:rPr>
          <w:t>" "@</w:t>
        </w:r>
        <w:proofErr w:type="gramEnd"/>
        <w:r w:rsidRPr="00EA4C53">
          <w:rPr>
            <w:rFonts w:ascii="Courier New" w:hAnsi="Courier New"/>
            <w:sz w:val="18"/>
            <w:lang w:val="en-US"/>
            <w:rPrChange w:id="355" w:author="Edgar Jung" w:date="2026-06-11T22:10:00Z" w16du:dateUtc="2026-06-11T20:10:00Z">
              <w:rPr>
                <w:rFonts w:ascii="Courier New" w:hAnsi="Courier New"/>
                <w:sz w:val="18"/>
              </w:rPr>
            </w:rPrChange>
          </w:rPr>
          <w:t>authority"</w:t>
        </w:r>
      </w:ins>
    </w:p>
    <w:p w14:paraId="133D8D08" w14:textId="77777777" w:rsidR="005B322F" w:rsidRPr="00EA4C53" w:rsidRDefault="00000000">
      <w:pPr>
        <w:rPr>
          <w:lang w:val="en-US"/>
          <w:rPrChange w:id="356" w:author="Edgar Jung" w:date="2026-06-11T22:10:00Z" w16du:dateUtc="2026-06-11T20:10:00Z">
            <w:rPr/>
          </w:rPrChange>
        </w:rPr>
      </w:pPr>
      <w:ins w:id="357" w:author="E.ON" w:date="2026-06-11T14:00:00Z">
        <w:r w:rsidRPr="00EA4C53">
          <w:rPr>
            <w:rFonts w:ascii="Courier New" w:hAnsi="Courier New"/>
            <w:sz w:val="18"/>
            <w:lang w:val="en-US"/>
            <w:rPrChange w:id="358" w:author="Edgar Jung" w:date="2026-06-11T22:10:00Z" w16du:dateUtc="2026-06-11T20:10:00Z">
              <w:rPr>
                <w:rFonts w:ascii="Courier New" w:hAnsi="Courier New"/>
                <w:sz w:val="18"/>
              </w:rPr>
            </w:rPrChange>
          </w:rPr>
          <w:t xml:space="preserve">  "</w:t>
        </w:r>
        <w:proofErr w:type="gramStart"/>
        <w:r w:rsidRPr="00EA4C53">
          <w:rPr>
            <w:rFonts w:ascii="Courier New" w:hAnsi="Courier New"/>
            <w:sz w:val="18"/>
            <w:lang w:val="en-US"/>
            <w:rPrChange w:id="359" w:author="Edgar Jung" w:date="2026-06-11T22:10:00Z" w16du:dateUtc="2026-06-11T20:10:00Z">
              <w:rPr>
                <w:rFonts w:ascii="Courier New" w:hAnsi="Courier New"/>
                <w:sz w:val="18"/>
              </w:rPr>
            </w:rPrChange>
          </w:rPr>
          <w:t>content</w:t>
        </w:r>
        <w:proofErr w:type="gramEnd"/>
        <w:r w:rsidRPr="00EA4C53">
          <w:rPr>
            <w:rFonts w:ascii="Courier New" w:hAnsi="Courier New"/>
            <w:sz w:val="18"/>
            <w:lang w:val="en-US"/>
            <w:rPrChange w:id="360" w:author="Edgar Jung" w:date="2026-06-11T22:10:00Z" w16du:dateUtc="2026-06-11T20:10:00Z">
              <w:rPr>
                <w:rFonts w:ascii="Courier New" w:hAnsi="Courier New"/>
                <w:sz w:val="18"/>
              </w:rPr>
            </w:rPrChange>
          </w:rPr>
          <w:t>-type" "content-digest" "date" "x-request-id");</w:t>
        </w:r>
      </w:ins>
    </w:p>
    <w:p w14:paraId="3B582347" w14:textId="77777777" w:rsidR="005B322F" w:rsidRPr="00EA4C53" w:rsidRDefault="00000000">
      <w:pPr>
        <w:rPr>
          <w:lang w:val="en-US"/>
          <w:rPrChange w:id="361" w:author="Edgar Jung" w:date="2026-06-11T22:10:00Z" w16du:dateUtc="2026-06-11T20:10:00Z">
            <w:rPr/>
          </w:rPrChange>
        </w:rPr>
      </w:pPr>
      <w:ins w:id="362" w:author="E.ON" w:date="2026-06-11T14:00:00Z">
        <w:r w:rsidRPr="00EA4C53">
          <w:rPr>
            <w:rFonts w:ascii="Courier New" w:hAnsi="Courier New"/>
            <w:sz w:val="18"/>
            <w:lang w:val="en-US"/>
            <w:rPrChange w:id="363" w:author="Edgar Jung" w:date="2026-06-11T22:10:00Z" w16du:dateUtc="2026-06-11T20:10:00Z">
              <w:rPr>
                <w:rFonts w:ascii="Courier New" w:hAnsi="Courier New"/>
                <w:sz w:val="18"/>
              </w:rPr>
            </w:rPrChange>
          </w:rPr>
          <w:t xml:space="preserve">  created=</w:t>
        </w:r>
        <w:proofErr w:type="gramStart"/>
        <w:r w:rsidRPr="00EA4C53">
          <w:rPr>
            <w:rFonts w:ascii="Courier New" w:hAnsi="Courier New"/>
            <w:sz w:val="18"/>
            <w:lang w:val="en-US"/>
            <w:rPrChange w:id="364" w:author="Edgar Jung" w:date="2026-06-11T22:10:00Z" w16du:dateUtc="2026-06-11T20:10:00Z">
              <w:rPr>
                <w:rFonts w:ascii="Courier New" w:hAnsi="Courier New"/>
                <w:sz w:val="18"/>
              </w:rPr>
            </w:rPrChange>
          </w:rPr>
          <w:t>1738404930;keyid</w:t>
        </w:r>
        <w:proofErr w:type="gramEnd"/>
        <w:r w:rsidRPr="00EA4C53">
          <w:rPr>
            <w:rFonts w:ascii="Courier New" w:hAnsi="Courier New"/>
            <w:sz w:val="18"/>
            <w:lang w:val="en-US"/>
            <w:rPrChange w:id="365" w:author="Edgar Jung" w:date="2026-06-11T22:10:00Z" w16du:dateUtc="2026-06-11T20:10:00Z">
              <w:rPr>
                <w:rFonts w:ascii="Courier New" w:hAnsi="Courier New"/>
                <w:sz w:val="18"/>
              </w:rPr>
            </w:rPrChange>
          </w:rPr>
          <w:t>="EMT.API.NB-12345</w:t>
        </w:r>
        <w:proofErr w:type="gramStart"/>
        <w:r w:rsidRPr="00EA4C53">
          <w:rPr>
            <w:rFonts w:ascii="Courier New" w:hAnsi="Courier New"/>
            <w:sz w:val="18"/>
            <w:lang w:val="en-US"/>
            <w:rPrChange w:id="366" w:author="Edgar Jung" w:date="2026-06-11T22:10:00Z" w16du:dateUtc="2026-06-11T20:10:00Z">
              <w:rPr>
                <w:rFonts w:ascii="Courier New" w:hAnsi="Courier New"/>
                <w:sz w:val="18"/>
              </w:rPr>
            </w:rPrChange>
          </w:rPr>
          <w:t>";alg</w:t>
        </w:r>
        <w:proofErr w:type="gramEnd"/>
        <w:r w:rsidRPr="00EA4C53">
          <w:rPr>
            <w:rFonts w:ascii="Courier New" w:hAnsi="Courier New"/>
            <w:sz w:val="18"/>
            <w:lang w:val="en-US"/>
            <w:rPrChange w:id="367" w:author="Edgar Jung" w:date="2026-06-11T22:10:00Z" w16du:dateUtc="2026-06-11T20:10:00Z">
              <w:rPr>
                <w:rFonts w:ascii="Courier New" w:hAnsi="Courier New"/>
                <w:sz w:val="18"/>
              </w:rPr>
            </w:rPrChange>
          </w:rPr>
          <w:t>="ecdsa-p256-sha256"</w:t>
        </w:r>
      </w:ins>
    </w:p>
    <w:p w14:paraId="3F4E3D8C" w14:textId="77777777" w:rsidR="005B322F" w:rsidRPr="00EA4C53" w:rsidRDefault="00000000">
      <w:pPr>
        <w:rPr>
          <w:lang w:val="en-US"/>
          <w:rPrChange w:id="368" w:author="Edgar Jung" w:date="2026-06-11T22:10:00Z" w16du:dateUtc="2026-06-11T20:10:00Z">
            <w:rPr/>
          </w:rPrChange>
        </w:rPr>
      </w:pPr>
      <w:ins w:id="369" w:author="E.ON" w:date="2026-06-11T14:00:00Z">
        <w:r w:rsidRPr="00EA4C53">
          <w:rPr>
            <w:rFonts w:ascii="Courier New" w:hAnsi="Courier New"/>
            <w:sz w:val="18"/>
            <w:lang w:val="en-US"/>
            <w:rPrChange w:id="370" w:author="Edgar Jung" w:date="2026-06-11T22:10:00Z" w16du:dateUtc="2026-06-11T20:10:00Z">
              <w:rPr>
                <w:rFonts w:ascii="Courier New" w:hAnsi="Courier New"/>
                <w:sz w:val="18"/>
              </w:rPr>
            </w:rPrChange>
          </w:rPr>
          <w:t>Signature: sig1</w:t>
        </w:r>
        <w:proofErr w:type="gramStart"/>
        <w:r w:rsidRPr="00EA4C53">
          <w:rPr>
            <w:rFonts w:ascii="Courier New" w:hAnsi="Courier New"/>
            <w:sz w:val="18"/>
            <w:lang w:val="en-US"/>
            <w:rPrChange w:id="371" w:author="Edgar Jung" w:date="2026-06-11T22:10:00Z" w16du:dateUtc="2026-06-11T20:10:00Z">
              <w:rPr>
                <w:rFonts w:ascii="Courier New" w:hAnsi="Courier New"/>
                <w:sz w:val="18"/>
              </w:rPr>
            </w:rPrChange>
          </w:rPr>
          <w:t>=:MEUCIQCx</w:t>
        </w:r>
        <w:proofErr w:type="gramEnd"/>
        <w:r w:rsidRPr="00EA4C53">
          <w:rPr>
            <w:rFonts w:ascii="Courier New" w:hAnsi="Courier New"/>
            <w:sz w:val="18"/>
            <w:lang w:val="en-US"/>
            <w:rPrChange w:id="372" w:author="Edgar Jung" w:date="2026-06-11T22:10:00Z" w16du:dateUtc="2026-06-11T20:10:00Z">
              <w:rPr>
                <w:rFonts w:ascii="Courier New" w:hAnsi="Courier New"/>
                <w:sz w:val="18"/>
              </w:rPr>
            </w:rPrChange>
          </w:rPr>
          <w:t>9vK2pX8mRtLsNwQzYcFbJdOeGiKpAsSv3nB1uWzYdA</w:t>
        </w:r>
      </w:ins>
    </w:p>
    <w:p w14:paraId="379C0D22" w14:textId="77777777" w:rsidR="005B322F" w:rsidRPr="00EA4C53" w:rsidRDefault="00000000">
      <w:pPr>
        <w:rPr>
          <w:lang w:val="en-US"/>
          <w:rPrChange w:id="373" w:author="Edgar Jung" w:date="2026-06-11T22:10:00Z" w16du:dateUtc="2026-06-11T20:10:00Z">
            <w:rPr/>
          </w:rPrChange>
        </w:rPr>
      </w:pPr>
      <w:ins w:id="374" w:author="E.ON" w:date="2026-06-11T14:00:00Z">
        <w:r w:rsidRPr="00EA4C53">
          <w:rPr>
            <w:rFonts w:ascii="Courier New" w:hAnsi="Courier New"/>
            <w:sz w:val="18"/>
            <w:lang w:val="en-US"/>
            <w:rPrChange w:id="375" w:author="Edgar Jung" w:date="2026-06-11T22:10:00Z" w16du:dateUtc="2026-06-11T20:10:00Z">
              <w:rPr>
                <w:rFonts w:ascii="Courier New" w:hAnsi="Courier New"/>
                <w:sz w:val="18"/>
              </w:rPr>
            </w:rPrChange>
          </w:rPr>
          <w:t xml:space="preserve">  IgAP4vRVA7xH2sP3kLmN8qT1uWzYdFbJcOeGiKpQsSv2nABC:</w:t>
        </w:r>
      </w:ins>
    </w:p>
    <w:p w14:paraId="78B0B30E" w14:textId="77777777" w:rsidR="005B322F" w:rsidRPr="00EA4C53" w:rsidRDefault="005B322F">
      <w:pPr>
        <w:rPr>
          <w:lang w:val="en-US"/>
          <w:rPrChange w:id="376" w:author="Edgar Jung" w:date="2026-06-11T22:10:00Z" w16du:dateUtc="2026-06-11T20:10:00Z">
            <w:rPr/>
          </w:rPrChange>
        </w:rPr>
      </w:pPr>
    </w:p>
    <w:p w14:paraId="2DD21AE5" w14:textId="77777777" w:rsidR="005B322F" w:rsidRPr="00EA4C53" w:rsidRDefault="00000000">
      <w:pPr>
        <w:rPr>
          <w:lang w:val="en-US"/>
          <w:rPrChange w:id="377" w:author="Edgar Jung" w:date="2026-06-11T22:10:00Z" w16du:dateUtc="2026-06-11T20:10:00Z">
            <w:rPr/>
          </w:rPrChange>
        </w:rPr>
      </w:pPr>
      <w:ins w:id="378" w:author="E.ON" w:date="2026-06-11T14:00:00Z">
        <w:r w:rsidRPr="00EA4C53">
          <w:rPr>
            <w:rFonts w:ascii="Courier New" w:hAnsi="Courier New"/>
            <w:sz w:val="18"/>
            <w:lang w:val="en-US"/>
            <w:rPrChange w:id="379" w:author="Edgar Jung" w:date="2026-06-11T22:10:00Z" w16du:dateUtc="2026-06-11T20:10:00Z">
              <w:rPr>
                <w:rFonts w:ascii="Courier New" w:hAnsi="Courier New"/>
                <w:sz w:val="18"/>
              </w:rPr>
            </w:rPrChange>
          </w:rPr>
          <w:t>{"address</w:t>
        </w:r>
        <w:proofErr w:type="gramStart"/>
        <w:r w:rsidRPr="00EA4C53">
          <w:rPr>
            <w:rFonts w:ascii="Courier New" w:hAnsi="Courier New"/>
            <w:sz w:val="18"/>
            <w:lang w:val="en-US"/>
            <w:rPrChange w:id="380" w:author="Edgar Jung" w:date="2026-06-11T22:10:00Z" w16du:dateUtc="2026-06-11T20:10:00Z">
              <w:rPr>
                <w:rFonts w:ascii="Courier New" w:hAnsi="Courier New"/>
                <w:sz w:val="18"/>
              </w:rPr>
            </w:rPrChange>
          </w:rPr>
          <w:t>":{</w:t>
        </w:r>
        <w:proofErr w:type="gramEnd"/>
        <w:r w:rsidRPr="00EA4C53">
          <w:rPr>
            <w:rFonts w:ascii="Courier New" w:hAnsi="Courier New"/>
            <w:sz w:val="18"/>
            <w:lang w:val="en-US"/>
            <w:rPrChange w:id="381" w:author="Edgar Jung" w:date="2026-06-11T22:10:00Z" w16du:dateUtc="2026-06-11T20:10:00Z">
              <w:rPr>
                <w:rFonts w:ascii="Courier New" w:hAnsi="Courier New"/>
                <w:sz w:val="18"/>
              </w:rPr>
            </w:rPrChange>
          </w:rPr>
          <w:t>"zip":</w:t>
        </w:r>
        <w:proofErr w:type="gramStart"/>
        <w:r w:rsidRPr="00EA4C53">
          <w:rPr>
            <w:rFonts w:ascii="Courier New" w:hAnsi="Courier New"/>
            <w:sz w:val="18"/>
            <w:lang w:val="en-US"/>
            <w:rPrChange w:id="382" w:author="Edgar Jung" w:date="2026-06-11T22:10:00Z" w16du:dateUtc="2026-06-11T20:10:00Z">
              <w:rPr>
                <w:rFonts w:ascii="Courier New" w:hAnsi="Courier New"/>
                <w:sz w:val="18"/>
              </w:rPr>
            </w:rPrChange>
          </w:rPr>
          <w:t>80001},</w:t>
        </w:r>
        <w:proofErr w:type="gramEnd"/>
        <w:r w:rsidRPr="00EA4C53">
          <w:rPr>
            <w:rFonts w:ascii="Courier New" w:hAnsi="Courier New"/>
            <w:sz w:val="18"/>
            <w:lang w:val="en-US"/>
            <w:rPrChange w:id="383" w:author="Edgar Jung" w:date="2026-06-11T22:10:00Z" w16du:dateUtc="2026-06-11T20:10:00Z">
              <w:rPr>
                <w:rFonts w:ascii="Courier New" w:hAnsi="Courier New"/>
                <w:sz w:val="18"/>
              </w:rPr>
            </w:rPrChange>
          </w:rPr>
          <w:t>"customerNumber":6024997}</w:t>
        </w:r>
      </w:ins>
    </w:p>
    <w:p w14:paraId="339AC639" w14:textId="77777777" w:rsidR="005B322F" w:rsidRDefault="00000000">
      <w:pPr>
        <w:pStyle w:val="berschrift2"/>
      </w:pPr>
      <w:ins w:id="384" w:author="E.ON" w:date="2026-06-11T14:00:00Z">
        <w:r>
          <w:lastRenderedPageBreak/>
          <w:t>6.9 Zertifikats-Verweis: X-BDEW-CERT → keyid + Verzeichnisdienst</w:t>
        </w:r>
      </w:ins>
    </w:p>
    <w:p w14:paraId="21E5915C" w14:textId="2B2CB253" w:rsidR="005B322F" w:rsidRDefault="00000000">
      <w:proofErr w:type="gramStart"/>
      <w:ins w:id="385" w:author="E.ON" w:date="2026-06-11T14:00:00Z">
        <w:r>
          <w:t>Das  Verfahren</w:t>
        </w:r>
        <w:proofErr w:type="gramEnd"/>
        <w:r>
          <w:t xml:space="preserve"> nach RFC 9421 §2.5 verwendet den </w:t>
        </w:r>
        <w:proofErr w:type="spellStart"/>
        <w:r>
          <w:rPr>
            <w:rFonts w:ascii="Courier New" w:hAnsi="Courier New"/>
            <w:sz w:val="18"/>
          </w:rPr>
          <w:t>keyid</w:t>
        </w:r>
        <w:proofErr w:type="spellEnd"/>
        <w:r>
          <w:t xml:space="preserve">-Parameter im </w:t>
        </w:r>
        <w:proofErr w:type="spellStart"/>
        <w:r>
          <w:t>Signature</w:t>
        </w:r>
        <w:proofErr w:type="spellEnd"/>
        <w:r>
          <w:t xml:space="preserve">-Input. keyid enthält die eindeutige Identifikation des Zertifikats: </w:t>
        </w:r>
        <w:r>
          <w:rPr>
            <w:rFonts w:ascii="Courier New" w:hAnsi="Courier New"/>
            <w:sz w:val="18"/>
          </w:rPr>
          <w:t>keyid="EMT.API.NB-12345"</w:t>
        </w:r>
        <w:r>
          <w:t>. Das zugehörige Zertifikat ist unter dieser ID im SM-PKI-Verzeichnisdienst (Kapitel 4.2) abrufbar. Kapitel 4 des vorliegenden Dokuments (Zertifikate und PKI) bleibt unverändert führend für alle PKI-Anforderungen.</w:t>
        </w:r>
      </w:ins>
    </w:p>
    <w:p w14:paraId="7F06446B" w14:textId="77777777" w:rsidR="005B322F" w:rsidRDefault="00000000">
      <w:r>
        <w:rPr>
          <w:b/>
          <w:bCs/>
        </w:rPr>
        <w:t xml:space="preserve">Pflichtfelder gemäß Kapitel 4 (führend): </w:t>
      </w:r>
      <w:ins w:id="386" w:author="E.ON" w:date="2026-06-11T14:00:00Z">
        <w:r>
          <w:t>CommonName nach Schema &lt;org&gt;.EMT.API&lt;ext&gt;; OU enthält MP-ID; SubjectAltName enthält URL des Verzeichnisdiensts. Der keyid-Wert im Signature-Input-Header MUSS der im Verzeichnisdienst veröffentlichten API-Kennung des Senders entsprechen.</w:t>
        </w:r>
      </w:ins>
    </w:p>
    <w:p w14:paraId="2E7BC072" w14:textId="77777777" w:rsidR="00884ABE" w:rsidRPr="00814040" w:rsidRDefault="00884ABE" w:rsidP="00884ABE">
      <w:pPr>
        <w:pStyle w:val="berschrift1"/>
      </w:pPr>
      <w:bookmarkStart w:id="387" w:name="_Toc130919551"/>
      <w:bookmarkStart w:id="388" w:name="_Toc140239911"/>
      <w:bookmarkStart w:id="389" w:name="_Toc203728878"/>
      <w:r>
        <w:t>Änderungshistorie</w:t>
      </w:r>
      <w:bookmarkEnd w:id="387"/>
      <w:bookmarkEnd w:id="388"/>
      <w:bookmarkEnd w:id="389"/>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447F2E80" w14:textId="77777777" w:rsidTr="004266A3">
        <w:trPr>
          <w:tblHeader/>
        </w:trPr>
        <w:tc>
          <w:tcPr>
            <w:tcW w:w="703" w:type="dxa"/>
            <w:vMerge w:val="restart"/>
            <w:shd w:val="clear" w:color="auto" w:fill="D8DFE4"/>
          </w:tcPr>
          <w:p w14:paraId="5C92ADC1" w14:textId="77777777" w:rsidR="00884ABE" w:rsidRPr="00814040" w:rsidRDefault="00884ABE" w:rsidP="00617123">
            <w:pPr>
              <w:tabs>
                <w:tab w:val="left" w:pos="1134"/>
              </w:tabs>
              <w:spacing w:before="60" w:after="20" w:line="192" w:lineRule="exact"/>
              <w:rPr>
                <w:rFonts w:cstheme="minorHAnsi"/>
                <w:b/>
                <w:color w:val="C00000"/>
                <w:sz w:val="18"/>
                <w:szCs w:val="18"/>
              </w:rPr>
            </w:pPr>
            <w:r>
              <w:rPr>
                <w:rFonts w:cstheme="minorHAnsi"/>
                <w:b/>
                <w:color w:val="C00000"/>
                <w:sz w:val="18"/>
                <w:szCs w:val="18"/>
              </w:rPr>
              <w:t>Änd-ID</w:t>
            </w:r>
          </w:p>
        </w:tc>
        <w:tc>
          <w:tcPr>
            <w:tcW w:w="1697" w:type="dxa"/>
            <w:vMerge w:val="restart"/>
            <w:shd w:val="clear" w:color="auto" w:fill="D8DFE4"/>
          </w:tcPr>
          <w:p w14:paraId="0220A4E0" w14:textId="77777777" w:rsidR="00884ABE" w:rsidRPr="00814040" w:rsidRDefault="00884ABE" w:rsidP="00617123">
            <w:pPr>
              <w:tabs>
                <w:tab w:val="left" w:pos="1134"/>
              </w:tabs>
              <w:spacing w:before="60" w:after="20" w:line="192" w:lineRule="exact"/>
              <w:rPr>
                <w:rFonts w:cstheme="minorHAnsi"/>
                <w:b/>
                <w:color w:val="C00000"/>
                <w:sz w:val="18"/>
                <w:szCs w:val="18"/>
              </w:rPr>
            </w:pPr>
            <w:r>
              <w:rPr>
                <w:rFonts w:cstheme="minorHAnsi"/>
                <w:b/>
                <w:color w:val="C00000"/>
                <w:sz w:val="18"/>
                <w:szCs w:val="18"/>
              </w:rPr>
              <w:t>Ort</w:t>
            </w:r>
            <w:r>
              <w:rPr>
                <w:rFonts w:cstheme="minorHAnsi"/>
                <w:b/>
                <w:color w:val="C00000"/>
                <w:sz w:val="18"/>
                <w:szCs w:val="18"/>
              </w:rPr>
              <w:br/>
            </w:r>
          </w:p>
        </w:tc>
        <w:tc>
          <w:tcPr>
            <w:tcW w:w="6788" w:type="dxa"/>
            <w:gridSpan w:val="2"/>
            <w:shd w:val="clear" w:color="auto" w:fill="D8DFE4"/>
          </w:tcPr>
          <w:p w14:paraId="3961DE19" w14:textId="77777777" w:rsidR="00884ABE" w:rsidRPr="00814040" w:rsidRDefault="00884ABE" w:rsidP="00617123">
            <w:pPr>
              <w:tabs>
                <w:tab w:val="center" w:pos="3180"/>
              </w:tabs>
              <w:spacing w:before="60" w:after="20" w:line="192" w:lineRule="exact"/>
              <w:rPr>
                <w:rFonts w:cstheme="minorHAnsi"/>
                <w:b/>
                <w:color w:val="C00000"/>
                <w:sz w:val="18"/>
                <w:szCs w:val="18"/>
              </w:rPr>
            </w:pPr>
            <w:r>
              <w:rPr>
                <w:rFonts w:cstheme="minorHAnsi"/>
                <w:b/>
                <w:color w:val="C00000"/>
                <w:sz w:val="18"/>
                <w:szCs w:val="18"/>
              </w:rPr>
              <w:tab/>
              <w:t>Änderungen</w:t>
            </w:r>
          </w:p>
        </w:tc>
        <w:tc>
          <w:tcPr>
            <w:tcW w:w="2720" w:type="dxa"/>
            <w:vMerge w:val="restart"/>
            <w:shd w:val="clear" w:color="auto" w:fill="D8DFE4"/>
          </w:tcPr>
          <w:p w14:paraId="7A922BD0" w14:textId="77777777" w:rsidR="00884ABE" w:rsidRPr="00814040" w:rsidRDefault="00884ABE" w:rsidP="00617123">
            <w:pPr>
              <w:tabs>
                <w:tab w:val="left" w:pos="1134"/>
              </w:tabs>
              <w:spacing w:before="60" w:after="20" w:line="192" w:lineRule="exact"/>
              <w:rPr>
                <w:rFonts w:cstheme="minorHAnsi"/>
                <w:b/>
                <w:color w:val="C00000"/>
                <w:sz w:val="18"/>
                <w:szCs w:val="18"/>
              </w:rPr>
            </w:pPr>
            <w:r>
              <w:rPr>
                <w:rFonts w:cstheme="minorHAnsi"/>
                <w:b/>
                <w:color w:val="C00000"/>
                <w:sz w:val="18"/>
                <w:szCs w:val="18"/>
              </w:rPr>
              <w:t>Grund der Anpassung</w:t>
            </w:r>
          </w:p>
        </w:tc>
        <w:tc>
          <w:tcPr>
            <w:tcW w:w="2404" w:type="dxa"/>
            <w:vMerge w:val="restart"/>
            <w:shd w:val="clear" w:color="auto" w:fill="D8DFE4"/>
          </w:tcPr>
          <w:p w14:paraId="54A7CD63" w14:textId="77777777" w:rsidR="00884ABE" w:rsidRPr="00814040" w:rsidRDefault="00884ABE" w:rsidP="00617123">
            <w:pPr>
              <w:tabs>
                <w:tab w:val="left" w:pos="1134"/>
              </w:tabs>
              <w:spacing w:before="60" w:after="20" w:line="192" w:lineRule="exact"/>
              <w:rPr>
                <w:rFonts w:cstheme="minorHAnsi"/>
                <w:b/>
                <w:color w:val="C00000"/>
                <w:sz w:val="18"/>
                <w:szCs w:val="18"/>
              </w:rPr>
            </w:pPr>
            <w:r>
              <w:rPr>
                <w:rFonts w:cstheme="minorHAnsi"/>
                <w:b/>
                <w:color w:val="C00000"/>
                <w:sz w:val="18"/>
                <w:szCs w:val="18"/>
              </w:rPr>
              <w:t>Status</w:t>
            </w:r>
          </w:p>
        </w:tc>
      </w:tr>
      <w:tr w:rsidR="00884ABE" w:rsidRPr="00814040" w14:paraId="63A32E33" w14:textId="77777777" w:rsidTr="004266A3">
        <w:trPr>
          <w:tblHeader/>
        </w:trPr>
        <w:tc>
          <w:tcPr>
            <w:tcW w:w="703" w:type="dxa"/>
            <w:vMerge/>
          </w:tcPr>
          <w:p w14:paraId="5E27AEAD"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33651C4F"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8FBC709" w14:textId="77777777" w:rsidR="00884ABE" w:rsidRPr="00814040" w:rsidRDefault="00884ABE" w:rsidP="00617123">
            <w:pPr>
              <w:spacing w:before="60" w:after="20" w:line="192" w:lineRule="exact"/>
              <w:rPr>
                <w:rFonts w:cstheme="minorHAnsi"/>
                <w:b/>
                <w:color w:val="C00000"/>
                <w:sz w:val="18"/>
                <w:szCs w:val="18"/>
              </w:rPr>
            </w:pPr>
            <w:r>
              <w:rPr>
                <w:rFonts w:cstheme="minorHAnsi"/>
                <w:b/>
                <w:color w:val="C00000"/>
                <w:sz w:val="18"/>
                <w:szCs w:val="18"/>
              </w:rPr>
              <w:t>Bisher</w:t>
            </w:r>
          </w:p>
        </w:tc>
        <w:tc>
          <w:tcPr>
            <w:tcW w:w="3394" w:type="dxa"/>
            <w:shd w:val="clear" w:color="auto" w:fill="D8DFE4"/>
          </w:tcPr>
          <w:p w14:paraId="7E0F70EB" w14:textId="77777777" w:rsidR="00884ABE" w:rsidRPr="00814040" w:rsidRDefault="00884ABE" w:rsidP="00617123">
            <w:pPr>
              <w:spacing w:before="60" w:after="20" w:line="192" w:lineRule="exact"/>
              <w:rPr>
                <w:rFonts w:cstheme="minorHAnsi"/>
                <w:b/>
                <w:color w:val="C00000"/>
                <w:sz w:val="18"/>
                <w:szCs w:val="18"/>
              </w:rPr>
            </w:pPr>
            <w:r>
              <w:rPr>
                <w:rFonts w:cstheme="minorHAnsi"/>
                <w:b/>
                <w:color w:val="C00000"/>
                <w:sz w:val="18"/>
                <w:szCs w:val="18"/>
              </w:rPr>
              <w:t>Neu</w:t>
            </w:r>
          </w:p>
        </w:tc>
        <w:tc>
          <w:tcPr>
            <w:tcW w:w="2720" w:type="dxa"/>
            <w:vMerge/>
          </w:tcPr>
          <w:p w14:paraId="316BE09B"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2947041"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7A38C8A8" w14:textId="77777777" w:rsidTr="001028CF">
        <w:trPr>
          <w:cantSplit/>
        </w:trPr>
        <w:tc>
          <w:tcPr>
            <w:tcW w:w="703" w:type="dxa"/>
          </w:tcPr>
          <w:p w14:paraId="06304A66" w14:textId="77777777"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05A2E5CD" w14:textId="77777777" w:rsidR="001028CF" w:rsidRDefault="001028CF" w:rsidP="001028CF">
            <w:pPr>
              <w:spacing w:before="60" w:after="20" w:line="192" w:lineRule="exact"/>
              <w:rPr>
                <w:rFonts w:cstheme="minorHAnsi"/>
                <w:sz w:val="18"/>
                <w:szCs w:val="18"/>
              </w:rPr>
            </w:pPr>
            <w:r>
              <w:rPr>
                <w:rFonts w:cstheme="minorHAnsi"/>
                <w:sz w:val="18"/>
                <w:szCs w:val="18"/>
              </w:rPr>
              <w:t>Deckblatt</w:t>
            </w:r>
          </w:p>
        </w:tc>
        <w:tc>
          <w:tcPr>
            <w:tcW w:w="3394" w:type="dxa"/>
          </w:tcPr>
          <w:p w14:paraId="5556AC88"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7925CD0C" w14:textId="77777777" w:rsidR="001028CF" w:rsidRDefault="001028CF" w:rsidP="001028CF">
            <w:pPr>
              <w:spacing w:before="60" w:after="20" w:line="192" w:lineRule="exact"/>
              <w:rPr>
                <w:rFonts w:cstheme="minorHAnsi"/>
                <w:color w:val="000000"/>
                <w:sz w:val="18"/>
                <w:szCs w:val="18"/>
              </w:rPr>
            </w:pPr>
          </w:p>
          <w:p w14:paraId="3A3837ED" w14:textId="77777777" w:rsidR="001028CF" w:rsidRPr="00814040" w:rsidRDefault="001028CF" w:rsidP="001028CF">
            <w:pPr>
              <w:spacing w:before="60" w:after="20" w:line="192" w:lineRule="exact"/>
              <w:rPr>
                <w:rFonts w:cstheme="minorHAnsi"/>
                <w:color w:val="000000"/>
                <w:sz w:val="18"/>
                <w:szCs w:val="18"/>
              </w:rPr>
            </w:pPr>
            <w:r>
              <w:rPr>
                <w:rFonts w:cstheme="minorHAnsi"/>
                <w:color w:val="000000"/>
                <w:sz w:val="18"/>
                <w:szCs w:val="18"/>
              </w:rPr>
              <w:t>Version: 1.2</w:t>
            </w:r>
          </w:p>
          <w:p w14:paraId="19C64E99" w14:textId="77777777" w:rsidR="00C75F10" w:rsidRPr="00C75F10" w:rsidRDefault="00C75F10" w:rsidP="00C75F10">
            <w:pPr>
              <w:spacing w:before="60" w:after="20" w:line="192" w:lineRule="exact"/>
              <w:rPr>
                <w:rFonts w:cstheme="minorHAnsi"/>
                <w:color w:val="000000"/>
                <w:sz w:val="18"/>
                <w:szCs w:val="18"/>
              </w:rPr>
            </w:pPr>
            <w:r>
              <w:rPr>
                <w:rFonts w:cstheme="minorHAnsi"/>
                <w:color w:val="000000"/>
                <w:sz w:val="18"/>
                <w:szCs w:val="18"/>
              </w:rPr>
              <w:t>Publikationsdatum: 01.04.2025</w:t>
            </w:r>
            <w:r>
              <w:rPr>
                <w:rFonts w:cstheme="minorHAnsi"/>
                <w:color w:val="000000"/>
                <w:sz w:val="18"/>
                <w:szCs w:val="18"/>
              </w:rPr>
              <w:br/>
            </w:r>
          </w:p>
          <w:p w14:paraId="67C212B4" w14:textId="77777777" w:rsidR="001028CF" w:rsidRPr="00AC6772" w:rsidRDefault="00C75F10" w:rsidP="00C75F10">
            <w:pPr>
              <w:spacing w:before="60" w:after="20" w:line="192" w:lineRule="exact"/>
              <w:ind w:left="1036" w:hanging="1036"/>
              <w:rPr>
                <w:rFonts w:cstheme="minorHAnsi"/>
                <w:noProof/>
                <w:color w:val="000000"/>
                <w:sz w:val="18"/>
                <w:szCs w:val="18"/>
              </w:rPr>
            </w:pPr>
            <w:r>
              <w:rPr>
                <w:rFonts w:cstheme="minorHAnsi"/>
                <w:color w:val="000000"/>
                <w:sz w:val="18"/>
                <w:szCs w:val="18"/>
              </w:rPr>
              <w:t>Anzuwenden ab: 01.10.2025</w:t>
            </w:r>
            <w:r>
              <w:rPr>
                <w:rFonts w:cstheme="minorHAnsi"/>
                <w:color w:val="000000"/>
                <w:sz w:val="18"/>
                <w:szCs w:val="18"/>
              </w:rPr>
              <w:br/>
            </w:r>
          </w:p>
        </w:tc>
        <w:tc>
          <w:tcPr>
            <w:tcW w:w="3394" w:type="dxa"/>
          </w:tcPr>
          <w:p w14:paraId="1B547C67" w14:textId="77777777" w:rsidR="001028CF" w:rsidRPr="0085279D" w:rsidRDefault="001028CF" w:rsidP="001028CF">
            <w:pPr>
              <w:spacing w:before="60" w:after="20" w:line="192" w:lineRule="exact"/>
              <w:rPr>
                <w:rFonts w:cstheme="minorHAnsi"/>
                <w:b/>
                <w:bCs/>
                <w:color w:val="000000"/>
                <w:sz w:val="18"/>
                <w:szCs w:val="18"/>
              </w:rPr>
            </w:pPr>
            <w:r>
              <w:rPr>
                <w:rFonts w:cstheme="minorHAnsi"/>
                <w:b/>
                <w:bCs/>
                <w:color w:val="000000"/>
                <w:sz w:val="18"/>
                <w:szCs w:val="18"/>
              </w:rPr>
              <w:t>Konsolidierte Lesefassung mit Fehlerkorrekturen</w:t>
            </w:r>
          </w:p>
          <w:p w14:paraId="13353C4F" w14:textId="77777777" w:rsidR="001028CF" w:rsidRDefault="001028CF" w:rsidP="001028CF">
            <w:pPr>
              <w:spacing w:before="60" w:after="20" w:line="192" w:lineRule="exact"/>
              <w:rPr>
                <w:rFonts w:cstheme="minorHAnsi"/>
                <w:color w:val="000000"/>
                <w:sz w:val="18"/>
                <w:szCs w:val="18"/>
              </w:rPr>
            </w:pPr>
            <w:r>
              <w:rPr>
                <w:rFonts w:cstheme="minorHAnsi"/>
                <w:b/>
                <w:bCs/>
                <w:color w:val="000000"/>
                <w:sz w:val="18"/>
                <w:szCs w:val="18"/>
              </w:rPr>
              <w:t>Stand: 28.05.2025</w:t>
            </w:r>
          </w:p>
          <w:p w14:paraId="7C5761B6" w14:textId="77777777" w:rsidR="001028CF" w:rsidRPr="00814040" w:rsidRDefault="001028CF" w:rsidP="001028CF">
            <w:pPr>
              <w:spacing w:before="60" w:after="20" w:line="192" w:lineRule="exact"/>
              <w:rPr>
                <w:rFonts w:cstheme="minorHAnsi"/>
                <w:b/>
                <w:bCs/>
                <w:color w:val="000000"/>
                <w:sz w:val="18"/>
                <w:szCs w:val="18"/>
              </w:rPr>
            </w:pPr>
            <w:r>
              <w:rPr>
                <w:rFonts w:cstheme="minorHAnsi"/>
                <w:color w:val="000000"/>
                <w:sz w:val="18"/>
                <w:szCs w:val="18"/>
              </w:rPr>
              <w:t>Version:</w:t>
            </w:r>
            <w:r>
              <w:rPr>
                <w:rFonts w:cstheme="minorHAnsi"/>
                <w:b/>
                <w:bCs/>
                <w:color w:val="000000"/>
                <w:sz w:val="18"/>
                <w:szCs w:val="18"/>
              </w:rPr>
              <w:t xml:space="preserve"> </w:t>
            </w:r>
            <w:r>
              <w:rPr>
                <w:rFonts w:cstheme="minorHAnsi"/>
                <w:color w:val="000000"/>
                <w:sz w:val="18"/>
                <w:szCs w:val="18"/>
              </w:rPr>
              <w:t>1.2</w:t>
            </w:r>
            <w:r>
              <w:rPr>
                <w:rFonts w:cstheme="minorHAnsi"/>
                <w:b/>
                <w:bCs/>
                <w:color w:val="000000"/>
                <w:sz w:val="18"/>
                <w:szCs w:val="18"/>
              </w:rPr>
              <w:t xml:space="preserve"> </w:t>
            </w:r>
          </w:p>
          <w:p w14:paraId="3F4C7A1B" w14:textId="77777777" w:rsidR="001028CF" w:rsidRPr="00814040" w:rsidRDefault="001028CF" w:rsidP="001028CF">
            <w:pPr>
              <w:spacing w:before="60" w:after="20" w:line="192" w:lineRule="exact"/>
              <w:rPr>
                <w:rFonts w:cstheme="minorHAnsi"/>
                <w:color w:val="000000"/>
                <w:sz w:val="18"/>
                <w:szCs w:val="18"/>
              </w:rPr>
            </w:pPr>
            <w:r>
              <w:rPr>
                <w:rFonts w:cstheme="minorHAnsi"/>
                <w:b/>
                <w:bCs/>
                <w:color w:val="000000"/>
                <w:sz w:val="18"/>
                <w:szCs w:val="18"/>
              </w:rPr>
              <w:t>Ursprüngliches</w:t>
            </w:r>
            <w:r>
              <w:rPr>
                <w:rFonts w:cstheme="minorHAnsi"/>
                <w:color w:val="000000"/>
                <w:sz w:val="18"/>
                <w:szCs w:val="18"/>
              </w:rPr>
              <w:t xml:space="preserve"> Publikationsdatum: 01.04.2025</w:t>
            </w:r>
          </w:p>
          <w:p w14:paraId="73F5225D" w14:textId="77777777" w:rsidR="001028CF" w:rsidRPr="00AC6772" w:rsidRDefault="001028CF" w:rsidP="001028CF">
            <w:pPr>
              <w:spacing w:before="60" w:after="20" w:line="192" w:lineRule="exact"/>
              <w:ind w:left="1036" w:hanging="1036"/>
              <w:rPr>
                <w:rFonts w:cstheme="minorHAnsi"/>
                <w:noProof/>
                <w:color w:val="000000"/>
                <w:sz w:val="18"/>
                <w:szCs w:val="18"/>
              </w:rPr>
            </w:pPr>
            <w:r>
              <w:rPr>
                <w:rFonts w:cstheme="minorHAnsi"/>
                <w:color w:val="000000"/>
                <w:sz w:val="18"/>
                <w:szCs w:val="18"/>
              </w:rPr>
              <w:t>Anzuwenden ab: 01.10.2025</w:t>
            </w:r>
            <w:r>
              <w:rPr>
                <w:rFonts w:cstheme="minorHAnsi"/>
                <w:b/>
                <w:bCs/>
                <w:color w:val="000000"/>
                <w:sz w:val="18"/>
                <w:szCs w:val="18"/>
              </w:rPr>
              <w:br/>
            </w:r>
          </w:p>
        </w:tc>
        <w:tc>
          <w:tcPr>
            <w:tcW w:w="2720" w:type="dxa"/>
          </w:tcPr>
          <w:p w14:paraId="1E3451B5" w14:textId="77777777"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 xml:space="preserve">Version aktualisiert. </w:t>
            </w:r>
          </w:p>
          <w:p w14:paraId="582F5369" w14:textId="77777777" w:rsidR="001028CF" w:rsidRPr="00814040"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Zusätzlich wurden im gesamten Dokument Schreibfehler, Layout, Internetadressen etc. korrigiert, die keinen Einfluss auf die inhaltliche Aussage haben.</w:t>
            </w:r>
          </w:p>
          <w:p w14:paraId="2A9FC800"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4EC86E35" w14:textId="77777777"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21C91815" w14:textId="77777777" w:rsidTr="00201BC5">
        <w:tc>
          <w:tcPr>
            <w:tcW w:w="703" w:type="dxa"/>
          </w:tcPr>
          <w:p w14:paraId="6F76DA53" w14:textId="77777777"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DA2A7C0" w14:textId="77777777" w:rsidR="00EB3454" w:rsidRDefault="00EB3454" w:rsidP="00201BC5">
            <w:pPr>
              <w:spacing w:before="60" w:after="20" w:line="192" w:lineRule="exact"/>
              <w:rPr>
                <w:rFonts w:cstheme="minorHAnsi"/>
                <w:sz w:val="18"/>
                <w:szCs w:val="18"/>
              </w:rPr>
            </w:pPr>
            <w:r>
              <w:rPr>
                <w:rFonts w:cstheme="minorHAnsi"/>
                <w:sz w:val="18"/>
                <w:szCs w:val="18"/>
              </w:rPr>
              <w:t>Kapitel 3.3</w:t>
            </w:r>
            <w:r>
              <w:rPr>
                <w:rFonts w:cstheme="minorHAnsi"/>
                <w:sz w:val="18"/>
                <w:szCs w:val="18"/>
              </w:rPr>
              <w:br/>
              <w:t>Inhaltsdatensicherungsebene</w:t>
            </w:r>
            <w:r>
              <w:rPr>
                <w:rFonts w:cstheme="minorHAnsi"/>
                <w:sz w:val="18"/>
                <w:szCs w:val="18"/>
              </w:rPr>
              <w:br/>
            </w:r>
          </w:p>
        </w:tc>
        <w:tc>
          <w:tcPr>
            <w:tcW w:w="3394" w:type="dxa"/>
          </w:tcPr>
          <w:p w14:paraId="240A457F" w14:textId="77777777" w:rsidR="00EB3454" w:rsidRDefault="00EB3454" w:rsidP="00201BC5">
            <w:pPr>
              <w:spacing w:before="60" w:after="20" w:line="192" w:lineRule="exact"/>
              <w:rPr>
                <w:rFonts w:cstheme="minorHAnsi"/>
                <w:color w:val="000000"/>
                <w:sz w:val="18"/>
                <w:szCs w:val="18"/>
              </w:rPr>
            </w:pPr>
            <w:r>
              <w:rPr>
                <w:rFonts w:cstheme="minorHAnsi"/>
                <w:color w:val="000000"/>
                <w:sz w:val="18"/>
                <w:szCs w:val="18"/>
              </w:rPr>
              <w:t>Der zu signierende Digest wird dann berechnet (Der Hash für die http-Kopfzeile „initialTransactionId“ wird nur berechnet und in die Gesamtberechnung aufgenommen, wenn sie vorhanden ist!):</w:t>
            </w:r>
          </w:p>
          <w:p w14:paraId="3918DD52"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Pr>
                <w:rFonts w:cstheme="minorHAnsi"/>
                <w:b/>
                <w:bCs/>
                <w:color w:val="000000"/>
                <w:sz w:val="18"/>
                <w:szCs w:val="18"/>
                <w:lang w:val="en-US"/>
              </w:rPr>
              <w:t>›</w:t>
            </w:r>
            <w:r>
              <w:rPr>
                <w:rFonts w:cstheme="minorHAnsi"/>
                <w:b/>
                <w:bCs/>
                <w:color w:val="000000"/>
                <w:sz w:val="18"/>
                <w:szCs w:val="18"/>
                <w:lang w:val="en-US"/>
              </w:rPr>
              <w:tab/>
            </w:r>
            <w:r>
              <w:rPr>
                <w:rFonts w:cstheme="minorHAnsi"/>
                <w:color w:val="000000"/>
                <w:sz w:val="18"/>
                <w:szCs w:val="18"/>
                <w:lang w:val="en-US"/>
              </w:rPr>
              <w:t>Hash(Hash(URI) + Hash(Payload) + Hash(CreationDateTime) + Hash(transactionId) + Hash(initialTransactionId))</w:t>
            </w:r>
          </w:p>
          <w:p w14:paraId="09EF77DF" w14:textId="77777777" w:rsidR="00EB3454" w:rsidRDefault="00EB3454" w:rsidP="00201BC5">
            <w:pPr>
              <w:spacing w:before="60" w:after="20" w:line="192" w:lineRule="exact"/>
              <w:rPr>
                <w:rFonts w:cstheme="minorHAnsi"/>
                <w:color w:val="000000"/>
                <w:sz w:val="18"/>
                <w:szCs w:val="18"/>
              </w:rPr>
            </w:pPr>
            <w:r>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42D65AC3" w14:textId="77777777" w:rsidR="00EB3454" w:rsidRPr="00852B56" w:rsidRDefault="00EB3454" w:rsidP="00201BC5">
            <w:pPr>
              <w:spacing w:before="60" w:after="20" w:line="192" w:lineRule="exact"/>
              <w:rPr>
                <w:rFonts w:cstheme="minorHAnsi"/>
                <w:sz w:val="18"/>
                <w:szCs w:val="18"/>
              </w:rPr>
            </w:pPr>
            <w:r>
              <w:rPr>
                <w:rFonts w:cstheme="minorHAnsi"/>
                <w:b/>
                <w:bCs/>
                <w:sz w:val="18"/>
                <w:szCs w:val="18"/>
              </w:rPr>
              <w:t>Die</w:t>
            </w:r>
            <w:r>
              <w:rPr>
                <w:rFonts w:cstheme="minorHAnsi"/>
                <w:sz w:val="18"/>
                <w:szCs w:val="18"/>
              </w:rPr>
              <w:t xml:space="preserve"> zu signierende </w:t>
            </w:r>
            <w:r>
              <w:rPr>
                <w:rFonts w:cstheme="minorHAnsi"/>
                <w:strike/>
                <w:color w:val="000000"/>
                <w:sz w:val="18"/>
                <w:szCs w:val="18"/>
              </w:rPr>
              <w:t>Digest wird dann berechnet (Der</w:t>
            </w:r>
            <w:r>
              <w:rPr>
                <w:rFonts w:cstheme="minorHAnsi"/>
                <w:color w:val="000000"/>
                <w:sz w:val="18"/>
                <w:szCs w:val="18"/>
              </w:rPr>
              <w:t xml:space="preserve"> </w:t>
            </w:r>
            <w:r>
              <w:rPr>
                <w:rFonts w:cstheme="minorHAnsi"/>
                <w:b/>
                <w:bCs/>
                <w:sz w:val="18"/>
                <w:szCs w:val="18"/>
              </w:rPr>
              <w:t>Bitfolge M ist wie folgt</w:t>
            </w:r>
            <w:r>
              <w:rPr>
                <w:rFonts w:cstheme="minorHAnsi"/>
                <w:sz w:val="18"/>
                <w:szCs w:val="18"/>
              </w:rPr>
              <w:t xml:space="preserve"> </w:t>
            </w:r>
            <w:r>
              <w:rPr>
                <w:rFonts w:cstheme="minorHAnsi"/>
                <w:b/>
                <w:bCs/>
                <w:sz w:val="18"/>
                <w:szCs w:val="18"/>
              </w:rPr>
              <w:t xml:space="preserve">zu berechnen, wobei der </w:t>
            </w:r>
            <w:r>
              <w:rPr>
                <w:rFonts w:cstheme="minorHAnsi"/>
                <w:sz w:val="18"/>
                <w:szCs w:val="18"/>
              </w:rPr>
              <w:t xml:space="preserve">Hash für die HTTP-Kopfzeile „initialTransactionId“ </w:t>
            </w:r>
            <w:r>
              <w:rPr>
                <w:rFonts w:cstheme="minorHAnsi"/>
                <w:strike/>
                <w:color w:val="000000"/>
                <w:sz w:val="18"/>
                <w:szCs w:val="18"/>
              </w:rPr>
              <w:t>wird nur berechnet und in die Gesamtberechnung aufgenommen, wenn sie vorhanden ist!):</w:t>
            </w:r>
            <w:r>
              <w:rPr>
                <w:rFonts w:cstheme="minorHAnsi"/>
                <w:color w:val="000000"/>
                <w:sz w:val="18"/>
                <w:szCs w:val="18"/>
              </w:rPr>
              <w:t xml:space="preserve"> </w:t>
            </w:r>
            <w:r>
              <w:rPr>
                <w:rFonts w:cstheme="minorHAnsi"/>
                <w:b/>
                <w:bCs/>
                <w:sz w:val="18"/>
                <w:szCs w:val="18"/>
              </w:rPr>
              <w:t>nur dann einzubeziehen und in die Gesamtberechnung aufzunehmen ist</w:t>
            </w:r>
            <w:r>
              <w:rPr>
                <w:rFonts w:cstheme="minorHAnsi"/>
                <w:sz w:val="18"/>
                <w:szCs w:val="18"/>
              </w:rPr>
              <w:t xml:space="preserve">, </w:t>
            </w:r>
            <w:r>
              <w:rPr>
                <w:rFonts w:cstheme="minorHAnsi"/>
                <w:b/>
                <w:bCs/>
                <w:sz w:val="18"/>
                <w:szCs w:val="18"/>
              </w:rPr>
              <w:t>wenn diese vorhanden ist, und das „+“ als Konkatenation der Ergebnisse der Hash-Funktionen zu verstehen ist:</w:t>
            </w:r>
          </w:p>
          <w:p w14:paraId="3464BFE2"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Pr>
                <w:rFonts w:cstheme="minorHAnsi"/>
                <w:color w:val="000000"/>
                <w:sz w:val="18"/>
                <w:szCs w:val="18"/>
                <w:lang w:val="en-US"/>
              </w:rPr>
              <w:t>›</w:t>
            </w:r>
            <w:r>
              <w:rPr>
                <w:rFonts w:cstheme="minorHAnsi"/>
                <w:color w:val="000000"/>
                <w:sz w:val="18"/>
                <w:szCs w:val="18"/>
                <w:lang w:val="en-US"/>
              </w:rPr>
              <w:tab/>
            </w:r>
            <w:r>
              <w:rPr>
                <w:rFonts w:cstheme="minorHAnsi"/>
                <w:b/>
                <w:bCs/>
                <w:color w:val="000000"/>
                <w:sz w:val="18"/>
                <w:szCs w:val="18"/>
                <w:lang w:val="en-US"/>
              </w:rPr>
              <w:t>M =</w:t>
            </w:r>
            <w:r>
              <w:rPr>
                <w:rFonts w:cstheme="minorHAnsi"/>
                <w:color w:val="000000"/>
                <w:sz w:val="18"/>
                <w:szCs w:val="18"/>
                <w:lang w:val="en-US"/>
              </w:rPr>
              <w:t xml:space="preserve"> </w:t>
            </w:r>
            <w:r>
              <w:rPr>
                <w:rFonts w:cstheme="minorHAnsi"/>
                <w:strike/>
                <w:color w:val="000000"/>
                <w:sz w:val="18"/>
                <w:szCs w:val="18"/>
                <w:lang w:val="en-US"/>
              </w:rPr>
              <w:t>Hash(</w:t>
            </w:r>
            <w:r>
              <w:rPr>
                <w:rFonts w:cstheme="minorHAnsi"/>
                <w:color w:val="000000"/>
                <w:sz w:val="18"/>
                <w:szCs w:val="18"/>
                <w:lang w:val="en-US"/>
              </w:rPr>
              <w:t>Hash(URI) + Hash(Payload) + Hash(creationDateTime) + Hash(transactionId) + Hash(initialTransactionId)</w:t>
            </w:r>
            <w:r>
              <w:rPr>
                <w:rFonts w:cstheme="minorHAnsi"/>
                <w:strike/>
                <w:color w:val="000000"/>
                <w:sz w:val="18"/>
                <w:szCs w:val="18"/>
                <w:lang w:val="en-US"/>
              </w:rPr>
              <w:t>)</w:t>
            </w:r>
          </w:p>
          <w:p w14:paraId="1822212A" w14:textId="77777777" w:rsidR="00EB3454" w:rsidRPr="00852B56" w:rsidRDefault="00EB3454" w:rsidP="00201BC5">
            <w:pPr>
              <w:spacing w:before="60" w:after="20" w:line="192" w:lineRule="exact"/>
              <w:ind w:left="367" w:hanging="175"/>
              <w:rPr>
                <w:rFonts w:cstheme="minorHAnsi"/>
                <w:sz w:val="18"/>
                <w:szCs w:val="18"/>
              </w:rPr>
            </w:pPr>
            <w:r>
              <w:rPr>
                <w:rFonts w:cstheme="minorHAnsi"/>
                <w:sz w:val="18"/>
                <w:szCs w:val="18"/>
              </w:rPr>
              <w:t>•</w:t>
            </w:r>
            <w:r>
              <w:rPr>
                <w:rFonts w:cstheme="minorHAnsi"/>
                <w:b/>
                <w:bCs/>
                <w:sz w:val="18"/>
                <w:szCs w:val="18"/>
              </w:rPr>
              <w:tab/>
              <w:t>Beispiel: Mit dem Signaturalgorith</w:t>
            </w:r>
            <w:r>
              <w:rPr>
                <w:rFonts w:cstheme="minorHAnsi"/>
                <w:color w:val="000000"/>
                <w:sz w:val="18"/>
                <w:szCs w:val="18"/>
              </w:rPr>
              <w:t>-</w:t>
            </w:r>
            <w:r>
              <w:rPr>
                <w:rFonts w:cstheme="minorHAnsi"/>
                <w:b/>
                <w:bCs/>
                <w:sz w:val="18"/>
                <w:szCs w:val="18"/>
              </w:rPr>
              <w:t>mus ECDSA gemäß [FIPS-186-5] und dem Hashalgorithmus SHA256 würde die vollständige Signatur wie folgt berechnet:</w:t>
            </w:r>
            <w:r>
              <w:rPr>
                <w:rFonts w:cstheme="minorHAnsi"/>
                <w:b/>
                <w:bCs/>
                <w:sz w:val="18"/>
                <w:szCs w:val="18"/>
              </w:rPr>
              <w:br/>
            </w:r>
            <w:r>
              <w:rPr>
                <w:rFonts w:cstheme="minorHAnsi"/>
                <w:b/>
                <w:bCs/>
                <w:sz w:val="18"/>
                <w:szCs w:val="18"/>
              </w:rPr>
              <w:br/>
              <w:t>ECDSA(M, PKS, SHA256), wobei</w:t>
            </w:r>
            <w:r>
              <w:rPr>
                <w:rFonts w:cstheme="minorHAnsi"/>
                <w:b/>
                <w:bCs/>
                <w:sz w:val="18"/>
                <w:szCs w:val="18"/>
              </w:rPr>
              <w:br/>
              <w:t>−   M die wie oben beschriebene, zu signierende Bitfolge mit Hash=SHA256,</w:t>
            </w:r>
            <w:r>
              <w:rPr>
                <w:rFonts w:cstheme="minorHAnsi"/>
                <w:b/>
                <w:bCs/>
                <w:sz w:val="18"/>
                <w:szCs w:val="18"/>
              </w:rPr>
              <w:br/>
              <w:t>−    PKS den privaten Signaturschlüssel des Senders und</w:t>
            </w:r>
            <w:r>
              <w:rPr>
                <w:rFonts w:cstheme="minorHAnsi"/>
                <w:b/>
                <w:bCs/>
                <w:sz w:val="18"/>
                <w:szCs w:val="18"/>
              </w:rPr>
              <w:br/>
              <w:t>−   SHA256 die zu verwendende Hash-Funktion bezeichnet.</w:t>
            </w:r>
          </w:p>
          <w:p w14:paraId="705EF67C" w14:textId="77777777" w:rsidR="00EB3454" w:rsidRDefault="00EB3454" w:rsidP="00201BC5">
            <w:pPr>
              <w:spacing w:before="60" w:after="20" w:line="192" w:lineRule="exact"/>
              <w:rPr>
                <w:rFonts w:cstheme="minorHAnsi"/>
                <w:sz w:val="18"/>
                <w:szCs w:val="18"/>
              </w:rPr>
            </w:pPr>
            <w:r>
              <w:rPr>
                <w:rFonts w:cstheme="minorHAnsi"/>
                <w:b/>
                <w:bCs/>
                <w:sz w:val="18"/>
                <w:szCs w:val="18"/>
              </w:rPr>
              <w:t>Die Signatur ist im Plain Format gemäß [TR03111] zu kodieren. Der Plain-kodierte Signaturwert ist im HTTP-Header X-BDEW-SIGNATURE und der signierte Digest Hash(M) im HTTP-Header X-BDEW-DIGEST als Base64-kodie</w:t>
            </w:r>
            <w:r>
              <w:rPr>
                <w:rFonts w:cstheme="minorHAnsi"/>
                <w:sz w:val="18"/>
                <w:szCs w:val="18"/>
              </w:rPr>
              <w:t>rt</w:t>
            </w:r>
            <w:r>
              <w:rPr>
                <w:rFonts w:cstheme="minorHAnsi"/>
                <w:b/>
                <w:bCs/>
                <w:sz w:val="18"/>
                <w:szCs w:val="18"/>
              </w:rPr>
              <w:t xml:space="preserve">er Text zu übertragen. </w:t>
            </w:r>
            <w:r>
              <w:rPr>
                <w:rFonts w:cstheme="minorHAnsi"/>
                <w:strike/>
                <w:color w:val="000000"/>
                <w:sz w:val="18"/>
                <w:szCs w:val="18"/>
              </w:rPr>
              <w:lastRenderedPageBreak/>
              <w:t>Digest und Signatur werden in den http-Header Feldern X-BDEW-DIGEST und X-BDEW-SIGNATURE Base64-kodiert abgelegt.</w:t>
            </w:r>
            <w:r>
              <w:rPr>
                <w:rFonts w:cstheme="minorHAnsi"/>
                <w:strike/>
                <w:color w:val="000000"/>
                <w:sz w:val="18"/>
                <w:szCs w:val="18"/>
              </w:rPr>
              <w:br/>
            </w:r>
          </w:p>
        </w:tc>
        <w:tc>
          <w:tcPr>
            <w:tcW w:w="2720" w:type="dxa"/>
          </w:tcPr>
          <w:p w14:paraId="0622F606"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06450B24"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658D454" w14:textId="77777777" w:rsidTr="00201BC5">
        <w:tc>
          <w:tcPr>
            <w:tcW w:w="703" w:type="dxa"/>
          </w:tcPr>
          <w:p w14:paraId="3AAD935A" w14:textId="77777777"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2FFAC69A"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42A1D2C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55208F36" w14:textId="77777777" w:rsidR="00EB3454" w:rsidRDefault="00EB3454" w:rsidP="00201BC5">
            <w:pPr>
              <w:spacing w:before="60" w:after="20" w:line="192" w:lineRule="exact"/>
              <w:ind w:left="1036" w:hanging="1036"/>
              <w:rPr>
                <w:rFonts w:cstheme="minorHAnsi"/>
                <w:noProof/>
                <w:color w:val="000000"/>
                <w:sz w:val="18"/>
                <w:szCs w:val="18"/>
              </w:rPr>
            </w:pPr>
          </w:p>
          <w:p w14:paraId="5D22DFCF"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DF0F632"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4021A884"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Pr>
                <w:rFonts w:cstheme="minorHAnsi"/>
                <w:b/>
                <w:bCs/>
                <w:noProof/>
                <w:color w:val="000000"/>
                <w:sz w:val="18"/>
                <w:szCs w:val="18"/>
                <w:lang w:val="en-US"/>
              </w:rPr>
              <w:t>[FIPS-186-5]</w:t>
            </w:r>
            <w:r>
              <w:rPr>
                <w:rFonts w:cstheme="minorHAnsi"/>
                <w:b/>
                <w:bCs/>
                <w:noProof/>
                <w:color w:val="000000"/>
                <w:sz w:val="18"/>
                <w:szCs w:val="18"/>
                <w:lang w:val="en-US"/>
              </w:rPr>
              <w:tab/>
              <w:t>Federal Information Processing Standards Publication. (FIPS PUB) 186-5, Digital Signature Standard (DSS), 03.02.2023. https://doi.org/10.6028/NIST.FIPS.186-5</w:t>
            </w:r>
          </w:p>
          <w:p w14:paraId="664AAD50"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59E7BC57" w14:textId="77777777" w:rsidR="00EB3454" w:rsidRPr="0025061D" w:rsidRDefault="00EB3454" w:rsidP="00201BC5">
            <w:pPr>
              <w:spacing w:before="60" w:after="20" w:line="192" w:lineRule="exact"/>
              <w:ind w:left="1036" w:hanging="1036"/>
              <w:rPr>
                <w:rFonts w:cstheme="minorHAnsi"/>
                <w:b/>
                <w:bCs/>
                <w:noProof/>
                <w:color w:val="000000"/>
                <w:sz w:val="18"/>
                <w:szCs w:val="18"/>
              </w:rPr>
            </w:pPr>
            <w:r>
              <w:rPr>
                <w:rFonts w:cstheme="minorHAnsi"/>
                <w:b/>
                <w:bCs/>
                <w:noProof/>
                <w:color w:val="000000"/>
                <w:sz w:val="18"/>
                <w:szCs w:val="18"/>
                <w:lang w:val="en-US"/>
              </w:rPr>
              <w:t>[TR03111]</w:t>
            </w:r>
            <w:r>
              <w:rPr>
                <w:rFonts w:cstheme="minorHAnsi"/>
                <w:b/>
                <w:bCs/>
                <w:noProof/>
                <w:color w:val="000000"/>
                <w:sz w:val="18"/>
                <w:szCs w:val="18"/>
                <w:lang w:val="en-US"/>
              </w:rPr>
              <w:tab/>
              <w:t xml:space="preserve">Technical Guideline BSI TR-03111 Elliptic Curve Cryptography. </w:t>
            </w:r>
            <w:r>
              <w:rPr>
                <w:rFonts w:cstheme="minorHAnsi"/>
                <w:b/>
                <w:bCs/>
                <w:noProof/>
                <w:color w:val="000000"/>
                <w:sz w:val="18"/>
                <w:szCs w:val="18"/>
              </w:rPr>
              <w:t>01.06.2018.</w:t>
            </w:r>
            <w:r>
              <w:rPr>
                <w:rFonts w:cstheme="minorHAnsi"/>
                <w:b/>
                <w:bCs/>
                <w:noProof/>
                <w:color w:val="000000"/>
                <w:sz w:val="18"/>
                <w:szCs w:val="18"/>
              </w:rPr>
              <w:br/>
              <w:t>https://www.bsi.bund.de/dok/TR-03111</w:t>
            </w:r>
          </w:p>
          <w:p w14:paraId="2A312D20"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B9CDE18"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0C0124C6" w14:textId="77777777" w:rsidR="00EB3454" w:rsidRDefault="00EB3454" w:rsidP="00201BC5">
            <w:pPr>
              <w:spacing w:before="60" w:after="20" w:line="192" w:lineRule="exact"/>
              <w:rPr>
                <w:rFonts w:cstheme="minorHAnsi"/>
                <w:noProof/>
                <w:color w:val="000000"/>
                <w:sz w:val="18"/>
                <w:szCs w:val="18"/>
              </w:rPr>
            </w:pPr>
          </w:p>
        </w:tc>
        <w:tc>
          <w:tcPr>
            <w:tcW w:w="2404" w:type="dxa"/>
          </w:tcPr>
          <w:p w14:paraId="22EC828B"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28FB90F9" w14:textId="77777777" w:rsidTr="00557EE1">
        <w:trPr>
          <w:cantSplit/>
        </w:trPr>
        <w:tc>
          <w:tcPr>
            <w:tcW w:w="703" w:type="dxa"/>
          </w:tcPr>
          <w:p w14:paraId="78D67F71" w14:textId="77777777"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57E40597" w14:textId="77777777" w:rsidR="00906865" w:rsidRPr="00814040" w:rsidRDefault="00906865" w:rsidP="00557EE1">
            <w:pPr>
              <w:spacing w:before="60" w:after="20" w:line="192" w:lineRule="exact"/>
              <w:rPr>
                <w:rFonts w:cstheme="minorHAnsi"/>
                <w:sz w:val="18"/>
                <w:szCs w:val="18"/>
              </w:rPr>
            </w:pPr>
            <w:r>
              <w:rPr>
                <w:rFonts w:cstheme="minorHAnsi"/>
                <w:sz w:val="18"/>
                <w:szCs w:val="18"/>
              </w:rPr>
              <w:t>Deckblatt</w:t>
            </w:r>
          </w:p>
        </w:tc>
        <w:tc>
          <w:tcPr>
            <w:tcW w:w="3394" w:type="dxa"/>
          </w:tcPr>
          <w:p w14:paraId="61B74F4A" w14:textId="77777777" w:rsidR="00906865" w:rsidRPr="00C20651" w:rsidRDefault="00906865" w:rsidP="00557EE1">
            <w:pPr>
              <w:spacing w:before="60" w:after="20" w:line="192" w:lineRule="exact"/>
              <w:rPr>
                <w:rFonts w:cstheme="minorHAnsi"/>
                <w:color w:val="000000"/>
                <w:sz w:val="18"/>
                <w:szCs w:val="18"/>
              </w:rPr>
            </w:pPr>
            <w:r>
              <w:rPr>
                <w:rFonts w:cstheme="minorHAnsi"/>
                <w:color w:val="000000"/>
                <w:sz w:val="18"/>
                <w:szCs w:val="18"/>
              </w:rPr>
              <w:t>Konsolidierte Lesefassung mit Fehlerkorrekturen</w:t>
            </w:r>
          </w:p>
          <w:p w14:paraId="5069B721" w14:textId="77777777" w:rsidR="00906865" w:rsidRPr="00C20651" w:rsidRDefault="00906865" w:rsidP="00557EE1">
            <w:pPr>
              <w:spacing w:before="60" w:after="20" w:line="192" w:lineRule="exact"/>
              <w:rPr>
                <w:rFonts w:cstheme="minorHAnsi"/>
                <w:color w:val="000000"/>
                <w:sz w:val="18"/>
                <w:szCs w:val="18"/>
              </w:rPr>
            </w:pPr>
            <w:r>
              <w:rPr>
                <w:rFonts w:cstheme="minorHAnsi"/>
                <w:color w:val="000000"/>
                <w:sz w:val="18"/>
                <w:szCs w:val="18"/>
              </w:rPr>
              <w:t>Stand: 28.05.2025</w:t>
            </w:r>
          </w:p>
          <w:p w14:paraId="02A34063" w14:textId="77777777" w:rsidR="00906865" w:rsidRPr="00C20651" w:rsidRDefault="00906865" w:rsidP="00557EE1">
            <w:pPr>
              <w:spacing w:before="60" w:after="20" w:line="192" w:lineRule="exact"/>
              <w:rPr>
                <w:rFonts w:cstheme="minorHAnsi"/>
                <w:color w:val="000000"/>
                <w:sz w:val="18"/>
                <w:szCs w:val="18"/>
              </w:rPr>
            </w:pPr>
            <w:r>
              <w:rPr>
                <w:rFonts w:cstheme="minorHAnsi"/>
                <w:color w:val="000000"/>
                <w:sz w:val="18"/>
                <w:szCs w:val="18"/>
              </w:rPr>
              <w:t xml:space="preserve">Version: 1.2 </w:t>
            </w:r>
          </w:p>
          <w:p w14:paraId="4BE9CFCF" w14:textId="77777777" w:rsidR="00906865" w:rsidRPr="00814040" w:rsidRDefault="00906865" w:rsidP="00557EE1">
            <w:pPr>
              <w:spacing w:before="60" w:after="20" w:line="192" w:lineRule="exact"/>
              <w:rPr>
                <w:rFonts w:cstheme="minorHAnsi"/>
                <w:color w:val="000000"/>
                <w:sz w:val="18"/>
                <w:szCs w:val="18"/>
              </w:rPr>
            </w:pPr>
            <w:r>
              <w:rPr>
                <w:rFonts w:cstheme="minorHAnsi"/>
                <w:color w:val="000000"/>
                <w:sz w:val="18"/>
                <w:szCs w:val="18"/>
              </w:rPr>
              <w:t>Ursprüngliches Publikationsdatum: 01.04.2025</w:t>
            </w:r>
          </w:p>
          <w:p w14:paraId="63D61ABB" w14:textId="77777777" w:rsidR="00906865" w:rsidRPr="00C201E7" w:rsidRDefault="00906865" w:rsidP="00557EE1">
            <w:pPr>
              <w:spacing w:before="60" w:after="20" w:line="192" w:lineRule="exact"/>
              <w:rPr>
                <w:rFonts w:cstheme="minorHAnsi"/>
                <w:color w:val="000000"/>
                <w:sz w:val="18"/>
                <w:szCs w:val="18"/>
              </w:rPr>
            </w:pPr>
            <w:r>
              <w:rPr>
                <w:rFonts w:cstheme="minorHAnsi"/>
                <w:color w:val="000000"/>
                <w:sz w:val="18"/>
                <w:szCs w:val="18"/>
              </w:rPr>
              <w:t>Anzuwenden ab: 01.10.2025</w:t>
            </w:r>
          </w:p>
        </w:tc>
        <w:tc>
          <w:tcPr>
            <w:tcW w:w="3394" w:type="dxa"/>
          </w:tcPr>
          <w:p w14:paraId="27CC634F" w14:textId="77777777" w:rsidR="00906865" w:rsidRPr="00C201E7" w:rsidRDefault="00906865" w:rsidP="00557EE1">
            <w:pPr>
              <w:spacing w:before="60" w:after="20" w:line="192" w:lineRule="exact"/>
              <w:rPr>
                <w:rFonts w:cstheme="minorHAnsi"/>
                <w:color w:val="000000"/>
                <w:sz w:val="18"/>
                <w:szCs w:val="18"/>
              </w:rPr>
            </w:pPr>
            <w:r>
              <w:rPr>
                <w:rFonts w:cstheme="minorHAnsi"/>
                <w:color w:val="000000"/>
                <w:sz w:val="18"/>
                <w:szCs w:val="18"/>
              </w:rPr>
              <w:t>Konsolidierte Lesefassung mit Fehlerkorrekturen</w:t>
            </w:r>
          </w:p>
          <w:p w14:paraId="670A8C56" w14:textId="77777777" w:rsidR="00906865" w:rsidRDefault="00906865" w:rsidP="00557EE1">
            <w:pPr>
              <w:spacing w:before="60" w:after="20" w:line="192" w:lineRule="exact"/>
              <w:rPr>
                <w:rFonts w:cstheme="minorHAnsi"/>
                <w:color w:val="000000"/>
                <w:sz w:val="18"/>
                <w:szCs w:val="18"/>
              </w:rPr>
            </w:pPr>
            <w:r>
              <w:rPr>
                <w:rFonts w:cstheme="minorHAnsi"/>
                <w:color w:val="000000"/>
                <w:sz w:val="18"/>
                <w:szCs w:val="18"/>
              </w:rPr>
              <w:t>Stand</w:t>
            </w:r>
            <w:r>
              <w:rPr>
                <w:rFonts w:cstheme="minorHAnsi"/>
                <w:b/>
                <w:bCs/>
                <w:color w:val="000000"/>
                <w:sz w:val="18"/>
                <w:szCs w:val="18"/>
              </w:rPr>
              <w:t>: 27.06.2025</w:t>
            </w:r>
          </w:p>
          <w:p w14:paraId="1AB6B9C1" w14:textId="77777777" w:rsidR="00906865" w:rsidRPr="00814040" w:rsidRDefault="00906865" w:rsidP="00557EE1">
            <w:pPr>
              <w:spacing w:before="60" w:after="20" w:line="192" w:lineRule="exact"/>
              <w:rPr>
                <w:rFonts w:cstheme="minorHAnsi"/>
                <w:b/>
                <w:bCs/>
                <w:color w:val="000000"/>
                <w:sz w:val="18"/>
                <w:szCs w:val="18"/>
              </w:rPr>
            </w:pPr>
            <w:r>
              <w:rPr>
                <w:rFonts w:cstheme="minorHAnsi"/>
                <w:color w:val="000000"/>
                <w:sz w:val="18"/>
                <w:szCs w:val="18"/>
              </w:rPr>
              <w:t>Version:</w:t>
            </w:r>
            <w:r>
              <w:rPr>
                <w:rFonts w:cstheme="minorHAnsi"/>
                <w:b/>
                <w:bCs/>
                <w:color w:val="000000"/>
                <w:sz w:val="18"/>
                <w:szCs w:val="18"/>
              </w:rPr>
              <w:t xml:space="preserve"> </w:t>
            </w:r>
            <w:r>
              <w:rPr>
                <w:rFonts w:cstheme="minorHAnsi"/>
                <w:color w:val="000000"/>
                <w:sz w:val="18"/>
                <w:szCs w:val="18"/>
              </w:rPr>
              <w:t>1.2</w:t>
            </w:r>
            <w:r>
              <w:rPr>
                <w:rFonts w:cstheme="minorHAnsi"/>
                <w:b/>
                <w:bCs/>
                <w:color w:val="000000"/>
                <w:sz w:val="18"/>
                <w:szCs w:val="18"/>
              </w:rPr>
              <w:t xml:space="preserve"> </w:t>
            </w:r>
          </w:p>
          <w:p w14:paraId="6F00D3EA" w14:textId="77777777" w:rsidR="00906865" w:rsidRPr="00814040" w:rsidRDefault="00906865" w:rsidP="00557EE1">
            <w:pPr>
              <w:spacing w:before="60" w:after="20" w:line="192" w:lineRule="exact"/>
              <w:rPr>
                <w:rFonts w:cstheme="minorHAnsi"/>
                <w:color w:val="000000"/>
                <w:sz w:val="18"/>
                <w:szCs w:val="18"/>
              </w:rPr>
            </w:pPr>
            <w:r>
              <w:rPr>
                <w:rFonts w:cstheme="minorHAnsi"/>
                <w:color w:val="000000"/>
                <w:sz w:val="18"/>
                <w:szCs w:val="18"/>
              </w:rPr>
              <w:t>Ursprüngliches Publikationsdatum: 01.04.2025</w:t>
            </w:r>
          </w:p>
          <w:p w14:paraId="0DCE97B2" w14:textId="77777777" w:rsidR="00906865" w:rsidRPr="00814040" w:rsidRDefault="00906865" w:rsidP="00557EE1">
            <w:pPr>
              <w:spacing w:before="60" w:after="20" w:line="192" w:lineRule="exact"/>
              <w:rPr>
                <w:rFonts w:cstheme="minorHAnsi"/>
                <w:sz w:val="18"/>
                <w:szCs w:val="18"/>
              </w:rPr>
            </w:pPr>
            <w:r>
              <w:rPr>
                <w:rFonts w:cstheme="minorHAnsi"/>
                <w:color w:val="000000"/>
                <w:sz w:val="18"/>
                <w:szCs w:val="18"/>
              </w:rPr>
              <w:t>Anzuwenden ab: 01.10.2025</w:t>
            </w:r>
            <w:r>
              <w:rPr>
                <w:rFonts w:cstheme="minorHAnsi"/>
                <w:color w:val="000000"/>
                <w:sz w:val="18"/>
                <w:szCs w:val="18"/>
              </w:rPr>
              <w:br/>
            </w:r>
          </w:p>
        </w:tc>
        <w:tc>
          <w:tcPr>
            <w:tcW w:w="2720" w:type="dxa"/>
          </w:tcPr>
          <w:p w14:paraId="499E397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 xml:space="preserve">Version aktualisiert. </w:t>
            </w:r>
          </w:p>
          <w:p w14:paraId="56106898"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Zusätzlich wurden im gesamten Dokument Schreibfehler, Layout, Internetadressen etc. korrigiert, die keinen Einfluss auf die inhaltliche Aussage haben.</w:t>
            </w:r>
          </w:p>
          <w:p w14:paraId="4E89768B"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0A959ED9"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47CA5CB4" w14:textId="77777777" w:rsidTr="00557EE1">
        <w:tc>
          <w:tcPr>
            <w:tcW w:w="703" w:type="dxa"/>
          </w:tcPr>
          <w:p w14:paraId="55F56564" w14:textId="77777777"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23F8B5D"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AD2470E" w14:textId="77777777" w:rsidR="00906865" w:rsidRDefault="00906865" w:rsidP="00557EE1">
            <w:pPr>
              <w:spacing w:before="60" w:after="20" w:line="192" w:lineRule="exact"/>
              <w:rPr>
                <w:rFonts w:cstheme="minorHAnsi"/>
                <w:sz w:val="18"/>
                <w:szCs w:val="18"/>
              </w:rPr>
            </w:pPr>
            <w:r>
              <w:rPr>
                <w:rFonts w:cstheme="minorHAnsi"/>
                <w:noProof/>
                <w:color w:val="000000"/>
                <w:sz w:val="18"/>
                <w:szCs w:val="18"/>
              </w:rPr>
              <w:t>Inhaltsdatensicher-ungsebene</w:t>
            </w:r>
          </w:p>
        </w:tc>
        <w:tc>
          <w:tcPr>
            <w:tcW w:w="3394" w:type="dxa"/>
          </w:tcPr>
          <w:p w14:paraId="0FFC9684" w14:textId="77777777" w:rsidR="00906865" w:rsidRPr="008873EF"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682702CB" w14:textId="77777777" w:rsidR="00906865" w:rsidRPr="008873EF" w:rsidRDefault="00906865" w:rsidP="00557EE1">
            <w:pPr>
              <w:spacing w:before="60" w:after="20" w:line="192" w:lineRule="exact"/>
              <w:rPr>
                <w:rFonts w:cstheme="minorHAnsi"/>
                <w:noProof/>
                <w:sz w:val="18"/>
                <w:szCs w:val="18"/>
              </w:rPr>
            </w:pPr>
            <w:r>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Pr>
                <w:rFonts w:cstheme="minorHAnsi"/>
                <w:b/>
                <w:bCs/>
                <w:noProof/>
                <w:sz w:val="18"/>
                <w:szCs w:val="18"/>
              </w:rPr>
              <w:t>gemäß Kapitel 4 von [RFC4648]</w:t>
            </w:r>
            <w:r>
              <w:rPr>
                <w:rFonts w:cstheme="minorHAnsi"/>
                <w:noProof/>
                <w:sz w:val="18"/>
                <w:szCs w:val="18"/>
              </w:rPr>
              <w:t xml:space="preserve"> zu übertragen.</w:t>
            </w:r>
            <w:r>
              <w:rPr>
                <w:rFonts w:cstheme="minorHAnsi"/>
                <w:noProof/>
                <w:sz w:val="18"/>
                <w:szCs w:val="18"/>
              </w:rPr>
              <w:br/>
            </w:r>
          </w:p>
        </w:tc>
        <w:tc>
          <w:tcPr>
            <w:tcW w:w="2720" w:type="dxa"/>
          </w:tcPr>
          <w:p w14:paraId="3BA31278"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Präzisierung Base64-kodierter Text nach RFC 3648.</w:t>
            </w:r>
          </w:p>
          <w:p w14:paraId="7A084E92" w14:textId="77777777" w:rsidR="00906865" w:rsidRDefault="00906865" w:rsidP="00557EE1">
            <w:pPr>
              <w:spacing w:before="60" w:after="20" w:line="192" w:lineRule="exact"/>
              <w:rPr>
                <w:rFonts w:cstheme="minorHAnsi"/>
                <w:noProof/>
                <w:color w:val="000000"/>
                <w:sz w:val="18"/>
                <w:szCs w:val="18"/>
              </w:rPr>
            </w:pPr>
          </w:p>
        </w:tc>
        <w:tc>
          <w:tcPr>
            <w:tcW w:w="2404" w:type="dxa"/>
          </w:tcPr>
          <w:p w14:paraId="2BBB3419"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6BE3A574" w14:textId="77777777" w:rsidTr="00557EE1">
        <w:tc>
          <w:tcPr>
            <w:tcW w:w="703" w:type="dxa"/>
          </w:tcPr>
          <w:p w14:paraId="39533304" w14:textId="77777777"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47D9012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6B0F5505" w14:textId="77777777"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463D7EB4" w14:textId="7777777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403289CB" w14:textId="77777777" w:rsidR="00906865" w:rsidRDefault="00906865" w:rsidP="00557EE1">
            <w:pPr>
              <w:spacing w:before="60" w:after="20" w:line="192" w:lineRule="exact"/>
              <w:ind w:left="1036" w:hanging="1036"/>
              <w:rPr>
                <w:rFonts w:cstheme="minorHAnsi"/>
                <w:b/>
                <w:bCs/>
                <w:noProof/>
                <w:color w:val="000000"/>
                <w:sz w:val="18"/>
                <w:szCs w:val="18"/>
                <w:lang w:val="en-US"/>
              </w:rPr>
            </w:pPr>
            <w:r>
              <w:rPr>
                <w:rFonts w:cstheme="minorHAnsi"/>
                <w:b/>
                <w:bCs/>
                <w:noProof/>
                <w:color w:val="000000"/>
                <w:sz w:val="18"/>
                <w:szCs w:val="18"/>
                <w:lang w:val="en-US"/>
              </w:rPr>
              <w:t>[RFC4648]</w:t>
            </w:r>
            <w:r>
              <w:rPr>
                <w:rFonts w:cstheme="minorHAnsi"/>
                <w:b/>
                <w:bCs/>
                <w:noProof/>
                <w:color w:val="000000"/>
                <w:sz w:val="18"/>
                <w:szCs w:val="18"/>
                <w:lang w:val="en-US"/>
              </w:rPr>
              <w:tab/>
              <w:t>The Base16, Base32, and Base64 Data Encodings. IETF RFC 4648. October 2006. https://www.rfc-editor.org/rfc/rfc4648</w:t>
            </w:r>
          </w:p>
          <w:p w14:paraId="6DDD18BE"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560B35B8" w14:textId="77777777" w:rsidR="00906865" w:rsidRPr="008B584E" w:rsidRDefault="00906865" w:rsidP="00557EE1">
            <w:pPr>
              <w:spacing w:before="60" w:after="20" w:line="192" w:lineRule="exact"/>
              <w:ind w:left="1036" w:hanging="1036"/>
              <w:rPr>
                <w:rFonts w:cstheme="minorHAnsi"/>
                <w:b/>
                <w:bCs/>
                <w:noProof/>
                <w:color w:val="000000"/>
                <w:sz w:val="18"/>
                <w:szCs w:val="18"/>
                <w:lang w:val="en-US"/>
              </w:rPr>
            </w:pPr>
            <w:r>
              <w:rPr>
                <w:rFonts w:cstheme="minorHAnsi"/>
                <w:b/>
                <w:bCs/>
                <w:noProof/>
                <w:color w:val="000000"/>
                <w:sz w:val="18"/>
                <w:szCs w:val="18"/>
                <w:lang w:val="en-US"/>
              </w:rPr>
              <w:t>[RFC9440]</w:t>
            </w:r>
            <w:r>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t>https://www.rfc-editor.org/rfc/rfc9440</w:t>
            </w:r>
          </w:p>
          <w:p w14:paraId="0718C810"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CBFB6B9" w14:textId="77777777" w:rsidR="00906865" w:rsidRDefault="00906865" w:rsidP="00557EE1">
            <w:pPr>
              <w:spacing w:before="60" w:after="20" w:line="192" w:lineRule="exact"/>
              <w:rPr>
                <w:rFonts w:cstheme="minorHAnsi"/>
                <w:sz w:val="18"/>
                <w:szCs w:val="18"/>
              </w:rPr>
            </w:pPr>
            <w:r>
              <w:rPr>
                <w:rFonts w:cstheme="minorHAnsi"/>
                <w:noProof/>
                <w:color w:val="000000"/>
                <w:sz w:val="18"/>
                <w:szCs w:val="18"/>
              </w:rPr>
              <w:t xml:space="preserve">Ergänzung gemäß </w:t>
            </w:r>
            <w:r>
              <w:rPr>
                <w:rFonts w:cstheme="minorHAnsi"/>
                <w:sz w:val="18"/>
                <w:szCs w:val="18"/>
              </w:rPr>
              <w:t>14058.</w:t>
            </w:r>
          </w:p>
          <w:p w14:paraId="41D1B7CA"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25849F65"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51B7EEA5" w14:textId="77777777" w:rsidTr="008819FF">
        <w:trPr>
          <w:cantSplit/>
        </w:trPr>
        <w:tc>
          <w:tcPr>
            <w:tcW w:w="703" w:type="dxa"/>
          </w:tcPr>
          <w:p w14:paraId="174F4316" w14:textId="77777777" w:rsidR="004E2A14" w:rsidRPr="00814040" w:rsidRDefault="004E2A14" w:rsidP="008819FF">
            <w:pPr>
              <w:spacing w:before="60" w:after="20" w:line="192" w:lineRule="exact"/>
              <w:rPr>
                <w:rFonts w:cstheme="minorHAnsi"/>
                <w:sz w:val="18"/>
                <w:szCs w:val="18"/>
              </w:rPr>
            </w:pPr>
            <w:r>
              <w:rPr>
                <w:rFonts w:cstheme="minorHAnsi"/>
                <w:sz w:val="18"/>
                <w:szCs w:val="18"/>
              </w:rPr>
              <w:t>14060</w:t>
            </w:r>
          </w:p>
        </w:tc>
        <w:tc>
          <w:tcPr>
            <w:tcW w:w="1697" w:type="dxa"/>
          </w:tcPr>
          <w:p w14:paraId="56CD64DA" w14:textId="77777777" w:rsidR="004E2A14" w:rsidRPr="00814040" w:rsidRDefault="004E2A14" w:rsidP="008819FF">
            <w:pPr>
              <w:spacing w:before="60" w:after="20" w:line="192" w:lineRule="exact"/>
              <w:rPr>
                <w:rFonts w:cstheme="minorHAnsi"/>
                <w:sz w:val="18"/>
                <w:szCs w:val="18"/>
              </w:rPr>
            </w:pPr>
            <w:r>
              <w:rPr>
                <w:rFonts w:cstheme="minorHAnsi"/>
                <w:sz w:val="18"/>
                <w:szCs w:val="18"/>
              </w:rPr>
              <w:t>Deckblatt</w:t>
            </w:r>
          </w:p>
        </w:tc>
        <w:tc>
          <w:tcPr>
            <w:tcW w:w="3394" w:type="dxa"/>
          </w:tcPr>
          <w:p w14:paraId="20A2F270" w14:textId="77777777" w:rsidR="004E2A14" w:rsidRPr="00C20651" w:rsidRDefault="004E2A14" w:rsidP="008819FF">
            <w:pPr>
              <w:spacing w:before="60" w:after="20" w:line="192" w:lineRule="exact"/>
              <w:rPr>
                <w:rFonts w:cstheme="minorHAnsi"/>
                <w:color w:val="000000"/>
                <w:sz w:val="18"/>
                <w:szCs w:val="18"/>
              </w:rPr>
            </w:pPr>
            <w:r>
              <w:rPr>
                <w:rFonts w:cstheme="minorHAnsi"/>
                <w:color w:val="000000"/>
                <w:sz w:val="18"/>
                <w:szCs w:val="18"/>
              </w:rPr>
              <w:t>Konsolidierte Lesefassung mit Fehlerkorrekturen</w:t>
            </w:r>
          </w:p>
          <w:p w14:paraId="263B741A" w14:textId="77777777" w:rsidR="004E2A14" w:rsidRPr="00C20651" w:rsidRDefault="004E2A14" w:rsidP="008819FF">
            <w:pPr>
              <w:spacing w:before="60" w:after="20" w:line="192" w:lineRule="exact"/>
              <w:rPr>
                <w:rFonts w:cstheme="minorHAnsi"/>
                <w:color w:val="000000"/>
                <w:sz w:val="18"/>
                <w:szCs w:val="18"/>
              </w:rPr>
            </w:pPr>
            <w:r>
              <w:rPr>
                <w:rFonts w:cstheme="minorHAnsi"/>
                <w:color w:val="000000"/>
                <w:sz w:val="18"/>
                <w:szCs w:val="18"/>
              </w:rPr>
              <w:t>Stand: 28.05.2025</w:t>
            </w:r>
          </w:p>
          <w:p w14:paraId="51E1D2E0" w14:textId="77777777" w:rsidR="004E2A14" w:rsidRPr="00C20651" w:rsidRDefault="004E2A14" w:rsidP="008819FF">
            <w:pPr>
              <w:spacing w:before="60" w:after="20" w:line="192" w:lineRule="exact"/>
              <w:rPr>
                <w:rFonts w:cstheme="minorHAnsi"/>
                <w:color w:val="000000"/>
                <w:sz w:val="18"/>
                <w:szCs w:val="18"/>
              </w:rPr>
            </w:pPr>
            <w:r>
              <w:rPr>
                <w:rFonts w:cstheme="minorHAnsi"/>
                <w:color w:val="000000"/>
                <w:sz w:val="18"/>
                <w:szCs w:val="18"/>
              </w:rPr>
              <w:t xml:space="preserve">Version: 1.2 </w:t>
            </w:r>
          </w:p>
          <w:p w14:paraId="5F63B583" w14:textId="77777777" w:rsidR="004E2A14" w:rsidRPr="00814040" w:rsidRDefault="004E2A14" w:rsidP="008819FF">
            <w:pPr>
              <w:spacing w:before="60" w:after="20" w:line="192" w:lineRule="exact"/>
              <w:rPr>
                <w:rFonts w:cstheme="minorHAnsi"/>
                <w:color w:val="000000"/>
                <w:sz w:val="18"/>
                <w:szCs w:val="18"/>
              </w:rPr>
            </w:pPr>
            <w:r>
              <w:rPr>
                <w:rFonts w:cstheme="minorHAnsi"/>
                <w:color w:val="000000"/>
                <w:sz w:val="18"/>
                <w:szCs w:val="18"/>
              </w:rPr>
              <w:t>Ursprüngliches Publikationsdatum: 01.04.2025</w:t>
            </w:r>
          </w:p>
          <w:p w14:paraId="0F375023" w14:textId="77777777" w:rsidR="004E2A14" w:rsidRPr="00C201E7" w:rsidRDefault="004E2A14" w:rsidP="008819FF">
            <w:pPr>
              <w:spacing w:before="60" w:after="20" w:line="192" w:lineRule="exact"/>
              <w:rPr>
                <w:rFonts w:cstheme="minorHAnsi"/>
                <w:color w:val="000000"/>
                <w:sz w:val="18"/>
                <w:szCs w:val="18"/>
              </w:rPr>
            </w:pPr>
            <w:r>
              <w:rPr>
                <w:rFonts w:cstheme="minorHAnsi"/>
                <w:color w:val="000000"/>
                <w:sz w:val="18"/>
                <w:szCs w:val="18"/>
              </w:rPr>
              <w:t>Anzuwenden ab: 01.10.2025</w:t>
            </w:r>
          </w:p>
        </w:tc>
        <w:tc>
          <w:tcPr>
            <w:tcW w:w="3394" w:type="dxa"/>
          </w:tcPr>
          <w:p w14:paraId="580A179E" w14:textId="77777777" w:rsidR="004E2A14" w:rsidRPr="00C201E7" w:rsidRDefault="004E2A14" w:rsidP="008819FF">
            <w:pPr>
              <w:spacing w:before="60" w:after="20" w:line="192" w:lineRule="exact"/>
              <w:rPr>
                <w:rFonts w:cstheme="minorHAnsi"/>
                <w:color w:val="000000"/>
                <w:sz w:val="18"/>
                <w:szCs w:val="18"/>
              </w:rPr>
            </w:pPr>
            <w:r>
              <w:rPr>
                <w:rFonts w:cstheme="minorHAnsi"/>
                <w:color w:val="000000"/>
                <w:sz w:val="18"/>
                <w:szCs w:val="18"/>
              </w:rPr>
              <w:t>Konsolidierte Lesefassung mit Fehlerkorrekturen</w:t>
            </w:r>
          </w:p>
          <w:p w14:paraId="1638FE7D" w14:textId="77777777" w:rsidR="004E2A14" w:rsidRDefault="004E2A14" w:rsidP="008819FF">
            <w:pPr>
              <w:spacing w:before="60" w:after="20" w:line="192" w:lineRule="exact"/>
              <w:rPr>
                <w:rFonts w:cstheme="minorHAnsi"/>
                <w:color w:val="000000"/>
                <w:sz w:val="18"/>
                <w:szCs w:val="18"/>
              </w:rPr>
            </w:pPr>
            <w:r>
              <w:rPr>
                <w:rFonts w:cstheme="minorHAnsi"/>
                <w:color w:val="000000"/>
                <w:sz w:val="18"/>
                <w:szCs w:val="18"/>
              </w:rPr>
              <w:t>Stand</w:t>
            </w:r>
            <w:r>
              <w:rPr>
                <w:rFonts w:cstheme="minorHAnsi"/>
                <w:b/>
                <w:bCs/>
                <w:color w:val="000000"/>
                <w:sz w:val="18"/>
                <w:szCs w:val="18"/>
              </w:rPr>
              <w:t>: 18.07.2025</w:t>
            </w:r>
          </w:p>
          <w:p w14:paraId="2387BF14" w14:textId="77777777" w:rsidR="004E2A14" w:rsidRPr="00814040" w:rsidRDefault="004E2A14" w:rsidP="008819FF">
            <w:pPr>
              <w:spacing w:before="60" w:after="20" w:line="192" w:lineRule="exact"/>
              <w:rPr>
                <w:rFonts w:cstheme="minorHAnsi"/>
                <w:b/>
                <w:bCs/>
                <w:color w:val="000000"/>
                <w:sz w:val="18"/>
                <w:szCs w:val="18"/>
              </w:rPr>
            </w:pPr>
            <w:r>
              <w:rPr>
                <w:rFonts w:cstheme="minorHAnsi"/>
                <w:color w:val="000000"/>
                <w:sz w:val="18"/>
                <w:szCs w:val="18"/>
              </w:rPr>
              <w:t>Version:</w:t>
            </w:r>
            <w:r>
              <w:rPr>
                <w:rFonts w:cstheme="minorHAnsi"/>
                <w:b/>
                <w:bCs/>
                <w:color w:val="000000"/>
                <w:sz w:val="18"/>
                <w:szCs w:val="18"/>
              </w:rPr>
              <w:t xml:space="preserve"> </w:t>
            </w:r>
            <w:r>
              <w:rPr>
                <w:rFonts w:cstheme="minorHAnsi"/>
                <w:color w:val="000000"/>
                <w:sz w:val="18"/>
                <w:szCs w:val="18"/>
              </w:rPr>
              <w:t>1.2</w:t>
            </w:r>
            <w:r>
              <w:rPr>
                <w:rFonts w:cstheme="minorHAnsi"/>
                <w:b/>
                <w:bCs/>
                <w:color w:val="000000"/>
                <w:sz w:val="18"/>
                <w:szCs w:val="18"/>
              </w:rPr>
              <w:t xml:space="preserve"> </w:t>
            </w:r>
          </w:p>
          <w:p w14:paraId="29BA288D" w14:textId="77777777" w:rsidR="004E2A14" w:rsidRPr="00814040" w:rsidRDefault="004E2A14" w:rsidP="008819FF">
            <w:pPr>
              <w:spacing w:before="60" w:after="20" w:line="192" w:lineRule="exact"/>
              <w:rPr>
                <w:rFonts w:cstheme="minorHAnsi"/>
                <w:color w:val="000000"/>
                <w:sz w:val="18"/>
                <w:szCs w:val="18"/>
              </w:rPr>
            </w:pPr>
            <w:r>
              <w:rPr>
                <w:rFonts w:cstheme="minorHAnsi"/>
                <w:color w:val="000000"/>
                <w:sz w:val="18"/>
                <w:szCs w:val="18"/>
              </w:rPr>
              <w:t>Ursprüngliches Publikationsdatum: 01.04.2025</w:t>
            </w:r>
          </w:p>
          <w:p w14:paraId="65B26B3C" w14:textId="77777777" w:rsidR="004E2A14" w:rsidRPr="00814040" w:rsidRDefault="004E2A14" w:rsidP="008819FF">
            <w:pPr>
              <w:spacing w:before="60" w:after="20" w:line="192" w:lineRule="exact"/>
              <w:rPr>
                <w:rFonts w:cstheme="minorHAnsi"/>
                <w:sz w:val="18"/>
                <w:szCs w:val="18"/>
              </w:rPr>
            </w:pPr>
            <w:r>
              <w:rPr>
                <w:rFonts w:cstheme="minorHAnsi"/>
                <w:color w:val="000000"/>
                <w:sz w:val="18"/>
                <w:szCs w:val="18"/>
              </w:rPr>
              <w:t>Anzuwenden ab: 01.10.2025</w:t>
            </w:r>
            <w:r>
              <w:rPr>
                <w:rFonts w:cstheme="minorHAnsi"/>
                <w:color w:val="000000"/>
                <w:sz w:val="18"/>
                <w:szCs w:val="18"/>
              </w:rPr>
              <w:br/>
            </w:r>
          </w:p>
        </w:tc>
        <w:tc>
          <w:tcPr>
            <w:tcW w:w="2720" w:type="dxa"/>
          </w:tcPr>
          <w:p w14:paraId="08C8B79D" w14:textId="77777777" w:rsidR="004E2A14"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 xml:space="preserve">Version aktualisiert. </w:t>
            </w:r>
          </w:p>
          <w:p w14:paraId="1738BB35" w14:textId="77777777"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Zusätzlich wurden im gesamten Dokument Schreibfehler, Layout, Internetadressen etc. korrigiert, die keinen Einfluss auf die inhaltliche Aussage haben.</w:t>
            </w:r>
          </w:p>
          <w:p w14:paraId="7672AA6E"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2801376C" w14:textId="77777777"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(18.07.2025).</w:t>
            </w:r>
          </w:p>
        </w:tc>
      </w:tr>
      <w:tr w:rsidR="000C1525" w:rsidRPr="00814040" w14:paraId="2565EAC4" w14:textId="77777777" w:rsidTr="008819FF">
        <w:tc>
          <w:tcPr>
            <w:tcW w:w="703" w:type="dxa"/>
          </w:tcPr>
          <w:p w14:paraId="184B0390" w14:textId="77777777" w:rsidR="000C1525" w:rsidRPr="00814040" w:rsidRDefault="000C1525" w:rsidP="008819FF">
            <w:pPr>
              <w:spacing w:before="60" w:after="20" w:line="192" w:lineRule="exact"/>
              <w:rPr>
                <w:rFonts w:cstheme="minorHAnsi"/>
                <w:sz w:val="18"/>
                <w:szCs w:val="18"/>
              </w:rPr>
            </w:pPr>
            <w:r>
              <w:rPr>
                <w:rFonts w:cstheme="minorHAnsi"/>
                <w:sz w:val="18"/>
                <w:szCs w:val="18"/>
              </w:rPr>
              <w:t>14061</w:t>
            </w:r>
          </w:p>
        </w:tc>
        <w:tc>
          <w:tcPr>
            <w:tcW w:w="1697" w:type="dxa"/>
          </w:tcPr>
          <w:p w14:paraId="10D47A11"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425B8DFB" w14:textId="77777777" w:rsidR="000C1525" w:rsidRDefault="000C1525" w:rsidP="008819FF">
            <w:pPr>
              <w:spacing w:before="60" w:after="20" w:line="192" w:lineRule="exact"/>
              <w:rPr>
                <w:rFonts w:cstheme="minorHAnsi"/>
                <w:sz w:val="18"/>
                <w:szCs w:val="18"/>
              </w:rPr>
            </w:pPr>
            <w:r>
              <w:rPr>
                <w:rFonts w:cstheme="minorHAnsi"/>
                <w:noProof/>
                <w:color w:val="000000"/>
                <w:sz w:val="18"/>
                <w:szCs w:val="18"/>
              </w:rPr>
              <w:t>Inhaltsdatensicher-ungsebene</w:t>
            </w:r>
          </w:p>
        </w:tc>
        <w:tc>
          <w:tcPr>
            <w:tcW w:w="3394" w:type="dxa"/>
          </w:tcPr>
          <w:p w14:paraId="4D62ABAD" w14:textId="77777777" w:rsidR="000C1525" w:rsidRDefault="00B51649" w:rsidP="008819FF">
            <w:pPr>
              <w:spacing w:before="60" w:after="20" w:line="192" w:lineRule="exact"/>
              <w:rPr>
                <w:rFonts w:cstheme="minorHAnsi"/>
                <w:noProof/>
                <w:color w:val="000000"/>
                <w:sz w:val="18"/>
                <w:szCs w:val="18"/>
              </w:rPr>
            </w:pPr>
            <w:r>
              <w:rPr>
                <w:rFonts w:cstheme="minorHAnsi"/>
                <w:noProof/>
                <w:color w:val="000000"/>
                <w:sz w:val="18"/>
                <w:szCs w:val="18"/>
              </w:rPr>
              <w:t>Signiert wird die angesprochene Ressource (URI) inklusive […].</w:t>
            </w:r>
          </w:p>
          <w:p w14:paraId="5D60EF5A" w14:textId="77777777" w:rsidR="00B51649" w:rsidRPr="008873EF" w:rsidRDefault="00B51649" w:rsidP="008819FF">
            <w:pPr>
              <w:spacing w:before="60" w:after="20" w:line="192" w:lineRule="exact"/>
              <w:rPr>
                <w:rFonts w:cstheme="minorHAnsi"/>
                <w:noProof/>
                <w:color w:val="000000"/>
                <w:sz w:val="18"/>
                <w:szCs w:val="18"/>
              </w:rPr>
            </w:pPr>
            <w:r>
              <w:rPr>
                <w:rFonts w:cstheme="minorHAnsi"/>
                <w:noProof/>
                <w:color w:val="000000"/>
                <w:sz w:val="18"/>
                <w:szCs w:val="18"/>
              </w:rPr>
              <w:t>Vor der Berechnung des Hashwerts eines JSON-Objekts muss dieses kanonisiert werden gemäß [RFC8785].</w:t>
            </w:r>
          </w:p>
        </w:tc>
        <w:tc>
          <w:tcPr>
            <w:tcW w:w="3394" w:type="dxa"/>
          </w:tcPr>
          <w:p w14:paraId="6ACB31ED" w14:textId="77777777" w:rsidR="00503520" w:rsidRDefault="00503520" w:rsidP="00503520">
            <w:pPr>
              <w:spacing w:before="60" w:after="20" w:line="192" w:lineRule="exact"/>
              <w:rPr>
                <w:rFonts w:cstheme="minorHAnsi"/>
                <w:noProof/>
                <w:color w:val="000000"/>
                <w:sz w:val="18"/>
                <w:szCs w:val="18"/>
              </w:rPr>
            </w:pPr>
            <w:r>
              <w:rPr>
                <w:rFonts w:cstheme="minorHAnsi"/>
                <w:noProof/>
                <w:color w:val="000000"/>
                <w:sz w:val="18"/>
                <w:szCs w:val="18"/>
              </w:rPr>
              <w:t>Signiert wird die angesprochene Ressource (URI) inklusive […].</w:t>
            </w:r>
          </w:p>
          <w:p w14:paraId="10472FF6" w14:textId="77777777" w:rsidR="000C1525" w:rsidRPr="008873EF" w:rsidRDefault="00503520" w:rsidP="00503520">
            <w:pPr>
              <w:spacing w:before="60" w:after="20" w:line="192" w:lineRule="exact"/>
              <w:rPr>
                <w:rFonts w:cstheme="minorHAnsi"/>
                <w:noProof/>
                <w:sz w:val="18"/>
                <w:szCs w:val="18"/>
              </w:rPr>
            </w:pPr>
            <w:r>
              <w:rPr>
                <w:rFonts w:cstheme="minorHAnsi"/>
                <w:b/>
                <w:bCs/>
                <w:noProof/>
                <w:color w:val="000000"/>
                <w:sz w:val="18"/>
                <w:szCs w:val="18"/>
              </w:rPr>
              <w:t>Die URI als Grundlage zur Hashberechnung muss nach [RFC3986], Kapitel 6.2.2 und 6.2.3 normalisiert werden.</w:t>
            </w:r>
            <w:r>
              <w:rPr>
                <w:rFonts w:cstheme="minorHAnsi"/>
                <w:noProof/>
                <w:color w:val="000000"/>
                <w:sz w:val="18"/>
                <w:szCs w:val="18"/>
              </w:rPr>
              <w:t xml:space="preserve"> Vor der Berechnung des </w:t>
            </w:r>
            <w:r>
              <w:rPr>
                <w:rFonts w:cstheme="minorHAnsi"/>
                <w:noProof/>
                <w:color w:val="000000"/>
                <w:sz w:val="18"/>
                <w:szCs w:val="18"/>
              </w:rPr>
              <w:lastRenderedPageBreak/>
              <w:t>Hashwerts eines JSON-Objekts muss dieses kanonisiert werden gemäß [RFC8785].</w:t>
            </w:r>
            <w:r>
              <w:rPr>
                <w:rFonts w:cstheme="minorHAnsi"/>
                <w:noProof/>
                <w:sz w:val="18"/>
                <w:szCs w:val="18"/>
              </w:rPr>
              <w:br/>
            </w:r>
          </w:p>
        </w:tc>
        <w:tc>
          <w:tcPr>
            <w:tcW w:w="2720" w:type="dxa"/>
          </w:tcPr>
          <w:p w14:paraId="1607A259" w14:textId="77777777" w:rsidR="000C1525" w:rsidRPr="00D34548" w:rsidRDefault="000C1525" w:rsidP="008819FF">
            <w:pPr>
              <w:spacing w:before="60" w:after="20" w:line="192" w:lineRule="exact"/>
              <w:rPr>
                <w:rFonts w:cstheme="minorHAnsi"/>
                <w:noProof/>
                <w:sz w:val="18"/>
                <w:szCs w:val="18"/>
              </w:rPr>
            </w:pPr>
            <w:r>
              <w:rPr>
                <w:rFonts w:cstheme="minorHAnsi"/>
                <w:noProof/>
                <w:sz w:val="18"/>
                <w:szCs w:val="18"/>
              </w:rPr>
              <w:lastRenderedPageBreak/>
              <w:t>Präzisierung nach RFC 3986.</w:t>
            </w:r>
          </w:p>
          <w:p w14:paraId="3DEBE9BA" w14:textId="77777777" w:rsidR="000C1525" w:rsidRDefault="000C1525" w:rsidP="008819FF">
            <w:pPr>
              <w:spacing w:before="60" w:after="20" w:line="192" w:lineRule="exact"/>
              <w:rPr>
                <w:rFonts w:cstheme="minorHAnsi"/>
                <w:noProof/>
                <w:color w:val="000000"/>
                <w:sz w:val="18"/>
                <w:szCs w:val="18"/>
              </w:rPr>
            </w:pPr>
          </w:p>
        </w:tc>
        <w:tc>
          <w:tcPr>
            <w:tcW w:w="2404" w:type="dxa"/>
          </w:tcPr>
          <w:p w14:paraId="1E7263A8" w14:textId="77777777"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(18.07.2025).</w:t>
            </w:r>
          </w:p>
        </w:tc>
      </w:tr>
      <w:tr w:rsidR="0052747B" w:rsidRPr="00814040" w14:paraId="7538B221" w14:textId="77777777" w:rsidTr="008819FF">
        <w:tc>
          <w:tcPr>
            <w:tcW w:w="703" w:type="dxa"/>
          </w:tcPr>
          <w:p w14:paraId="51EC26A9" w14:textId="77777777"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6B9409D8"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94A8540"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2AE6C3BD"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71EFFB2E" w14:textId="77777777" w:rsidR="0052747B" w:rsidRPr="0052747B" w:rsidRDefault="0052747B" w:rsidP="008819FF">
            <w:pPr>
              <w:spacing w:before="60" w:after="20" w:line="192" w:lineRule="exact"/>
              <w:ind w:left="1036" w:hanging="1036"/>
              <w:rPr>
                <w:rFonts w:cstheme="minorHAnsi"/>
                <w:b/>
                <w:bCs/>
                <w:noProof/>
                <w:color w:val="000000"/>
                <w:sz w:val="18"/>
                <w:szCs w:val="18"/>
                <w:lang w:val="en-US"/>
              </w:rPr>
            </w:pPr>
            <w:r>
              <w:rPr>
                <w:rFonts w:cstheme="minorHAnsi"/>
                <w:b/>
                <w:bCs/>
                <w:noProof/>
                <w:color w:val="000000"/>
                <w:sz w:val="18"/>
                <w:szCs w:val="18"/>
                <w:lang w:val="en-US"/>
              </w:rPr>
              <w:t>[RFC3986]</w:t>
            </w:r>
            <w:r>
              <w:rPr>
                <w:rFonts w:cstheme="minorHAnsi"/>
                <w:b/>
                <w:bCs/>
                <w:noProof/>
                <w:color w:val="000000"/>
                <w:sz w:val="18"/>
                <w:szCs w:val="18"/>
                <w:lang w:val="en-US"/>
              </w:rPr>
              <w:tab/>
              <w:t>Uniform Resource Identifier (URI): Generic Syntax. January 2005. https://www.rfc-editor.org/rfc/rfc3986</w:t>
            </w:r>
          </w:p>
          <w:p w14:paraId="1E840588"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49D4E296" w14:textId="77777777"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Pr>
                <w:rFonts w:cstheme="minorHAnsi"/>
                <w:sz w:val="18"/>
                <w:szCs w:val="18"/>
              </w:rPr>
              <w:t>14061.</w:t>
            </w:r>
          </w:p>
        </w:tc>
        <w:tc>
          <w:tcPr>
            <w:tcW w:w="2404" w:type="dxa"/>
          </w:tcPr>
          <w:p w14:paraId="07056678" w14:textId="77777777"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(18.07.2025).</w:t>
            </w:r>
          </w:p>
        </w:tc>
      </w:tr>
    </w:tbl>
    <w:p w14:paraId="1B168018" w14:textId="77777777" w:rsidR="0052747B" w:rsidDel="001A194F" w:rsidRDefault="0052747B" w:rsidP="00EC04ED">
      <w:pPr>
        <w:spacing w:after="0" w:line="240" w:lineRule="auto"/>
        <w:rPr>
          <w:del w:id="390" w:author="Hunke, Simon" w:date="2026-06-11T10:53:00Z" w16du:dateUtc="2026-06-11T08:53:00Z"/>
          <w:sz w:val="2"/>
          <w:szCs w:val="2"/>
          <w:lang w:val="en-US"/>
        </w:rPr>
      </w:pPr>
    </w:p>
    <w:p w14:paraId="493CE5F8" w14:textId="77777777" w:rsidR="0052747B" w:rsidRPr="00AE79E3" w:rsidRDefault="0052747B" w:rsidP="00EC04ED">
      <w:pPr>
        <w:spacing w:after="0" w:line="240" w:lineRule="auto"/>
        <w:rPr>
          <w:sz w:val="2"/>
          <w:szCs w:val="2"/>
          <w:lang w:val="en-US"/>
        </w:rPr>
      </w:pPr>
    </w:p>
    <w:sectPr w:rsidR="0052747B" w:rsidRPr="00AE79E3" w:rsidSect="00EC31FF">
      <w:headerReference w:type="default" r:id="rId14"/>
      <w:headerReference w:type="first" r:id="rId15"/>
      <w:footerReference w:type="first" r:id="rId16"/>
      <w:pgSz w:w="11906" w:h="16838" w:code="9"/>
      <w:pgMar w:top="1871" w:right="851" w:bottom="1134" w:left="1418"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DC5F6" w14:textId="77777777" w:rsidR="00587736" w:rsidRDefault="00587736" w:rsidP="00957DBB">
      <w:pPr>
        <w:spacing w:line="240" w:lineRule="auto"/>
      </w:pPr>
      <w:r>
        <w:separator/>
      </w:r>
    </w:p>
  </w:endnote>
  <w:endnote w:type="continuationSeparator" w:id="0">
    <w:p w14:paraId="180A494E" w14:textId="77777777" w:rsidR="00587736" w:rsidRDefault="00587736" w:rsidP="00957DBB">
      <w:pPr>
        <w:spacing w:line="240" w:lineRule="auto"/>
      </w:pPr>
      <w:r>
        <w:continuationSeparator/>
      </w:r>
    </w:p>
  </w:endnote>
  <w:endnote w:type="continuationNotice" w:id="1">
    <w:p w14:paraId="0108815C" w14:textId="77777777" w:rsidR="00587736" w:rsidRDefault="005877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7BAB" w14:textId="77777777"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5BA1DE" w14:textId="77777777" w:rsidR="00617123" w:rsidRPr="001C5122" w:rsidRDefault="00617123" w:rsidP="001C5122">
                          <w:pPr>
                            <w:spacing w:after="0"/>
                            <w:rPr>
                              <w:rFonts w:ascii="Arial" w:hAnsi="Arial" w:cs="Arial"/>
                              <w:color w:val="737373"/>
                              <w:sz w:val="12"/>
                            </w:rPr>
                          </w:pPr>
                          <w:r w:rsidRPr="001C5122">
                            <w:rPr>
                              <w:rFonts w:ascii="Arial" w:hAnsi="Arial" w:cs="Arial"/>
                              <w:color w:val="737373"/>
                              <w:sz w:val="12"/>
                            </w:rPr>
                            <w:t>Confidentiality: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26"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FdG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" o:allowincell="f" filled="f" stroked="f" strokeweight=".5pt">
              <v:textbox inset="20pt,0,,0">
                <w:txbxContent>
                  <w:p w14:paraId="2C5BA1DE" w14:textId="77777777" w:rsidR="00617123" w:rsidRPr="001C5122" w:rsidRDefault="00617123" w:rsidP="001C5122">
                    <w:pPr>
                      <w:spacing w:after="0"/>
                      <w:rPr>
                        <w:rFonts w:ascii="Arial" w:hAnsi="Arial" w:cs="Arial"/>
                        <w:color w:val="737373"/>
                        <w:sz w:val="12"/>
                      </w:rPr>
                    </w:pPr>
                    <w:r w:rsidRPr="001C5122">
                      <w:rPr>
                        <w:rFonts w:ascii="Arial" w:hAnsi="Arial" w:cs="Arial"/>
                        <w:color w:val="737373"/>
                        <w:sz w:val="12"/>
                      </w:rPr>
                      <w:t>Confidentiality: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788511A" w14:textId="77777777"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9328FDD" id="Textfeld 217" o:spid="_x0000_s1027"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TP/7QEAAMY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" filled="f" stroked="f">
              <v:textbox style="mso-fit-shape-to-text:t" inset="0,0,0,0">
                <w:txbxContent>
                  <w:p w14:paraId="6788511A" w14:textId="77777777"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4F4979E8"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28"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CLNC0C7gEAAMMDAAAOAAAAAAAAAAAAAAAAAC4CAABkcnMvZTJvRG9j&#10;LnhtbFBLAQItABQABgAIAAAAIQAaviIy3AAAAAUBAAAPAAAAAAAAAAAAAAAAAEgEAABkcnMvZG93&#10;bnJldi54bWxQSwUGAAAAAAQABADzAAAAUQUAAAAA&#10;" filled="f" stroked="f">
              <v:textbox inset="0,0,0,0">
                <w:txbxContent>
                  <w:p w14:paraId="4F4979E8"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L+zPpQEAAKYDAAAOAAAAZHJzL2Uyb0RvYy54bWysU01v2zAMvQ/YfxB0X2QH6NYacXposV2G rdjWH6DKVCxAX6C02Pn3o5TEKbYBw4peaEnke+Qj6c3t7CzbAyYTfM/bVcMZeBUG43c9f/zx8d01 ZylLP0gbPPT8AInfbt++2Uyxg3UYgx0AGZH41E2x52POsRMiqRGcTKsQwZNTB3Qy0xV3YkA5Ebuz Yt0078UUcIgYFKREr/dHJ99Wfq1B5a9aJ8jM9pxqy9VitU/Fiu1GdjuUcTTqVIZ8QRVOGk9JF6p7 mSX7ieYPKmcUhhR0XqngRNDaKKgaSE3b/Kbm+ygjVC3UnBSXNqXXo1Vf9nf+AakNU0xdig9YVMwa XflSfWyuzToszYI5M0WP7VXb3txcX3Gmzk5xQUZM+RMEx8qh59b4IkR2cv85ZcpGoeeQ8mw9m4hy /aGpIxGXYuopHywcw76BZmYo6Std3RO4s8j2kiYslQKf2zJVSmA9RReYNtYuwObfwFN8gULdof8B L4iaOfi8gJ3xAf+WPc/nkvUxnsp/prscn8JwqGOqDlqGqvC0uGXbnt8r/PJ7bX8BAAD//wMAUEsD BBQABgAIAAAAIQB0U/Dr4AAAAA0BAAAPAAAAZHJzL2Rvd25yZXYueG1sTI9PS8NAEMXvgt9hGcFb u8n6r4nZFBFUPKlpoXjbJmMSujsbs9s2fntHEPT2Zubx3m+K5eSsOOAYek8a0nkCAqn2TU+thvXq YbYAEaKhxlhPqOELAyzL05PC5I0/0hseqtgKDqGQGw1djEMuZag7dCbM/YDEtw8/OhN5HFvZjObI 4c5KlSTX0pmeuKEzA953WO+qveOSp5tnWr9i1ief9iW8m83usdpofX423d2CiDjFPzP84DM6lMy0 9XtqgrAaZullmrGXlbpSINii1EXGavu7kmUh/39RfgMAAP//AwBQSwECLQAUAAYACAAAACEAtoM4 kv4AAADhAQAAEwAAAAAAAAAAAAAAAAAAAAAAW0NvbnRlbnRfVHlwZXNdLnhtbFBLAQItABQABgAI AAAAIQA4/SH/1gAAAJQBAAALAAAAAAAAAAAAAAAAAC8BAABfcmVscy8ucmVsc1BLAQItABQABgAI AAAAIQC5L+zPpQEAAKYDAAAOAAAAAAAAAAAAAAAAAC4CAABkcnMvZTJvRG9jLnhtbFBLAQItABQA BgAIAAAAIQB0U/Dr4AAAAA0BAAAPAAAAAAAAAAAAAAAAAP8DAABkcnMvZG93bnJldi54bWxQSwUG AAAAAAQABADzAAAADAUAAAAA "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4694BD4" w14:textId="77777777"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29"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E6lF//tAQAAxAMAAA4AAAAAAAAAAAAAAAAALgIAAGRycy9lMm9Eb2MueG1s&#10;UEsBAi0AFAAGAAgAAAAhAA6akPbZAAAABAEAAA8AAAAAAAAAAAAAAAAARwQAAGRycy9kb3ducmV2&#10;LnhtbFBLBQYAAAAABAAEAPMAAABNBQAAAAA=&#10;" filled="f" stroked="f">
              <v:textbox inset="0,0,0,0">
                <w:txbxContent>
                  <w:p w14:paraId="54694BD4" w14:textId="77777777"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DBFF" w14:textId="77777777" w:rsidR="00587736" w:rsidRDefault="00587736" w:rsidP="00957DBB">
      <w:pPr>
        <w:spacing w:line="240" w:lineRule="auto"/>
      </w:pPr>
      <w:r>
        <w:separator/>
      </w:r>
    </w:p>
  </w:footnote>
  <w:footnote w:type="continuationSeparator" w:id="0">
    <w:p w14:paraId="3B7668E4" w14:textId="77777777" w:rsidR="00587736" w:rsidRDefault="00587736" w:rsidP="00957DBB">
      <w:pPr>
        <w:spacing w:line="240" w:lineRule="auto"/>
      </w:pPr>
      <w:r>
        <w:continuationSeparator/>
      </w:r>
    </w:p>
  </w:footnote>
  <w:footnote w:type="continuationNotice" w:id="1">
    <w:p w14:paraId="27DA9612" w14:textId="77777777" w:rsidR="00587736" w:rsidRDefault="00587736">
      <w:pPr>
        <w:spacing w:after="0" w:line="240" w:lineRule="auto"/>
      </w:pPr>
    </w:p>
  </w:footnote>
  <w:footnote w:id="2">
    <w:p w14:paraId="3C37701F"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Dokument das bezeichnet, was auch als „Kommunikationskanal“, „Kommunikationsweg“ „Transportprotokoll“ oder „Übertragungsprotokoll“ bezeichnet wird.</w:t>
      </w:r>
    </w:p>
  </w:footnote>
  <w:footnote w:id="3">
    <w:p w14:paraId="35D52B48"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43F0" w14:textId="77777777"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S35VtgEAAOMDAAAOAAAAZHJzL2Uyb0RvYy54bWysU8Fu2zAMvRfYPwi6L7YDdCuMOD20aC/D VmztB6gyFQuQREHSYufvR8mJU6xDgRW9yCLF90g+0pvryRq2hxA1uo43q5ozcBJ77XYdf3q8+3zF WUzC9cKgg44fIPLr7aeLzehbWOOApofAiMTFdvQdH1LybVVFOYAVcYUeHD0qDFYkMsOu6oMYid2a al3XX6oRQ+8DSoiRvLfzI98WfqVAph9KRUjMdJxqS+UM5XzOZ7XdiHYXhB+0PJYh3lGFFdpR0oXq ViTBfgf9ispqGTCiSiuJtkKltITSA3XT1H9182sQHkovJE70i0zx42jl9/2Newgkw+hjG/1DyF1M Ktj8pfrYVMQ6LGLBlJgkZ3PZ0ABqElWeHqsz0oeY7gEty5eOG+1yI6IV+28xUTYKPYVkt3FsJMr1 V+LLdkSj+zttTDHyMsCNCWwvaIxCSnCpyaMjlheRZBlHznMn5ZYOBuYcP0Ex3efa5yRv8RpH0Rmm qIoFeKzuLeAxPkOhLOD/gBdEyYwuLWCrHYZ/lZ2mkxRqjj8pMPedJXjG/lBmXKShTSrKHbc+r+pL u8DP/+b2DwAAAP//AwBQSwMEFAAGAAgAAAAhAHRwCIXdAAAADQEAAA8AAABkcnMvZG93bnJldi54 bWxMj8FugzAMhu+T9g6RJ+3WJiCtY4xQoUrtvWWX3QJxgUEcREJL376pNGk72v+n35+z7WIGdsHJ dZYkRGsBDKm2uqNGwle5XyXAnFek1WAJJdzQwTZ/fspUqu2Vjng5+YaFEnKpktB6P6acu7pFo9za jkghO9vJKB/GqeF6UtdQbgYeC7HhRnUULrRqxF2LdX+ajQRRdPGNqnNR9OXPvvw+mNn0RsrXl6X4 BOZx8X8wPPSDOuTBqbIzaccGCau39/gjsCGJNhGwB5KIJAZW/a54nvH/X+R3AAAA//8DAFBLAQIt ABQABgAIAAAAIQC2gziS/gAAAOEBAAATAAAAAAAAAAAAAAAAAAAAAABbQ29udGVudF9UeXBlc10u eG1sUEsBAi0AFAAGAAgAAAAhADj9If/WAAAAlAEAAAsAAAAAAAAAAAAAAAAALwEAAF9yZWxzLy5y ZWxzUEsBAi0AFAAGAAgAAAAhAAlLflW2AQAA4wMAAA4AAAAAAAAAAAAAAAAALgIAAGRycy9lMm9E b2MueG1sUEsBAi0AFAAGAAgAAAAhAHRwCIXdAAAADQEAAA8AAAAAAAAAAAAAAAAAEAQAAGRycy9k b3ducmV2LnhtbFBLBQYAAAAABAAEAPMAAAAaBQAAAAA= "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 90jcwfIWJQ5dIITidEHKEhAqB7DsSWIR/8hjQnp77LSVoKJIXdoz75s3dr2ezUgmCKid5fS2rCgB K53Stuf0fftU3FOCUVglRmeB0x0gXTfXV/V25wFJoi1yOsToHxhDOYARWDoPNlU6F4yI6Rh65oX8 ED2wVVXdMelsBBuLmDNoU7fQic8xks2crvcmYDpKHvd9eRSn2mR+LnKF/ckEGPEEEt6PWoqYtmOT VSdmxcGqTOTSg4P2eJPUz0zIld9WPwccuJf0nEErIK8ixGdhkjtTARmsXOtk+X9GljRYuK7TEso2 4Gahjk7nspX7sgGmS8PbhL3BdExny6c23wA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Ddm1r+3AwAAIwkAAA4AAABkcnMvZTJvRG9jLnhtbKRW227bOBB9X6D/ IPC9kezYTiNELoykCQoEbdB00WeaoiQiFMmStGXv13eGlGTXyWa3bYAIvMz1cOaMr97vWplsuXVC q4JMzjKScMV0KVRdkL+/3r59RxLnqSqp1IoXZM8deb9889dVZ3I+1Y2WJbcJGFEu70xBGu9NnqaO Nbyl7kwbruCy0ralHra2TktLO7DeynSaZYu007Y0VjPuHJzexEuyDParijP/uaoc94ksCMTmw9eG 7xq/6fKK5rWlphGsD4P+RhQtFQqcjqZuqKfJxopnplrBrHa68mdMt6muKsF4yAGymWQn2dxZvTEh lzrvajPCBNCe4PTbZtmn7Z01j+bBxuhhea/Zk0uUvm6oqvnKGQARnhahSjtT58cquK8P+rvKtmgH 8kp2AeT9CDLf+YTB4XSWzS5mc5IwuJtfzC9hHV6BNfBUz9RY8+F1xZTm0W0IbgymM1BQ7oCZ+zPM HhtqeHgKhwA82ESUmMvFhCSKtlDZXzhrPGdPSTiEjDACEEVs+53rYf4DmMZsaW6s83dctwkuCmLh mUIJ0u298/hYBxF8E6elKG+FlGFj6/W1tMmWQl/chr/wvidiUqGw0qgWLeIJAO3ymEtY+b3kKCfV F14BLvjIIZLQxXz0Qxnjyk/iVUNLHt3PM/gbvGPfo0YIPxhEyxX4H233BgbJaGSwHaPs5VGVBxIY lbPXAovKo0bwrJUflVuhtH3JgISses9RfgApQoMorXW5h6qxOlKQM+xWwLvdU+cfqAXOAXYCHvWf 4VNJ3RVE9yuSNNr+89I5ykNZwy1JOuCwgrjvG2o5SeRHBQV/OZnNkPTCZja/mMLGHt+sj2/Upr3W UA5Q0RBdWKK8l8Oysrr9BnS7Qq9wRRUD3wVh3g6bax+5FQib8dUqiAHRGerv1aNhaBxRxYr9uvtG remL1wM7fNJDk9H8pIajLGoqvdp4XYlQ4Adce7yh4ZdXRrAc/nu2hNWzzv/vqQJafoNAxsnU/i8b LbVPG/M25ivWQgq/D0MKcsag1PZBMCRa3ByTyHQ6kMidpZVACoEjKKhBMKoBboK9xs4/i6e4/cnn WgozMACu++zgyU7GyQsAxVF1o9mmhSaOs9dyST0MftcI46BUct6ueQlU9LEM/QBs4i33rAmdFHqY 9cw0XoQoD4FhzP9Ck5N354sFIAVjY5JNFpEzoMGH8ZCdZ9llP1fOF+dTqPbYkwPd/hJhhrhiJGEJ gYUiC5M4sFP/qwFH/fE+SB1+2yx/AAAA//8DAFBLAwQUAAYACAAAACEAn9HTE+EUAABYXQAAFAAA AGRycy9tZWRpYS9pbWFnZTEuZW1mxJwJlFXVlYZvSWGBIhZjESikEAqQebJIAcU8T2GSQDMIhQgJ FGFJUFpjFiARFoIyhYBLujsxIEJaI92CKI0sGlRICwaiKINAYwgQcEJExEh/P+9sc3kU57TprH61 vH617/332fvss+/w7gPSoij6dzb72dg0itaVMiuKaoyPouHloyina99uUZQWDR0ZRR1KRNENSGqz TXLSw3Wj6OEWUfQudlaa2+mwtXeJ6N2O6VHPaHI0MZoajY3GRFOicVFO1DRqHOVHzfl/M6z7+P+d UYuoFYywxqGdRoQfc3xcVBTd68YrB8uwpbEpB21RNKP9FST9rjxJPGrIlsM2aOx948ZNLmjWtHnT O6c3a9Hsu82mTG+Y07xZ3vTmrfKLiq5om6LTmF3uG/PADyaPL8jPb9UYcau8xglxXovG+dNb5jXO Q09pvsmlgvtdMSu736tAbcpXPxXZ9PstbJTsyjHNQz997i6KboS5bDY/+50lmdGG/TCqxpbJllEp ih7NiKKS/N6SzX4uux+WKbpEQGlOOx53zONYJpvsEQxq9pfO9o15M3HlUwMOh43hEOjz6Yjme2jG w7aOFwO5S/sCmsFQc7D5FpA3Q3xTh04cnxeI3wDNYjQaYwk8zzxFm/cvi7EHBfKTjzT/Dfu7/MSS 5NaSzX7i61GJ+NLUhwNgWzg44DMVzd1o1sE5jucDPtIWMr/RcAa0Glnt2pIcu6N2bFUsUWi55vK7 erAk7vXc7+rTumzS/609O6Aycycw4163Rj2c5g7YEG1VmB/wqYimPZpysKtjn4CPtEPRZMEJsJ6j L7d8p+kNdQ5oPup9q6udm0PZr/7yjWWau9A+ilZ8OOBjmu+iXY62sqMvzrFKCe0+OBkfsX8gjjSt 0RyEWoNTsGbAJ51cyqBpATOgaiPmsdaZbLI/DvStNIfRqL77oOYplvT0i9ZPmgvkeBSegCdhnour +W8MjGGa8oz1K7RdHH1xC53mfrgWn1nwpUCcBWheQ7MQHnD8BOa5XLVf560vrjTqk6VQPWa0Mayv rCdTda5nZSX6zjeXE8xBfXwITnccBG0u2r8/Vp/1xdjPxY4f4fgzMfskdlHMzs661o7r/4HjyXY8 vvyTbd3XfHOUj64RNeAY2NDR59POaUbAgfgY81yfjGK/rhm+MUzTGq1qbOuRqn44RR57Mvw5/85p dsBP0Yolyd3mXbZKwvbNWxpdZ0pDxbO4dj7YNbovxxuU+uvY24kl2ze2NIPR7IPj4YeOPp+qVRLa HlC9YrQ59WK/7tG+MUxTG63W8gPiij6fhU4zC/ZCK1YP+EjzfgbXQKjroGon+uLkV0lo+kFdf8Uq gTjSZKOxNTDaGqWqRyt85+rnQtkXAvOX5hCaUvA9+AVzE301O+40u+FptDvgOWg9ITv+fPqzYuxj gRjy+U80s6CuaUaL8arb78vTNNvQ6t4m6v7l8/kdmi1ozkL1TlnqEuqh+k5TANfh0x1uDsTpj2Yn msHwoKPOe5uf9sdraGubqt7KrRpFPwjMyTQV0Bai/Zo5iL56n3Ka4/BHaEV9XvL5SDPfaX8BP8BW j1jtqhE/2d4fO/5H9Ml2vNarOJ5sx/X3J/nL/tfY+PKPx5e9gOO+OUkzE81qOA2ugaF6/xZNT7Rv wObwoqMvTha1kbYezI/RamdrmOpr2Vry20t+vrnMcZoHoc4dMauU30eajmhmwwnwN46+OHuc5hDU vUisFYgjzUVy2gs1D5uP1dXu4zX45bbAWNJMQnOSsVZAjSX6cr7HaVrBiWjFUBxp3iLXSfBXLmfR F+djp1WO8rX52DxTdb3aRz7vBXI3zQ60Or//zdE333VOsxLqWWMBPAvt/JEdv3b0K8YO3fvko3tf L6jriNFizHX7fXma5jG0GxlD3AZ9PqaZj3Yr2sfhqwGf5WheRKO6PA3/w9EX522neQ+uwcdo87N1 SXUPla1+9VrKvhCohzSHpYHqv8+zw3143Gn2wg/w2QnjPSU73lNzi7FDeclHef0UKq8fOfrWaaTT 9IIn8OkAP4S2TrLjeUXF2KFel496/S/0gnrdaDFac1z7fXmapgCtelHUmD6frmj0jHYv1DXuEUef z1NOsw6qbzdAxfP5bELzMprNUM+VW2AotzfRbEB7Ciq30vRS6Dpcx2laQT2DdoKK68utL5o30HwP 6hlU1H3Uai87vr52PhTwOZ5bStTW8f/7Pexl8gq9h/3cafZDvQN8HYbew25Do/ewr0K9hxX7QF8N pRmKZjvU88Q7jj6fE07zBRyBj+ZT3HvYkrcl6u8byzQl0Oqdihh6D2sa5bHc5S764jzhtDOg3sOK ofew0ug97FyoNfgFDL2HXY+mDNqjUO9fVZv4e1jZ6lFfrtLoWqf67oN/dPT5aP2kXQWPwqXwJLRz QfPfiO0bwzRb0ep8/dTR55PJeklbG66FTeBLgTht0OhzbDt4wPETaLlqf+g9rDTqk45Q57jRxrC+ Kkjxub6D/EK9udRp5sHpzEUcBG0usvfH6nN3MfZzsePzOa57jvkvwy6K2buKseP6UjWu9pcdjy// ZDv0HlY+uka8CfUe9j1HX2+dcZrSxNd7WKPNqwz7Q+9hTXOSsbQOth6puvYvI+fQe9jpTjMVfsq6 ifH3sJud7audNLrObISKZ3HtfOBx5cr3Qpc4Hn8Pe5+zfWNLo/ewM6Dewz7l6PN5w2nOQ/WK0dby AvtD72FNsxet1nKxoy9ugdM0gfrsK4bew0qjz0b9oa5tqp3oi3PCaVRPXX/FKsTz+UiTjcbWwGhr lKoe/Son/Pn8DadZDmcyB6Ot55Ps7xSYv2n+gHYk2r84+mpWpWZCWx+qj8RWgTjS6IFP8co76hnT F0daXTP3wL4wnTFEn08zpxkKR6E1Wk3uYv+KwBid0SxGczvUe8QMR1/cU+Qo7SG4xFHP9z4faXUN n8T4/+XYLFBHaaeiaQP1/sb6JFV9+ify0HXAN88NTvMbOB2tGL+3yo7fy2YVY8fvrc9z/BnqZWu6 CTt+bz1TjB3X17/9an/Z8fjyT7ZD91b56N76EdS99StHX13KElfahlD3VqPNqzH7Q/dW09yEVutg 65GqfjhCHqF3Zqb5PVrV+VVHX602Os2zUPeFFfBsrAdk6xnUajesGDv0HkE++lw9BKpfjDbmUrff l6dplqHdyBjiNujzMc1ytFvRPglD78x+jUbvDTbAp+FOR1+co07zAdS1yWjzs3VJVe9MrBV+X9/D adpAPVuJWay7b97SdETTFU6Akxx9PgudZiXUM4tYKxBHmovktATuhTafgijxrqMazGQ7yvHQe3Rp JhHvWajrvMYKva/PdZovWF+9rxdDcaR5i1wb4avnK8URfbV5wWmUo3xtPjbPVPVPdu7V1wDZFwJz keYwmgpQ1610x5Ks0/X+DOMntRPao1DvWvfD+LVIdvxatKwYO5SXfJTXfKi8Hnb05TXRaYbCE/j0 gx9CO79lx/O6tRg7dI2Uj66RZaCukUaL0cPt9+Vpmt5odQ0TNabPZxAavWv9MVR/LnL0+ax1mk1Q 17vtMPSu9XU0eue5C26Bb8JQbgfRbEB7ASq3rNzwOdTSabpCPQf3h6F3rcPRvIF2FNS7VvFjaLWX HV9fOx9SdT6OqsP7gsA1cwiaTDR9YDXYDdYN+HRC0xhNe5jnqOt7Sc85K+330QyE42Cho8/nYadZ APvgsxh2CcSZh6YNmmmwNrQa2LXxm3sAx5cGxjrqNLugPpe/CHX/8uX8L2geQfMo1P1imKPPp4XT pEM9b4o9A3GkaYmmDLwdZsFyAZ/aaL6mX1vBM7AjPA59ubVEsw/NbVDPU+KygI80k9C0gX3h/Y6+ OP/kNFvhSHyMefRUJttm9i8OxDXNErQzXVzRF3eM0w6HT6AVnwz4SPM0mtHwOTgBbgr4PITmHTSa 5yX4PCwbWK/1aEqheRmex2cbfBfmuZpUq3utrc/4dvw4evn75v8+mopo3oO5cB9sHvC5gGYYmrrE V7+2hItgnsvrKMd1btk5l6rrX9964We20+Su83Qb7O14LsNfM2l/ieaUfGA/4oi+Os9zmheh+tto NVvP/tB5ZZqfoZ3l4oq+uFWdNgNuQCvqmcTnI80dpfh7D3A0HODo8/lHp1kIdZ032vxkl2O/2Xdh l0myj5KXHd/D8WT7AfS+HOQjzQqoNbX1T1X/PXhH+DvOKU4zEDYk504wH/rmWYCmPZrWUN9xin0C PtIMRdMBToADHH1xxjjNVDgCH81nCLTz2u6lM9iv5x7fWKb5KdpH0Yqh7zhNozyW49Pe0RfnJqe5 VC/xHafYH1+fjzSt0ZTAV2tQHtYM+DRCUwbNcJgBVRvR+le2ng19caXRZwzVdx8c7ejz0fpJmwN1 ftwKT0KLq/nrPu0bwzRt0Op5ucjR5zPPaf4ZrsVnLXwpEGcDmtfQbIIHHD+Blqv2FwbqLI36ZDNU jxltDOurVJ3jneqH7zGVneYsc1DvG20OH7O/X6AOpslhLD0/d3b0rdlApxkJ9d2CGDoXpNE1ZTDs AHvCNtAXJxdNfTQfMQ+dN+LZQG9I8wqaqviqB7s7+uIUOc0C+Dw+RqvjPPbrfYBvDNMUotV51NXR 59PCaRrB9/ER/xSII43O/zvhZ7Ad/CLgMw5Naer3JKzo2Bf6cpN2JpopUPc860e7Rv+9zosdt+VG N/J8l8tWhi0t9jthr/m7wdsr8NmixF/PddnHsH1zkebUDXx2g5XgkfKc+wTy+bRG8za59CoXRQ/B upl8xwF9Pp/eor/dHUX3MJFzjD8K5qT7fYaj6cCgW2BXCjGNMS5DX5wqZfmzKKz5Z/AGinTsVvTQ 57OQ/HUfSWc+h/AdCzWG9bjsnYG4FxijLD6PwGawNGwCfXE7klsjNI+R6yHGz4B9AnHmUIOtDNoJ 3gi7wPaBOnZHM5Y+WAZXssa1iVMe+nJbg2YR6zScHHvDbObTF/p8zqHpj+alcsSB+fRJzUCcVWge R3MY1iBHcRu02svehe2LaxrxHTdG/DzQ/mT73P9izC/dWJcd06hzPK+4fYgYTwXWQZocJnIazoUr 4Bzom1sHp+npfMWVsTyKsxcmHZ8QsGsG8u5GzLM30Jus63nWNYt1Fn15H6N/pDlBz32Cr1g3EEca 5V4C33PKGXYP1Mc0rdD2QGv05bYC7SkEventuzjfKjEf0dY22V6TdFz2ZPxNX/k6ti+HjcTWGIWw G6wDdT77fGqhKYEgB16mPtXhV4GaVkVzEU0W/BxWgqqtL04mmjNoboYn4I3wSMCnJJrDaErAg/AG +G7ARz2yCs2bUD0qhnpEmimcj2MY/xB9pV4UffPZ7TSF9K98xTqB3KRRLmJPx/h5NIb9yXbo/JfP ahL9ORxPv+n8F325P1UhodF9Wr6i4ljvyY5f28xuGyW+f2sHq7DZz7f9tx6+7TNIEbk9xOab030c v5ttGltnx9B6SPtn1nlaCXozjc+O/C764lxm0tLoR776CcWRZgyDyncMa6M4oi9OQ3KS5hLcibAf uZ5nszXqyH7ZvjHS0XRGsJp490PFFX0+M5mbNH8m16OqDwzNT5oiYsl3PzEUR/TF2eI0TfCrxXYv 2yI2m99bjJVsqwfsuPVEAbF5zPq7/fn3b9ubX3IihHrzazSjyT3tO4neFEPXJGnOUKM0fNVvr1cO 9+b8SgnN/IoJXzEUR5pCFkq+6jfFCfXmpqyEZg657cL3AIz35m6Oh3pTf6dcvdkcqt8UN9SbtzjN A+Sq3hRD85NGvSlf9aTihHqzFzlJ8wpUb34KF8d6cwRjJNvx3rSeSHVvzrs93JuPo1FvLoK6boqh mkqj3lxcM9Fv389JkGW87nf92TUSmuq3JXzFUBxp1JvyVU8qTqg3e5KTNFnkqN78IYz35iiOh3qz Jhr15jbiqScVN9SbK8lRmgyo3hRD85NGvSlf9ZvihHrzgNP0Jkf1pv6MX7wXzzBWsh3vTeuJVN3L H8rgO0XqxH/X7ZVCNFMR9IQPQH2eFX0++gwvzR9gEXwODg/4tERTD837bL9lzcRaEFw3N2kmUPdp +P6eNdPncdHnc9pp9H5HvmIojjTbyaUc7MngVje7plQjx0y26RzXTx5bJpvs0YF8stFURbOOvD5K S9RX9M3hHAel+YycPsRXrBeolTRj8ZNvIfXSOoq+OMpJmurk2BpqPp/jkBeb3xD2mz2+NN9lJNlI vzlu9bG6parvH7yZZzjqZnnLjn8+XHjTtbb0lret9yR0u5mfr4bSrELzEJwFV8B7Aj4b0XRDcxC2 gunkJ/riNHaagVC+U2AozuNoZqJdCX/tuCcQR9qLaORbnR5UnDaBfh2EZhiaJnCCtEbGaclmP/bZ hdPyytylVS3kq7qF4qjGykk1V462PrZuqeq32U24LrF4vvWTZg2CJXA2fAGOD/jsQaPr0TnYGmY3 TZBfr1vXbk7zQyjfuTAUZzUa5fQifMZxL+S/68aR9isE8s3hmqA47aDPZyKaEWi6w4mwuqPPR3OX VrWQr+oWiqMaKyfVXDna+qSqP6o3Zg3p27wocd+QPSvdXytpLqE50iiKfsIcmjn6ajWrYULbBcpX VByLKzuex7AG19qzA3nJR/nshpWp8SuMOQxaDNn6ztHs1eSdbEvvm8dS5q6xS7F+iiUqLxtTdnwe Vt+21JfQ/+d/H/Pbfi59jc+Pe7moWX6y4/fJ9VWvtaX31UA+7dFkV+Pv2XBvetrR59MgO6H9OZSv GM9Ldjwv/T3lZDuUl3zWk4/+Xv9pelp5ib685jEXaVQX+Vq92qZovQbV4npNfWy9ZMefD9rXvtaW 3jdH+bRD8yzUejXNTdDnM8ZpnoAH8NkIL0DL62Xsi0n2pdh1ZBPHvwzUfgEaPUveDU9B5SWWpPYt 2ewnfm/OYg7SqC5aL6tXqtZrdn2+dw7Ufy6aD9E8Bm9KTzD0mVDaK+9j7kh8jh1QL/yZt3Jd95m3 TsI3C4biSKPP8PI9S10VR/StQWdykqY8Oc7G9x44jPlZbwzluGzfGNXQ3IxmM/HeZQzFFX0+y8lR mjQ4GV8xND9pjlFz+epzoeKIvjhvO01XcmyA8CdwM2PY/E4wVrKtHrDj1hN/a0+WpfErWvND/Rvp /wMAAP//AwBQSwMEFAAGAAgAAAAhABwz7NbhAAAACgEAAA8AAABkcnMvZG93bnJldi54bWxMj8tq wzAQRfeF/oOYQneJ/Ej6cC2HENquQqBJoXQ3sSa2iSUZS7Gdv+901S6HOdx7br6aTCsG6n3jrIJ4 HoEgWzrd2ErB5+Ft9gTCB7QaW2dJwZU8rIrbmxwz7Ub7QcM+VIJDrM9QQR1Cl0npy5oM+rnryPLv 5HqDgc++krrHkcNNK5MoepAGG8sNNXa0qak87y9GwfuI4zqNX4ft+bS5fh+Wu69tTErd303rFxCB pvAHw68+q0PBTkd3sdqLVsEsTaNnZhUskiUIJhaPvOXIZJomIItc/p9Q/AAAAP//AwBQSwMEFAAG AAgAAAAhAI4iCUK6AAAAIQEAABkAAABkcnMvX3JlbHMvZTJvRG9jLnhtbC5yZWxzhI/LCsIwEEX3 gv8QZm/TuhCRpt2I0K3UDxiSaRtsHiRR7N8bcGNBcDn3cs9h6vZlZvakELWzAqqiBEZWOqXtKODW X3ZHYDGhVTg7SwIWitA22019pRlTHsVJ+8gyxUYBU0r+xHmUExmMhfNkczO4YDDlM4zco7zjSHxf lgcevhnQrJisUwJCpypg/eKz+T/bDYOWdHbyYcimHwquTXZnIIaRkgBDSuMnrAoyA/Cm5qvHmjcA AAD//wMAUEsBAi0AFAAGAAgAAAAhAKbmUfsMAQAAFQIAABMAAAAAAAAAAAAAAAAAAAAAAFtDb250 ZW50X1R5cGVzXS54bWxQSwECLQAUAAYACAAAACEAOP0h/9YAAACUAQAACwAAAAAAAAAAAAAAAAA9 AQAAX3JlbHMvLnJlbHNQSwECLQAUAAYACAAAACEAN2bWv7cDAAAjCQAADgAAAAAAAAAAAAAAAAA8 AgAAZHJzL2Uyb0RvYy54bWxQSwECLQAUAAYACAAAACEAn9HTE+EUAABYXQAAFAAAAAAAAAAAAAAA AAAfBgAAZHJzL21lZGlhL2ltYWdlMS5lbWZQSwECLQAUAAYACAAAACEAHDPs1uEAAAAKAQAADwAA AAAAAAAAAAAAAAAyGwAAZHJzL2Rvd25yZXYueG1sUEsBAi0AFAAGAAgAAAAhAI4iCUK6AAAAIQEA ABkAAAAAAAAAAAAAAAAAQBwAAGRycy9fcmVscy9lMm9Eb2MueG1sLnJlbHNQSwUGAAAAAAYABgB8 AQAAMR0AAAAA ">
              <o:lock v:ext="edit" aspectratio="t"/>
              <v:rect id="Rechteck 2471" o:spid="_x0000_s1027" style="position:absolute;width:24047;height:575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7NmowwAAAN0AAAAPAAAAZHJzL2Rvd25yZXYueG1sRI9Ba8JA FITvQv/D8gq96SZRVFI3QQtSr1Xx/Jp9JiHZt2F3q+m/7woFj8PMfMNsytH04kbOt5YVpLMEBHFl dcu1gvNpP12D8AFZY2+ZFPySh7J4mWww1/bOX3Q7hlpECPscFTQhDLmUvmrIoJ/ZgTh6V+sMhihd LbXDe4SbXmZJspQGW44LDQ700VDVHX+MAhk+qTuN2YXnyQK/d+56vgxSqbfXcfsOItAYnuH/9kEr yBarFB5v4hOQxR8AAAD//wMAUEsBAi0AFAAGAAgAAAAhANvh9svuAAAAhQEAABMAAAAAAAAAAAAA AAAAAAAAAFtDb250ZW50X1R5cGVzXS54bWxQSwECLQAUAAYACAAAACEAWvQsW78AAAAVAQAACwAA AAAAAAAAAAAAAAAfAQAAX3JlbHMvLnJlbHNQSwECLQAUAAYACAAAACEA+OzZqMMAAADdAAAADwAA AAAAAAAAAAAAAAAHAgAAZHJzL2Rvd25yZXYueG1sUEsFBgAAAAADAAMAtwAAAPcCAAAAAA== "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PkvxgAAAN0AAAAPAAAAZHJzL2Rvd25yZXYueG1sRI9fa8Iw FMXfB36HcIW9zXRhyOiMIgOxIhPWbQ++XZtrW2xuapPZ+u3NYODj4fz5cWaLwTbiQp2vHWt4niQg iAtnai41fH+tnl5B+IBssHFMGq7kYTEfPcwwNa7nT7rkoRRxhH2KGqoQ2lRKX1Rk0U9cSxy9o+ss hii7UpoO+zhuG6mSZCot1hwJFbb0XlFxyn9t5J6z7cfG9fn6rLLtvvzpd+vDUuvH8bB8AxFoCPfw fzszGtSLUvD3Jj4BOb8BAAD//wMAUEsBAi0AFAAGAAgAAAAhANvh9svuAAAAhQEAABMAAAAAAAAA AAAAAAAAAAAAAFtDb250ZW50X1R5cGVzXS54bWxQSwECLQAUAAYACAAAACEAWvQsW78AAAAVAQAA CwAAAAAAAAAAAAAAAAAfAQAAX3JlbHMvLnJlbHNQSwECLQAUAAYACAAAACEAXPj5L8YAAADdAAAA DwAAAAAAAAAAAAAAAAAHAgAAZHJzL2Rvd25yZXYueG1sUEsFBgAAAAADAAMAtwAAAPoCAAAAAA== ">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65MU3Q8AANVFAAAOAAAAZHJzL2Uyb0RvYy54bWysXG2P47gN/l6g/yHIxwK9sV4s24ObPbR3 bVHg2h5w2x+QyWR2gmbiNMnu7N2v70OJtKWMJbtFv6wma4Yi+UgUSTH+9ruvr4fVl935su+PD2v1 TbVe7Y7b/ml//PSw/ufHP/++Xa8u183xaXPoj7uH9S+7y/q7D7/9zbdvp/ud7l/6w9PuvAKT4+X+ 7fSwfrleT/d3d5fty+51c/mmP+2OePjcn183V3w8f7p7Om/ewP31cKeryt299een07nf7i4X/O8P 4eH6g+f//LzbXv/x/HzZXVeHhzVku/p/z/7fR/r37sO3m/tP583pZb9lMTb/gxSvm/0Rkw6sfthc N6vP5/07Vq/77bm/9M/Xb7b9613//Lzf7rwO0EZVN9r8/LI57bwuMM7lNJjp8v9ju/37l59PP51J 9Mvpx377r8vq2P/paX/9qd8fr5hIkYnu3k6X+4GUPlzwpdXj29/6J4C6+XztvfZfn8+vxAp6rb56 I/8yGHn39bra4j+1c7aqgMUWz5TTDWD0c2zu5evbz5frX3a9Z7X58uPlGlB6wl/exk+r4+YV834E l+fXAwD73d2q7qxdva0a1WhGdSBTEZkyulu9rKxpzS2Zjshq15kMNxORqbZrM9xsRFZXpslwqyMy Baky3FxEVkPFDLcmIoNtVYYbNuVoN61zmnYRmWqzdlMJDJXOCadiHLSyOelUAoRuVUZZlSDhuhyu KobCtiq7TGIsdGWbjPVUDIat8vxSNJosvxgOW9us/WI8tGrrjHw6xsM61Wbsp2M8lK1djl+Mh2mB 2/Q20zEeum5y+OoYD+NUbmvoBA9X65x8MR7GYN6MfDEe2gC3jB+I8TC1dTl+MR6qza4XE+NhmrbK 8DMJHo0zGflMjIduq9x6MQke2uV8i4nx0BZ2nrafSfAwXW79mRgPbW2X4xfjYao2h4eJ8VCdy+Fh Yjx00+X2m43xgF/LrT8b46Gty/JL8DBVTl+b4NHUOX9lUzyy9rMxHgX72RgP5aqcu7cxHrqpqsz6 swkersn5UxvjYSqs0+n9Vqd4YB9Nr786xgPHeA6POsbD1Ca33+oYD1Vl/Usd42E6m7NfHePRVTn3 V8dw1FWdFS+GozFZ68VolNjFaOTZuRgMV+mcdC4GQ2V9n4uxcLXLrRUXYwEfmVkqLobCdVnX52Io FNZejl+MBfhltY2xUJ3KHZUuBoNC0cxSdjEYCDVy4DYJGtrVGX5NjIZWiDantxpi4zHycwV+MRwl fjEe1lW5rdvEeOgmG/o1MR7GZY/eJsbDGJ07ipoYD6OxiaZdSxPjYWyTw7eN8VBd9qhsYzxU63Lr r43xKPGL8Sjxi/FQtckdRW2CBzLPzHppYzxUnXX1bYyHrRDiTK+/NsajdVnxYjisUjlX2sVwNNnA uYvRoMwvI10Xo+EQX08vli4Gw7gqF7d0MRgFdjEWJXYJFsgUM9LFUOgG0f80FF0Mhc0GLV0MhVZd jOwd6h2SlG9eJE/ffj1yoo6/VhsqBFW+OnDqL1QVoKwdqf/HUFnY3IOKsvoMMSAhYp+sY74yMQxO xDXXE8rEMCcRN4uIYSwi7hYRU0JM1Eh4qXgyJzXlu558mZKUznryZWpSturJlymqWFO1TFXKNYk7 csklqmpWFaniInJWFZngInJWVS9TVbOqepmqlMaRqkjTlghDWZonX6YqJWGefJmqlGN58mWqUgrl yZepShkSkSMDWqKqZVWR4CwiZ1WRvywiZ1WRniwiZ1WRfSwhp+SDVEVysYicVUXusIicVUVqsIic Va2XqVqzqvUyVSm0J1URui8RhkJ3T75MVQrNPfkyVR2r6papSoG1575MVYqbiRxx8RJVKSz25MtU bVhVRLWLuLOqCFoXkbOqiEmXkFNISrIj5FxEzqqG8vfs2dSyqggYF3FnVREPLiJnVdtlqlK4R6oi nlvCncI5T74MVQrXPPkyVTtWtVumKoVbnnuiarA/h0tn3Fbd3lOd1yvcUz2Svpv70+ZKUZb8uXp7 WPvrjtXLw9pfaNCT1/7L7mPvaa4UbtXIVv3USqEgGOw20hyOCS2uDAKtxhEQaIVCxlPg6ijkh0LK IgQoUuJeJlCiZDNDyQBTLbpM2VBtk2av4b+Ls7d8lqE+a8uUuPEJPHGnU6a0VOmm2RWcXnl2SgRB 2WG1FAknQBKDbw/9ZYcvT0CLa6UgCNBn/iO028+P++0fd7/GANuOVzlM7BcDFpXH03ZU0PF4wtX6 2eQBlfv8g9GZJpxFTl4YFaIvT08rpKizqnhKN5xIwmtK9lpRgZwkceGwFtlrRRU6/yCYYXzAjp2u wliWlHP6iTXQFTIyYldjPUamqFEI4QeIeOIHil2NsqMnS2w0OY+iKoa3bAicRrE5GFS2SueZwDvl PKLPulgOFFWHRC6gMdKItUVvWda46mNaoUhnYXqUzoP8TeA9yk/lLVKsCZ56fEClaP8AhZkgTcpZ 5uMZKj7HVVvN7B+69SXOukLJInAWXjIKT85B6AKySGkbKuh6fKrblZxKHTi/oxe1sSjCwaVMCEqH Bx0ODz+DGVPFJeuGl7sOIbGwq7Vsbo06S7w+UdFiTXCHM2X3KX1qlGHDt+qQDA7zGA4Nsa3SeXBX G76By9jl82hsmrAqsPESsTkzVo26eSD6NMMxlWqQfmLkByvwtwZ9cFUZBGi7dB5HV9a0AroxYU3w uVlbE7tNKPJenG6k/Sx05cxWG/folCbjNxR2WmQx28jiRpdF8qCmyhvtD1x78hwp5/QTr2g6JMK3 UFCP5zEcJ2iDy5b4Aa4Pwzc0khM8oAAnsVj6iefRg9hIsmN2ijcIbrtvHnBgil08rY/YnWfALb2X S7khChcKGZlScWYSnRlCISNTGrpw9D4HkUPQVSgmtaTd7+lVOI1k/WHVsPNS8I+x+oZPCD0GGinn 9BPLRRGZn0ejEBWzw7rhB+lGo54DlmyM8+dRk92hcVAm87hBUYSesQCOD2pdIRcNFks1SD+xPuO3 EO4k7Pg4QQfRzQOud6huzIoSfQQnsZhgXg9+WChkFFm4PjYbotqGaufed+ArQVfhNallwxkCbgHS yGx0D1Vq5vHB4DdSzgWfg9a5gHgNHxukG32OyBl0po4Pph0iQKGQkSkdXXHTjtCLIjr0fvC6o8gq QhaXtrK1pE2LZ7h9sMi/FNhx1QI9UDcCSDxBh1OwT2rbW81VOGFxpSb2FAoZWQPckgUbNWF3QgOh kDFQ6o5XBOJR2S1CISPzxE2P54n1Lt5QKGRkSnTHhNnHc0AoUv1EWo7RtUlPAGM5OILDT/a4sVyq QXAip1nKOf0k84gLhC9KVoIV12SCEcRpGkvtKH6tjeWAwh43ZtiPwfll7U4dP8GaaOlh7MVGMrLU DQp1XgaFktD8HkdAxacw1luiZSsbx+AkjDdCKx7T/BeRDnYsbx+TRm64+pITID0aTMuxP87TResd XUzBRmhTutH8xkad5KgcxGXtjq7Qdz5JeOU9Ge72eT9RrBAwyHky6pXiNROS3KwsBo0PgbJFCpIi KzKFNaBb2VEd+tqKlI5rzbiGnqFED1aYHU1WZZ62GjxuGQfdodLq12o1RGaiiYy8qicsKhR5HKjP y/OnRqQZHHwy6mVp3p0oU94BPV8cITdpgKQ6rgPhnjMJUN89ANIpZ9Eo6IwAn3cmLkxvLJ5+L0Mv bgmnt4iaBkXUtxbsj8Y0niHlnEqkFUesBo3hNxKllOAcNjXaIMTyQiEjS+2wnLzd6+BmsuufuuIC JdreirNrNNqxXkOsJbOm+gUZtEGs5mVoKy+tWA6phGy5tLry7sEMlj4nCTMERpGW0xLJbmtvJ5a0 pAlBwCgqIrGwfserl8LZ4wNkT8+HWCSR2GqwDnPGfi3bvaZeGZx/cFW3K/aG58TOFIr8flY4EgL/ cQXk/CoaNHhdNcPlqMwgI6/Amis6ug4JatYS1KfINh5+HyC8ZGSe6LgMlO27Os0tJRemYFw55YRC RuaJ3ijmOVzyCIWMQsm3QdTgWEQM9aZgJchbxhZlxOBEjAYIpTNFtRyfGTVzolF/csATjZNlnhPI i8759aI76imifIeEnzmHO+6QUHqoA8oMMgbrUvdm4Ir2zKLU1DgTKMfKg/CSMfCcklQo8vqhz5+r YaqS/ZbbD9Qj6mVBE2hRaMTOgdBhM5dwto6jqHZmQUyJOa8ctY16gdEXOoOd7djv1ENThvCXMZi5 rvmwwcYo6lY79gn1XJH3vZQyZR43Z/jctSF/gMPJweZI0uDWyxK7iuv9SHaKqlH/bFiUM5mEM3ze olxfWgfOsl+aEdByOjWUYcVQMgaMqCHXy0el3uK8760onAqmFzfWDJlg1vQOeT6ZvglBQfZYoJ7f YNG5ZYVVFViiG7YcGrv3ci5QzlFXIfm7bsg/s9qhsZhpQ0Esr14rF5vNzEqAdjy/m8nAGsWZsure xUOiZ1gO4TIZOlFHcnE9NJXUR6q5ldNIZo/ewSJPN2FRka+wyFBx8balLmXmn8WBkmi/wc1QNZYZ ZGTn1SBx9pQUsJR2BnYQB/xoVy5SUrv1raQya14/ROoiSUhxCg4MhyXL0gz3nTKDjEE/FGk4w+xw vVvSj5q6g9To2i5STkkqs+b1s0jVAv8WTjVIksMPzi+cwYigyvEbtY57rtQbXpTayOUPruBmLDEh 6bx+Bl3TQRI9xJw5/ahBPdCiA70oNeqrYSWbZibq1DXvftw+zFhiQtJ5/ahp3ctMXekz+KmW7zNw g1/eKxphRuBq57Kberjjx615aSVPSTqvXyeOABXQGfWow8T7jCrcYmW9PK55AiXC9xmZx3r3TLV4 Qs555bTi+MTvl/LmQ+83py9tuKDIq4ffCXhD0A8BypCgH8VTmnbmjJ6SdF4/Mi8hYroBkdzew48R gsxIZssyV1zwQOltBjzFWwP9QuLaRGYZgzumwgPJaecCSvzGgQmH/j3hJCMf5VxLxfaZCX642QXV 17LeE7aUKfPeHb96CABQdlZeX5br82YuF8IvEwNPAqK04eUmApGiRAYisYzBWBNSCkFeteEy1YRm i8K5LBLjN6TiQ4S/jEEQw906mo6vkmqozngb0O87ioTC0OJCrcRwiIvKG5a3K4p4AqcoIGNQBL8n CfLNBX0TVhROYnoYlhoffS/B0AGJ/4zfEnHpD/unP+8PB2qT8y8P2X1/OK++bPDaj8dP2v/8ZHM4 vWzCf+HCeEhKB2o/QcLo4H+YcuyJsRgPVPL+C3rJyOX+sX/6Be/COPfh3SJ4Fwr+eOnPv65Xb3iv yMP68u/Pm/NuvTr89Yj3aXRoWICxr/6DxeGFD+f4yWP8ZHPcgtXD+rrGD2noz++v4eUln0/n/acX zKS8bsf+D3gHx/Oe3pTh5QtS8Qe8O8Qrx+85oZeTxJ891fg2lg//AQAA//8DAFBLAwQUAAYACAAA ACEAURo8muAAAAAIAQAADwAAAGRycy9kb3ducmV2LnhtbEyPT0vDQBDF74LfYRnBi7SbNFaSmEkR QQTRg7VFj9vsmo3uP7LbNv32jie9veEN7/1es5qsYQc1xsE7hHyeAVOu83JwPcLm7WFWAotJOCmM dwrhpCKs2vOzRtTSH92rOqxTzyjExVog6JRCzXnstLIizn1QjrxPP1qR6Bx7LkdxpHBr+CLLbrgV g6MGLYK616r7Xu8twvu2NPqjePl6fpT56anfhEpeBcTLi+nuFlhSU/p7hl98QoeWmHZ+72RkBoGG JIRFWSyBkX2dVyR2CMuiKoG3Df8/oP0BAAD//wMAUEsBAi0AFAAGAAgAAAAhALaDOJL+AAAA4QEA ABMAAAAAAAAAAAAAAAAAAAAAAFtDb250ZW50X1R5cGVzXS54bWxQSwECLQAUAAYACAAAACEAOP0h /9YAAACUAQAACwAAAAAAAAAAAAAAAAAvAQAAX3JlbHMvLnJlbHNQSwECLQAUAAYACAAAACEAreuT FN0PAADVRQAADgAAAAAAAAAAAAAAAAAuAgAAZHJzL2Uyb0RvYy54bWxQSwECLQAUAAYACAAAACEA URo8muAAAAAIAQAADwAAAAAAAAAAAAAAAAA3EgAAZHJzL2Rvd25yZXYueG1sUEsFBgAAAAAEAAQA 8wAAAEQTAAAAAA== "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0F15"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65MU3Q8AANVFAAAOAAAAZHJzL2Uyb0RvYy54bWysXG2P47gN/l6g/yHIxwK9sV4s24ObPbR3 bVHg2h5w2x+QyWR2gmbiNMnu7N2v70OJtKWMJbtFv6wma4Yi+UgUSTH+9ruvr4fVl935su+PD2v1 TbVe7Y7b/ml//PSw/ufHP/++Xa8u183xaXPoj7uH9S+7y/q7D7/9zbdvp/ud7l/6w9PuvAKT4+X+ 7fSwfrleT/d3d5fty+51c/mmP+2OePjcn183V3w8f7p7Om/ewP31cKeryt299een07nf7i4X/O8P 4eH6g+f//LzbXv/x/HzZXVeHhzVku/p/z/7fR/r37sO3m/tP583pZb9lMTb/gxSvm/0Rkw6sfthc N6vP5/07Vq/77bm/9M/Xb7b9613//Lzf7rwO0EZVN9r8/LI57bwuMM7lNJjp8v9ju/37l59PP51J 9Mvpx377r8vq2P/paX/9qd8fr5hIkYnu3k6X+4GUPlzwpdXj29/6J4C6+XztvfZfn8+vxAp6rb56 I/8yGHn39bra4j+1c7aqgMUWz5TTDWD0c2zu5evbz5frX3a9Z7X58uPlGlB6wl/exk+r4+YV834E l+fXAwD73d2q7qxdva0a1WhGdSBTEZkyulu9rKxpzS2Zjshq15kMNxORqbZrM9xsRFZXpslwqyMy Baky3FxEVkPFDLcmIoNtVYYbNuVoN61zmnYRmWqzdlMJDJXOCadiHLSyOelUAoRuVUZZlSDhuhyu KobCtiq7TGIsdGWbjPVUDIat8vxSNJosvxgOW9us/WI8tGrrjHw6xsM61Wbsp2M8lK1djl+Mh2mB 2/Q20zEeum5y+OoYD+NUbmvoBA9X65x8MR7GYN6MfDEe2gC3jB+I8TC1dTl+MR6qza4XE+NhmrbK 8DMJHo0zGflMjIduq9x6MQke2uV8i4nx0BZ2nrafSfAwXW79mRgPbW2X4xfjYao2h4eJ8VCdy+Fh Yjx00+X2m43xgF/LrT8b46Gty/JL8DBVTl+b4NHUOX9lUzyy9rMxHgX72RgP5aqcu7cxHrqpqsz6 swkersn5UxvjYSqs0+n9Vqd4YB9Nr786xgPHeA6POsbD1Ca33+oYD1Vl/Usd42E6m7NfHePRVTn3 V8dw1FWdFS+GozFZ68VolNjFaOTZuRgMV+mcdC4GQ2V9n4uxcLXLrRUXYwEfmVkqLobCdVnX52Io FNZejl+MBfhltY2xUJ3KHZUuBoNC0cxSdjEYCDVy4DYJGtrVGX5NjIZWiDantxpi4zHycwV+MRwl fjEe1lW5rdvEeOgmG/o1MR7GZY/eJsbDGJ07ipoYD6OxiaZdSxPjYWyTw7eN8VBd9qhsYzxU63Lr r43xKPGL8Sjxi/FQtckdRW2CBzLPzHppYzxUnXX1bYyHrRDiTK+/NsajdVnxYjisUjlX2sVwNNnA uYvRoMwvI10Xo+EQX08vli4Gw7gqF7d0MRgFdjEWJXYJFsgUM9LFUOgG0f80FF0Mhc0GLV0MhVZd jOwd6h2SlG9eJE/ffj1yoo6/VhsqBFW+OnDqL1QVoKwdqf/HUFnY3IOKsvoMMSAhYp+sY74yMQxO xDXXE8rEMCcRN4uIYSwi7hYRU0JM1Eh4qXgyJzXlu558mZKUznryZWpSturJlymqWFO1TFXKNYk7 csklqmpWFaniInJWFZngInJWVS9TVbOqepmqlMaRqkjTlghDWZonX6YqJWGefJmqlGN58mWqUgrl yZepShkSkSMDWqKqZVWR4CwiZ1WRvywiZ1WRniwiZ1WRfSwhp+SDVEVysYicVUXusIicVUVqsIic Va2XqVqzqvUyVSm0J1URui8RhkJ3T75MVQrNPfkyVR2r6papSoG1575MVYqbiRxx8RJVKSz25MtU bVhVRLWLuLOqCFoXkbOqiEmXkFNISrIj5FxEzqqG8vfs2dSyqggYF3FnVREPLiJnVdtlqlK4R6oi nlvCncI5T74MVQrXPPkyVTtWtVumKoVbnnuiarA/h0tn3Fbd3lOd1yvcUz2Svpv70+ZKUZb8uXp7 WPvrjtXLw9pfaNCT1/7L7mPvaa4UbtXIVv3USqEgGOw20hyOCS2uDAKtxhEQaIVCxlPg6ijkh0LK IgQoUuJeJlCiZDNDyQBTLbpM2VBtk2av4b+Ls7d8lqE+a8uUuPEJPHGnU6a0VOmm2RWcXnl2SgRB 2WG1FAknQBKDbw/9ZYcvT0CLa6UgCNBn/iO028+P++0fd7/GANuOVzlM7BcDFpXH03ZU0PF4wtX6 2eQBlfv8g9GZJpxFTl4YFaIvT08rpKizqnhKN5xIwmtK9lpRgZwkceGwFtlrRRU6/yCYYXzAjp2u wliWlHP6iTXQFTIyYldjPUamqFEI4QeIeOIHil2NsqMnS2w0OY+iKoa3bAicRrE5GFS2SueZwDvl PKLPulgOFFWHRC6gMdKItUVvWda46mNaoUhnYXqUzoP8TeA9yk/lLVKsCZ56fEClaP8AhZkgTcpZ 5uMZKj7HVVvN7B+69SXOukLJInAWXjIKT85B6AKySGkbKuh6fKrblZxKHTi/oxe1sSjCwaVMCEqH Bx0ODz+DGVPFJeuGl7sOIbGwq7Vsbo06S7w+UdFiTXCHM2X3KX1qlGHDt+qQDA7zGA4Nsa3SeXBX G76By9jl82hsmrAqsPESsTkzVo26eSD6NMMxlWqQfmLkByvwtwZ9cFUZBGi7dB5HV9a0AroxYU3w uVlbE7tNKPJenG6k/Sx05cxWG/folCbjNxR2WmQx28jiRpdF8qCmyhvtD1x78hwp5/QTr2g6JMK3 UFCP5zEcJ2iDy5b4Aa4Pwzc0khM8oAAnsVj6iefRg9hIsmN2ijcIbrtvHnBgil08rY/YnWfALb2X S7khChcKGZlScWYSnRlCISNTGrpw9D4HkUPQVSgmtaTd7+lVOI1k/WHVsPNS8I+x+oZPCD0GGinn 9BPLRRGZn0ejEBWzw7rhB+lGo54DlmyM8+dRk92hcVAm87hBUYSesQCOD2pdIRcNFks1SD+xPuO3 EO4k7Pg4QQfRzQOud6huzIoSfQQnsZhgXg9+WChkFFm4PjYbotqGaufed+ArQVfhNallwxkCbgHS yGx0D1Vq5vHB4DdSzgWfg9a5gHgNHxukG32OyBl0po4Pph0iQKGQkSkdXXHTjtCLIjr0fvC6o8gq QhaXtrK1pE2LZ7h9sMi/FNhx1QI9UDcCSDxBh1OwT2rbW81VOGFxpSb2FAoZWQPckgUbNWF3QgOh kDFQ6o5XBOJR2S1CISPzxE2P54n1Lt5QKGRkSnTHhNnHc0AoUv1EWo7RtUlPAGM5OILDT/a4sVyq QXAip1nKOf0k84gLhC9KVoIV12SCEcRpGkvtKH6tjeWAwh43ZtiPwfll7U4dP8GaaOlh7MVGMrLU DQp1XgaFktD8HkdAxacw1luiZSsbx+AkjDdCKx7T/BeRDnYsbx+TRm64+pITID0aTMuxP87TResd XUzBRmhTutH8xkad5KgcxGXtjq7Qdz5JeOU9Ge72eT9RrBAwyHky6pXiNROS3KwsBo0PgbJFCpIi KzKFNaBb2VEd+tqKlI5rzbiGnqFED1aYHU1WZZ62GjxuGQfdodLq12o1RGaiiYy8qicsKhR5HKjP y/OnRqQZHHwy6mVp3p0oU94BPV8cITdpgKQ6rgPhnjMJUN89ANIpZ9Eo6IwAn3cmLkxvLJ5+L0Mv bgmnt4iaBkXUtxbsj8Y0niHlnEqkFUesBo3hNxKllOAcNjXaIMTyQiEjS+2wnLzd6+BmsuufuuIC JdreirNrNNqxXkOsJbOm+gUZtEGs5mVoKy+tWA6phGy5tLry7sEMlj4nCTMERpGW0xLJbmtvJ5a0 pAlBwCgqIrGwfserl8LZ4wNkT8+HWCSR2GqwDnPGfi3bvaZeGZx/cFW3K/aG58TOFIr8flY4EgL/ cQXk/CoaNHhdNcPlqMwgI6/Amis6ug4JatYS1KfINh5+HyC8ZGSe6LgMlO27Os0tJRemYFw55YRC RuaJ3ijmOVzyCIWMQsm3QdTgWEQM9aZgJchbxhZlxOBEjAYIpTNFtRyfGTVzolF/csATjZNlnhPI i8759aI76imifIeEnzmHO+6QUHqoA8oMMgbrUvdm4Ir2zKLU1DgTKMfKg/CSMfCcklQo8vqhz5+r YaqS/ZbbD9Qj6mVBE2hRaMTOgdBhM5dwto6jqHZmQUyJOa8ctY16gdEXOoOd7djv1ENThvCXMZi5 rvmwwcYo6lY79gn1XJH3vZQyZR43Z/jctSF/gMPJweZI0uDWyxK7iuv9SHaKqlH/bFiUM5mEM3ze olxfWgfOsl+aEdByOjWUYcVQMgaMqCHXy0el3uK8760onAqmFzfWDJlg1vQOeT6ZvglBQfZYoJ7f YNG5ZYVVFViiG7YcGrv3ci5QzlFXIfm7bsg/s9qhsZhpQ0Esr14rF5vNzEqAdjy/m8nAGsWZsure xUOiZ1gO4TIZOlFHcnE9NJXUR6q5ldNIZo/ewSJPN2FRka+wyFBx8balLmXmn8WBkmi/wc1QNZYZ ZGTn1SBx9pQUsJR2BnYQB/xoVy5SUrv1raQya14/ROoiSUhxCg4MhyXL0gz3nTKDjEE/FGk4w+xw vVvSj5q6g9To2i5STkkqs+b1s0jVAv8WTjVIksMPzi+cwYigyvEbtY57rtQbXpTayOUPruBmLDEh 6bx+Bl3TQRI9xJw5/ahBPdCiA70oNeqrYSWbZibq1DXvftw+zFhiQtJ5/ahp3ctMXekz+KmW7zNw g1/eKxphRuBq57Kberjjx615aSVPSTqvXyeOABXQGfWow8T7jCrcYmW9PK55AiXC9xmZx3r3TLV4 Qs555bTi+MTvl/LmQ+83py9tuKDIq4ffCXhD0A8BypCgH8VTmnbmjJ6SdF4/Mi8hYroBkdzew48R gsxIZssyV1zwQOltBjzFWwP9QuLaRGYZgzumwgPJaecCSvzGgQmH/j3hJCMf5VxLxfaZCX642QXV 17LeE7aUKfPeHb96CABQdlZeX5br82YuF8IvEwNPAqK04eUmApGiRAYisYzBWBNSCkFeteEy1YRm i8K5LBLjN6TiQ4S/jEEQw906mo6vkmqozngb0O87ioTC0OJCrcRwiIvKG5a3K4p4AqcoIGNQBL8n CfLNBX0TVhROYnoYlhoffS/B0AGJ/4zfEnHpD/unP+8PB2qT8y8P2X1/OK++bPDaj8dP2v/8ZHM4 vWzCf+HCeEhKB2o/QcLo4H+YcuyJsRgPVPL+C3rJyOX+sX/6Be/COPfh3SJ4Fwr+eOnPv65Xb3iv yMP68u/Pm/NuvTr89Yj3aXRoWICxr/6DxeGFD+f4yWP8ZHPcgtXD+rrGD2noz++v4eUln0/n/acX zKS8bsf+D3gHx/Oe3pTh5QtS8Qe8O8Qrx+85oZeTxJ891fg2lg//AQAA//8DAFBLAwQUAAYACAAA ACEAURo8muAAAAAIAQAADwAAAGRycy9kb3ducmV2LnhtbEyPT0vDQBDF74LfYRnBi7SbNFaSmEkR QQTRg7VFj9vsmo3uP7LbNv32jie9veEN7/1es5qsYQc1xsE7hHyeAVOu83JwPcLm7WFWAotJOCmM dwrhpCKs2vOzRtTSH92rOqxTzyjExVog6JRCzXnstLIizn1QjrxPP1qR6Bx7LkdxpHBr+CLLbrgV g6MGLYK616r7Xu8twvu2NPqjePl6fpT56anfhEpeBcTLi+nuFlhSU/p7hl98QoeWmHZ+72RkBoGG JIRFWSyBkX2dVyR2CMuiKoG3Df8/oP0BAAD//wMAUEsBAi0AFAAGAAgAAAAhALaDOJL+AAAA4QEA ABMAAAAAAAAAAAAAAAAAAAAAAFtDb250ZW50X1R5cGVzXS54bWxQSwECLQAUAAYACAAAACEAOP0h /9YAAACUAQAACwAAAAAAAAAAAAAAAAAvAQAAX3JlbHMvLnJlbHNQSwECLQAUAAYACAAAACEAreuT FN0PAADVRQAADgAAAAAAAAAAAAAAAAAuAgAAZHJzL2Uyb0RvYy54bWxQSwECLQAUAAYACAAAACEA URo8muAAAAAIAQAADwAAAAAAAAAAAAAAAAA3EgAAZHJzL2Rvd25yZXYueG1sUEsFBgAAAAAEAAQA 8wAAAEQTAAAAAA== "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29622B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AF7FCF"/>
    <w:multiLevelType w:val="hybridMultilevel"/>
    <w:tmpl w:val="FA1A4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4"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5"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6"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8"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C8745A3"/>
    <w:multiLevelType w:val="hybridMultilevel"/>
    <w:tmpl w:val="A73C2A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3"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6"/>
  </w:num>
  <w:num w:numId="2" w16cid:durableId="618487343">
    <w:abstractNumId w:val="19"/>
  </w:num>
  <w:num w:numId="3" w16cid:durableId="602954070">
    <w:abstractNumId w:val="11"/>
  </w:num>
  <w:num w:numId="4" w16cid:durableId="1523394037">
    <w:abstractNumId w:val="8"/>
  </w:num>
  <w:num w:numId="5" w16cid:durableId="700588163">
    <w:abstractNumId w:val="9"/>
  </w:num>
  <w:num w:numId="6" w16cid:durableId="677538010">
    <w:abstractNumId w:val="21"/>
  </w:num>
  <w:num w:numId="7" w16cid:durableId="265693081">
    <w:abstractNumId w:val="12"/>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4"/>
  </w:num>
  <w:num w:numId="15" w16cid:durableId="70545821">
    <w:abstractNumId w:val="15"/>
  </w:num>
  <w:num w:numId="16" w16cid:durableId="1843351176">
    <w:abstractNumId w:val="18"/>
  </w:num>
  <w:num w:numId="17" w16cid:durableId="1327589835">
    <w:abstractNumId w:val="15"/>
  </w:num>
  <w:num w:numId="18" w16cid:durableId="1771899486">
    <w:abstractNumId w:val="13"/>
  </w:num>
  <w:num w:numId="19" w16cid:durableId="651451311">
    <w:abstractNumId w:val="22"/>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4"/>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7"/>
  </w:num>
  <w:num w:numId="31" w16cid:durableId="2135515523">
    <w:abstractNumId w:val="23"/>
  </w:num>
  <w:num w:numId="32" w16cid:durableId="457408358">
    <w:abstractNumId w:val="5"/>
  </w:num>
  <w:num w:numId="33" w16cid:durableId="1456295121">
    <w:abstractNumId w:val="15"/>
  </w:num>
  <w:num w:numId="34" w16cid:durableId="320545249">
    <w:abstractNumId w:val="20"/>
  </w:num>
  <w:num w:numId="35" w16cid:durableId="656542772">
    <w:abstractNumId w:val="8"/>
  </w:num>
  <w:num w:numId="36" w16cid:durableId="198981687">
    <w:abstractNumId w:val="8"/>
  </w:num>
  <w:num w:numId="37" w16cid:durableId="1365208520">
    <w:abstractNumId w:val="8"/>
  </w:num>
  <w:num w:numId="38" w16cid:durableId="1285841818">
    <w:abstractNumId w:val="10"/>
    <w:lvlOverride w:ilvl="0"/>
    <w:lvlOverride w:ilvl="1"/>
    <w:lvlOverride w:ilvl="2"/>
    <w:lvlOverride w:ilvl="3"/>
    <w:lvlOverride w:ilvl="4"/>
    <w:lvlOverride w:ilvl="5"/>
    <w:lvlOverride w:ilvl="6"/>
    <w:lvlOverride w:ilvl="7"/>
    <w:lvlOverride w:ilv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gar Jung">
    <w15:presenceInfo w15:providerId="AD" w15:userId="S::edgar.jung@elropro.de::1fb93df9-c0ee-429e-bacd-d1abdb865eb4"/>
  </w15:person>
  <w15:person w15:author="Hunke, Simon">
    <w15:presenceInfo w15:providerId="AD" w15:userId="S::simon.hunke@schleupen-ag.de::88266879-0ccb-4d5a-8e30-a5c91deebf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1A4"/>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7A05"/>
    <w:rsid w:val="000D7C16"/>
    <w:rsid w:val="000E0D90"/>
    <w:rsid w:val="000E0EA4"/>
    <w:rsid w:val="000E1EB0"/>
    <w:rsid w:val="000E2070"/>
    <w:rsid w:val="000E3C16"/>
    <w:rsid w:val="000E472D"/>
    <w:rsid w:val="000E5706"/>
    <w:rsid w:val="000E5BE5"/>
    <w:rsid w:val="000E5DCA"/>
    <w:rsid w:val="000E6909"/>
    <w:rsid w:val="000E79BA"/>
    <w:rsid w:val="000F0AC2"/>
    <w:rsid w:val="000F2B9A"/>
    <w:rsid w:val="000F4C53"/>
    <w:rsid w:val="000F6119"/>
    <w:rsid w:val="000F638E"/>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886"/>
    <w:rsid w:val="00167D9A"/>
    <w:rsid w:val="00170204"/>
    <w:rsid w:val="0017047A"/>
    <w:rsid w:val="00173479"/>
    <w:rsid w:val="00173D36"/>
    <w:rsid w:val="00174894"/>
    <w:rsid w:val="00180C65"/>
    <w:rsid w:val="00183695"/>
    <w:rsid w:val="00184650"/>
    <w:rsid w:val="00185216"/>
    <w:rsid w:val="001868A0"/>
    <w:rsid w:val="001909DF"/>
    <w:rsid w:val="0019172A"/>
    <w:rsid w:val="00191891"/>
    <w:rsid w:val="00191950"/>
    <w:rsid w:val="001934C5"/>
    <w:rsid w:val="0019638E"/>
    <w:rsid w:val="001A0F15"/>
    <w:rsid w:val="001A194F"/>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64F"/>
    <w:rsid w:val="00224B2D"/>
    <w:rsid w:val="002258A9"/>
    <w:rsid w:val="00226243"/>
    <w:rsid w:val="0023025B"/>
    <w:rsid w:val="0023305E"/>
    <w:rsid w:val="0023380F"/>
    <w:rsid w:val="002344FC"/>
    <w:rsid w:val="00235251"/>
    <w:rsid w:val="00235A63"/>
    <w:rsid w:val="00235EF0"/>
    <w:rsid w:val="00236E44"/>
    <w:rsid w:val="00237017"/>
    <w:rsid w:val="00243241"/>
    <w:rsid w:val="00244B70"/>
    <w:rsid w:val="00246474"/>
    <w:rsid w:val="00246E43"/>
    <w:rsid w:val="00250437"/>
    <w:rsid w:val="0025056C"/>
    <w:rsid w:val="00251610"/>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203"/>
    <w:rsid w:val="00290BE3"/>
    <w:rsid w:val="00290D0D"/>
    <w:rsid w:val="00291293"/>
    <w:rsid w:val="002912FB"/>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3759"/>
    <w:rsid w:val="002E4684"/>
    <w:rsid w:val="002E52A8"/>
    <w:rsid w:val="002E60B4"/>
    <w:rsid w:val="002F0A77"/>
    <w:rsid w:val="002F0F24"/>
    <w:rsid w:val="002F1EFA"/>
    <w:rsid w:val="002F3461"/>
    <w:rsid w:val="002F37C8"/>
    <w:rsid w:val="002F49D9"/>
    <w:rsid w:val="002F4EA0"/>
    <w:rsid w:val="002F609D"/>
    <w:rsid w:val="002F6546"/>
    <w:rsid w:val="002F65F0"/>
    <w:rsid w:val="002F6926"/>
    <w:rsid w:val="002F6A5A"/>
    <w:rsid w:val="002F7152"/>
    <w:rsid w:val="002F7300"/>
    <w:rsid w:val="002F79F6"/>
    <w:rsid w:val="00302982"/>
    <w:rsid w:val="0030327E"/>
    <w:rsid w:val="003037D3"/>
    <w:rsid w:val="00303E61"/>
    <w:rsid w:val="00304171"/>
    <w:rsid w:val="00304277"/>
    <w:rsid w:val="00313D38"/>
    <w:rsid w:val="00315D0E"/>
    <w:rsid w:val="0031608B"/>
    <w:rsid w:val="0031644C"/>
    <w:rsid w:val="003172D9"/>
    <w:rsid w:val="00317427"/>
    <w:rsid w:val="003215AA"/>
    <w:rsid w:val="003224A2"/>
    <w:rsid w:val="0032526F"/>
    <w:rsid w:val="00325CBE"/>
    <w:rsid w:val="00325DB5"/>
    <w:rsid w:val="00326771"/>
    <w:rsid w:val="0033180C"/>
    <w:rsid w:val="00332E2B"/>
    <w:rsid w:val="00335EE6"/>
    <w:rsid w:val="0034091D"/>
    <w:rsid w:val="0034171F"/>
    <w:rsid w:val="00342DA6"/>
    <w:rsid w:val="0034345A"/>
    <w:rsid w:val="00343A9C"/>
    <w:rsid w:val="003445B5"/>
    <w:rsid w:val="003457DA"/>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2CBE"/>
    <w:rsid w:val="003B489B"/>
    <w:rsid w:val="003B4C29"/>
    <w:rsid w:val="003B5000"/>
    <w:rsid w:val="003C11D0"/>
    <w:rsid w:val="003C16C9"/>
    <w:rsid w:val="003C4B0E"/>
    <w:rsid w:val="003C5081"/>
    <w:rsid w:val="003C51EF"/>
    <w:rsid w:val="003C70C3"/>
    <w:rsid w:val="003C73C0"/>
    <w:rsid w:val="003D0B90"/>
    <w:rsid w:val="003D3F39"/>
    <w:rsid w:val="003D58CD"/>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3A0C"/>
    <w:rsid w:val="003F3DBD"/>
    <w:rsid w:val="003F417A"/>
    <w:rsid w:val="003F6BED"/>
    <w:rsid w:val="003F6E26"/>
    <w:rsid w:val="0040247F"/>
    <w:rsid w:val="00403AF5"/>
    <w:rsid w:val="0040517C"/>
    <w:rsid w:val="0041092A"/>
    <w:rsid w:val="00412686"/>
    <w:rsid w:val="00415DD1"/>
    <w:rsid w:val="00416623"/>
    <w:rsid w:val="00417B37"/>
    <w:rsid w:val="00417DCF"/>
    <w:rsid w:val="004208CA"/>
    <w:rsid w:val="0042282B"/>
    <w:rsid w:val="00422AA8"/>
    <w:rsid w:val="00422CDF"/>
    <w:rsid w:val="0042606F"/>
    <w:rsid w:val="00426277"/>
    <w:rsid w:val="004266A3"/>
    <w:rsid w:val="00426C8F"/>
    <w:rsid w:val="00426E53"/>
    <w:rsid w:val="00427335"/>
    <w:rsid w:val="00433401"/>
    <w:rsid w:val="004340B5"/>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52F5"/>
    <w:rsid w:val="00481563"/>
    <w:rsid w:val="00481F1F"/>
    <w:rsid w:val="00483A89"/>
    <w:rsid w:val="00484808"/>
    <w:rsid w:val="0048496B"/>
    <w:rsid w:val="00486703"/>
    <w:rsid w:val="00486969"/>
    <w:rsid w:val="00486F43"/>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B7A51"/>
    <w:rsid w:val="004C0062"/>
    <w:rsid w:val="004C03CB"/>
    <w:rsid w:val="004C1162"/>
    <w:rsid w:val="004C4A28"/>
    <w:rsid w:val="004C541D"/>
    <w:rsid w:val="004C5A59"/>
    <w:rsid w:val="004C5DEC"/>
    <w:rsid w:val="004D2944"/>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47087"/>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67C1F"/>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87736"/>
    <w:rsid w:val="00590309"/>
    <w:rsid w:val="0059246B"/>
    <w:rsid w:val="00592839"/>
    <w:rsid w:val="005965DC"/>
    <w:rsid w:val="005A05EB"/>
    <w:rsid w:val="005A1A5C"/>
    <w:rsid w:val="005A213F"/>
    <w:rsid w:val="005B070E"/>
    <w:rsid w:val="005B11A4"/>
    <w:rsid w:val="005B2184"/>
    <w:rsid w:val="005B2241"/>
    <w:rsid w:val="005B322F"/>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02E"/>
    <w:rsid w:val="005D466B"/>
    <w:rsid w:val="005D4967"/>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380"/>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46BE"/>
    <w:rsid w:val="006459CA"/>
    <w:rsid w:val="00646B4B"/>
    <w:rsid w:val="00647097"/>
    <w:rsid w:val="0065172F"/>
    <w:rsid w:val="0065293D"/>
    <w:rsid w:val="00653B6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F27"/>
    <w:rsid w:val="006F1708"/>
    <w:rsid w:val="006F3404"/>
    <w:rsid w:val="00700514"/>
    <w:rsid w:val="00700B6C"/>
    <w:rsid w:val="00703B99"/>
    <w:rsid w:val="007043A2"/>
    <w:rsid w:val="00704CA2"/>
    <w:rsid w:val="00705AB7"/>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438"/>
    <w:rsid w:val="00792633"/>
    <w:rsid w:val="00792864"/>
    <w:rsid w:val="00792B08"/>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484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5B6"/>
    <w:rsid w:val="00925F22"/>
    <w:rsid w:val="009273BD"/>
    <w:rsid w:val="0092755D"/>
    <w:rsid w:val="00931C62"/>
    <w:rsid w:val="00931EEB"/>
    <w:rsid w:val="009328F7"/>
    <w:rsid w:val="00933A88"/>
    <w:rsid w:val="00933CC2"/>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6A15"/>
    <w:rsid w:val="009D7EE4"/>
    <w:rsid w:val="009E2C26"/>
    <w:rsid w:val="009E45B0"/>
    <w:rsid w:val="009E62EA"/>
    <w:rsid w:val="009E6CF7"/>
    <w:rsid w:val="009E6D6C"/>
    <w:rsid w:val="009F0FEA"/>
    <w:rsid w:val="009F25A4"/>
    <w:rsid w:val="009F4771"/>
    <w:rsid w:val="009F4E17"/>
    <w:rsid w:val="009F4EED"/>
    <w:rsid w:val="009F55AD"/>
    <w:rsid w:val="009F6D97"/>
    <w:rsid w:val="009F75E6"/>
    <w:rsid w:val="00A01134"/>
    <w:rsid w:val="00A01483"/>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47C2"/>
    <w:rsid w:val="00A25396"/>
    <w:rsid w:val="00A26217"/>
    <w:rsid w:val="00A26316"/>
    <w:rsid w:val="00A268BA"/>
    <w:rsid w:val="00A30A23"/>
    <w:rsid w:val="00A331A3"/>
    <w:rsid w:val="00A342CA"/>
    <w:rsid w:val="00A361D1"/>
    <w:rsid w:val="00A40153"/>
    <w:rsid w:val="00A418DA"/>
    <w:rsid w:val="00A4291F"/>
    <w:rsid w:val="00A431FA"/>
    <w:rsid w:val="00A434C0"/>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1818"/>
    <w:rsid w:val="00A82651"/>
    <w:rsid w:val="00A82F0D"/>
    <w:rsid w:val="00A8371D"/>
    <w:rsid w:val="00A83FA9"/>
    <w:rsid w:val="00A858F4"/>
    <w:rsid w:val="00A86653"/>
    <w:rsid w:val="00A87FDC"/>
    <w:rsid w:val="00A9035A"/>
    <w:rsid w:val="00A92203"/>
    <w:rsid w:val="00A94439"/>
    <w:rsid w:val="00AA139D"/>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5025"/>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16D"/>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F3F"/>
    <w:rsid w:val="00B8117D"/>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4D4D"/>
    <w:rsid w:val="00BB65E6"/>
    <w:rsid w:val="00BC0F81"/>
    <w:rsid w:val="00BC1D18"/>
    <w:rsid w:val="00BC1DFF"/>
    <w:rsid w:val="00BC24EA"/>
    <w:rsid w:val="00BC55B9"/>
    <w:rsid w:val="00BC6456"/>
    <w:rsid w:val="00BC7B34"/>
    <w:rsid w:val="00BC7E0B"/>
    <w:rsid w:val="00BD07EB"/>
    <w:rsid w:val="00BD0824"/>
    <w:rsid w:val="00BD0854"/>
    <w:rsid w:val="00BD141A"/>
    <w:rsid w:val="00BD1C3F"/>
    <w:rsid w:val="00BD3155"/>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8A3"/>
    <w:rsid w:val="00BF441C"/>
    <w:rsid w:val="00BF4BD9"/>
    <w:rsid w:val="00BF52F2"/>
    <w:rsid w:val="00BF5F8D"/>
    <w:rsid w:val="00BF6AEF"/>
    <w:rsid w:val="00C02240"/>
    <w:rsid w:val="00C03EB1"/>
    <w:rsid w:val="00C04BE9"/>
    <w:rsid w:val="00C057E3"/>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A43"/>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B7B68"/>
    <w:rsid w:val="00CC1452"/>
    <w:rsid w:val="00CC5CA3"/>
    <w:rsid w:val="00CC63C9"/>
    <w:rsid w:val="00CC65B2"/>
    <w:rsid w:val="00CC71B8"/>
    <w:rsid w:val="00CD082E"/>
    <w:rsid w:val="00CD29D4"/>
    <w:rsid w:val="00CD3A20"/>
    <w:rsid w:val="00CD40AE"/>
    <w:rsid w:val="00CD5D9B"/>
    <w:rsid w:val="00CD77EA"/>
    <w:rsid w:val="00CE0824"/>
    <w:rsid w:val="00CE2E13"/>
    <w:rsid w:val="00CE3489"/>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7C82"/>
    <w:rsid w:val="00D200FC"/>
    <w:rsid w:val="00D21F41"/>
    <w:rsid w:val="00D22F15"/>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4F9"/>
    <w:rsid w:val="00D5182B"/>
    <w:rsid w:val="00D51971"/>
    <w:rsid w:val="00D52CDF"/>
    <w:rsid w:val="00D52E20"/>
    <w:rsid w:val="00D53324"/>
    <w:rsid w:val="00D55B59"/>
    <w:rsid w:val="00D604D5"/>
    <w:rsid w:val="00D61181"/>
    <w:rsid w:val="00D6124A"/>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97489"/>
    <w:rsid w:val="00DA0405"/>
    <w:rsid w:val="00DA2F45"/>
    <w:rsid w:val="00DA3293"/>
    <w:rsid w:val="00DA4EEA"/>
    <w:rsid w:val="00DA6852"/>
    <w:rsid w:val="00DA7A1E"/>
    <w:rsid w:val="00DA7D51"/>
    <w:rsid w:val="00DB0075"/>
    <w:rsid w:val="00DB0103"/>
    <w:rsid w:val="00DB0B2F"/>
    <w:rsid w:val="00DB1935"/>
    <w:rsid w:val="00DB1CEE"/>
    <w:rsid w:val="00DB2DC4"/>
    <w:rsid w:val="00DB38BF"/>
    <w:rsid w:val="00DB4DA3"/>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93C"/>
    <w:rsid w:val="00E15ABF"/>
    <w:rsid w:val="00E15E86"/>
    <w:rsid w:val="00E177B5"/>
    <w:rsid w:val="00E17B74"/>
    <w:rsid w:val="00E17D76"/>
    <w:rsid w:val="00E211A5"/>
    <w:rsid w:val="00E2141A"/>
    <w:rsid w:val="00E21B66"/>
    <w:rsid w:val="00E21BCD"/>
    <w:rsid w:val="00E2258A"/>
    <w:rsid w:val="00E22ECD"/>
    <w:rsid w:val="00E22EE9"/>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2C78"/>
    <w:rsid w:val="00E5372F"/>
    <w:rsid w:val="00E53E73"/>
    <w:rsid w:val="00E54417"/>
    <w:rsid w:val="00E55FEF"/>
    <w:rsid w:val="00E570AB"/>
    <w:rsid w:val="00E60067"/>
    <w:rsid w:val="00E601D5"/>
    <w:rsid w:val="00E6206F"/>
    <w:rsid w:val="00E64510"/>
    <w:rsid w:val="00E64697"/>
    <w:rsid w:val="00E65D2D"/>
    <w:rsid w:val="00E676A0"/>
    <w:rsid w:val="00E70F2A"/>
    <w:rsid w:val="00E7231D"/>
    <w:rsid w:val="00E7254A"/>
    <w:rsid w:val="00E72750"/>
    <w:rsid w:val="00E72E63"/>
    <w:rsid w:val="00E7337F"/>
    <w:rsid w:val="00E73A32"/>
    <w:rsid w:val="00E73D31"/>
    <w:rsid w:val="00E756F8"/>
    <w:rsid w:val="00E7594F"/>
    <w:rsid w:val="00E8169A"/>
    <w:rsid w:val="00E81755"/>
    <w:rsid w:val="00E82C5C"/>
    <w:rsid w:val="00E836DF"/>
    <w:rsid w:val="00E86B6A"/>
    <w:rsid w:val="00E873EB"/>
    <w:rsid w:val="00E8745C"/>
    <w:rsid w:val="00E90206"/>
    <w:rsid w:val="00E93ACB"/>
    <w:rsid w:val="00E95563"/>
    <w:rsid w:val="00E95BAC"/>
    <w:rsid w:val="00EA06B7"/>
    <w:rsid w:val="00EA0D28"/>
    <w:rsid w:val="00EA256A"/>
    <w:rsid w:val="00EA488E"/>
    <w:rsid w:val="00EA4C53"/>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1FF"/>
    <w:rsid w:val="00EC3261"/>
    <w:rsid w:val="00EC32CE"/>
    <w:rsid w:val="00EC517E"/>
    <w:rsid w:val="00EC66BE"/>
    <w:rsid w:val="00EC70C7"/>
    <w:rsid w:val="00EC7ED6"/>
    <w:rsid w:val="00ED2B36"/>
    <w:rsid w:val="00ED4C19"/>
    <w:rsid w:val="00ED6B70"/>
    <w:rsid w:val="00ED6BAF"/>
    <w:rsid w:val="00ED7E00"/>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3F1A"/>
    <w:rsid w:val="00F15625"/>
    <w:rsid w:val="00F16BF9"/>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45E6"/>
    <w:rsid w:val="00F35198"/>
    <w:rsid w:val="00F37315"/>
    <w:rsid w:val="00F37880"/>
    <w:rsid w:val="00F40AD5"/>
    <w:rsid w:val="00F4105A"/>
    <w:rsid w:val="00F42215"/>
    <w:rsid w:val="00F427B5"/>
    <w:rsid w:val="00F43581"/>
    <w:rsid w:val="00F52BAB"/>
    <w:rsid w:val="00F53CEE"/>
    <w:rsid w:val="00F613FE"/>
    <w:rsid w:val="00F619F3"/>
    <w:rsid w:val="00F62F20"/>
    <w:rsid w:val="00F6305E"/>
    <w:rsid w:val="00F638B5"/>
    <w:rsid w:val="00F67CF9"/>
    <w:rsid w:val="00F71784"/>
    <w:rsid w:val="00F72378"/>
    <w:rsid w:val="00F723BB"/>
    <w:rsid w:val="00F7303A"/>
    <w:rsid w:val="00F74079"/>
    <w:rsid w:val="00F82EA5"/>
    <w:rsid w:val="00F8390A"/>
    <w:rsid w:val="00F8496B"/>
    <w:rsid w:val="00F86AF5"/>
    <w:rsid w:val="00F87294"/>
    <w:rsid w:val="00F878EA"/>
    <w:rsid w:val="00F907C7"/>
    <w:rsid w:val="00F90B64"/>
    <w:rsid w:val="00F90C00"/>
    <w:rsid w:val="00F90F54"/>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920ED"/>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 w:type="character" w:styleId="BesuchterLink">
    <w:name w:val="FollowedHyperlink"/>
    <w:basedOn w:val="Absatz-Standardschriftart"/>
    <w:uiPriority w:val="99"/>
    <w:semiHidden/>
    <w:unhideWhenUsed/>
    <w:rsid w:val="00E52C78"/>
    <w:rPr>
      <w:color w:val="8E072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3566A"/>
    <w:rsid w:val="00341DA3"/>
    <w:rsid w:val="00355841"/>
    <w:rsid w:val="00361DE3"/>
    <w:rsid w:val="0037177C"/>
    <w:rsid w:val="00381ADE"/>
    <w:rsid w:val="0038282D"/>
    <w:rsid w:val="00391342"/>
    <w:rsid w:val="003941B1"/>
    <w:rsid w:val="003A2B79"/>
    <w:rsid w:val="003D5DC4"/>
    <w:rsid w:val="003E550F"/>
    <w:rsid w:val="003E7509"/>
    <w:rsid w:val="0041227B"/>
    <w:rsid w:val="0042493D"/>
    <w:rsid w:val="00470644"/>
    <w:rsid w:val="00474472"/>
    <w:rsid w:val="00481312"/>
    <w:rsid w:val="004824BD"/>
    <w:rsid w:val="004B229C"/>
    <w:rsid w:val="004B61AE"/>
    <w:rsid w:val="004D582F"/>
    <w:rsid w:val="004E0653"/>
    <w:rsid w:val="004E492D"/>
    <w:rsid w:val="004F24FC"/>
    <w:rsid w:val="00515374"/>
    <w:rsid w:val="00530095"/>
    <w:rsid w:val="00531DF8"/>
    <w:rsid w:val="00556FFA"/>
    <w:rsid w:val="0058468D"/>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742ABA"/>
    <w:rsid w:val="00757F05"/>
    <w:rsid w:val="00772765"/>
    <w:rsid w:val="007A0745"/>
    <w:rsid w:val="007A0FFF"/>
    <w:rsid w:val="007A5DF4"/>
    <w:rsid w:val="007C418B"/>
    <w:rsid w:val="007C775D"/>
    <w:rsid w:val="007D484F"/>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15A5"/>
    <w:rsid w:val="009C5177"/>
    <w:rsid w:val="009C5D79"/>
    <w:rsid w:val="009D5A35"/>
    <w:rsid w:val="009E62C3"/>
    <w:rsid w:val="00A01483"/>
    <w:rsid w:val="00A223BE"/>
    <w:rsid w:val="00A40153"/>
    <w:rsid w:val="00A4291F"/>
    <w:rsid w:val="00A475F3"/>
    <w:rsid w:val="00A5380D"/>
    <w:rsid w:val="00A761D5"/>
    <w:rsid w:val="00A973D2"/>
    <w:rsid w:val="00AB20F5"/>
    <w:rsid w:val="00AB54AF"/>
    <w:rsid w:val="00AC6F06"/>
    <w:rsid w:val="00AE1E28"/>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951CB"/>
    <w:rsid w:val="00BA1FA1"/>
    <w:rsid w:val="00BA4F9D"/>
    <w:rsid w:val="00BD0D96"/>
    <w:rsid w:val="00BD1772"/>
    <w:rsid w:val="00BE3B1D"/>
    <w:rsid w:val="00BF5A8F"/>
    <w:rsid w:val="00C412F5"/>
    <w:rsid w:val="00C43C55"/>
    <w:rsid w:val="00C45D0A"/>
    <w:rsid w:val="00C563EB"/>
    <w:rsid w:val="00C83ADB"/>
    <w:rsid w:val="00C879B1"/>
    <w:rsid w:val="00C921B9"/>
    <w:rsid w:val="00C978D9"/>
    <w:rsid w:val="00CB7B68"/>
    <w:rsid w:val="00CC63C9"/>
    <w:rsid w:val="00CC7E19"/>
    <w:rsid w:val="00CD2474"/>
    <w:rsid w:val="00CE0C65"/>
    <w:rsid w:val="00CE0CA6"/>
    <w:rsid w:val="00CE6986"/>
    <w:rsid w:val="00D04C9D"/>
    <w:rsid w:val="00D143D7"/>
    <w:rsid w:val="00D2526A"/>
    <w:rsid w:val="00D514F9"/>
    <w:rsid w:val="00D5182B"/>
    <w:rsid w:val="00D545FE"/>
    <w:rsid w:val="00D61AD1"/>
    <w:rsid w:val="00D75D0C"/>
    <w:rsid w:val="00D97489"/>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ab37353d-7c19-448a-99f2-995744002f49">
      <UserInfo>
        <DisplayName/>
        <AccountId xsi:nil="true"/>
        <AccountType/>
      </UserInfo>
    </SharedWithUsers>
    <_activity xmlns="dcf3d1ea-8c92-404c-93bd-56786f61ac1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F3334EAA113C34AB07C3467DB3C979B" ma:contentTypeVersion="12" ma:contentTypeDescription="Ein neues Dokument erstellen." ma:contentTypeScope="" ma:versionID="eb749367a93287ad0836293e97102814">
  <xsd:schema xmlns:xsd="http://www.w3.org/2001/XMLSchema" xmlns:xs="http://www.w3.org/2001/XMLSchema" xmlns:p="http://schemas.microsoft.com/office/2006/metadata/properties" xmlns:ns3="ab37353d-7c19-448a-99f2-995744002f49" xmlns:ns4="dcf3d1ea-8c92-404c-93bd-56786f61ac18" targetNamespace="http://schemas.microsoft.com/office/2006/metadata/properties" ma:root="true" ma:fieldsID="34a817d879a6a7e205730baddcc2cf9b" ns3:_="" ns4:_="">
    <xsd:import namespace="ab37353d-7c19-448a-99f2-995744002f49"/>
    <xsd:import namespace="dcf3d1ea-8c92-404c-93bd-56786f61ac1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7353d-7c19-448a-99f2-995744002f49"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3d1ea-8c92-404c-93bd-56786f61ac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ab37353d-7c19-448a-99f2-995744002f49"/>
    <ds:schemaRef ds:uri="dcf3d1ea-8c92-404c-93bd-56786f61ac18"/>
  </ds:schemaRefs>
</ds:datastoreItem>
</file>

<file path=customXml/itemProps3.xml><?xml version="1.0" encoding="utf-8"?>
<ds:datastoreItem xmlns:ds="http://schemas.openxmlformats.org/officeDocument/2006/customXml" ds:itemID="{F51FB814-11CF-46EE-B478-712C69034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7353d-7c19-448a-99f2-995744002f49"/>
    <ds:schemaRef ds:uri="dcf3d1ea-8c92-404c-93bd-56786f61a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5.xml><?xml version="1.0" encoding="utf-8"?>
<ds:datastoreItem xmlns:ds="http://schemas.openxmlformats.org/officeDocument/2006/customXml" ds:itemID="{2F64A59F-2521-409F-AADC-34AE43815576}">
  <ds:schemaRefs>
    <ds:schemaRef ds:uri="http://schemas.microsoft.com/sharepoint/v3/contenttype/forms"/>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4349</Words>
  <Characters>27405</Characters>
  <Application>Microsoft Office Word</Application>
  <DocSecurity>0</DocSecurity>
  <Lines>228</Lines>
  <Paragraphs>63</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Edgar Jung</cp:lastModifiedBy>
  <cp:revision>2</cp:revision>
  <cp:lastPrinted>2025-07-18T10:18:00Z</cp:lastPrinted>
  <dcterms:created xsi:type="dcterms:W3CDTF">2026-06-11T20:53:00Z</dcterms:created>
  <dcterms:modified xsi:type="dcterms:W3CDTF">2026-06-11T20:53:00Z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0x0101004F3334EAA113C34AB07C3467DB3C979B</vt:lpwstr>
  </property>
  <property fmtid="{D5CDD505-2E9C-101B-9397-08002B2CF9AE}" pid="11" name="MediaServiceImageTags">
    <vt:lpwstr/>
  </property>
  <property fmtid="{D5CDD505-2E9C-101B-9397-08002B2CF9AE}" pid="12" name="43b072f0-0f82-4aac-be1e-8abeffc32f66">
    <vt:bool>false</vt:bool>
  </property>
</Properties>
</file>