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E7D75" w14:textId="77777777" w:rsidR="008A0DA5" w:rsidRDefault="008A0DA5">
      <w:pPr>
        <w:jc w:val="center"/>
      </w:pPr>
    </w:p>
    <w:p w14:paraId="736FA02E" w14:textId="77777777" w:rsidR="008A0DA5" w:rsidRDefault="00000000">
      <w:pPr>
        <w:jc w:val="center"/>
      </w:pPr>
      <w:r>
        <w:rPr>
          <w:rFonts w:cs="Calibri"/>
          <w:b/>
          <w:sz w:val="52"/>
        </w:rPr>
        <w:t>API-Guideline</w:t>
      </w:r>
    </w:p>
    <w:p w14:paraId="1C610B23" w14:textId="77777777" w:rsidR="008A0DA5" w:rsidRDefault="00000000">
      <w:pPr>
        <w:jc w:val="center"/>
      </w:pPr>
      <w:del w:id="0" w:author="E.ON Netze" w:date="2026-07-12T08:14:00Z">
        <w:r>
          <w:rPr>
            <w:rFonts w:cs="Calibri"/>
            <w:sz w:val="26"/>
          </w:rPr>
          <w:delText>Konsultationsfassung – Änderungsvorschlag zu Version 1.0c</w:delText>
        </w:r>
      </w:del>
      <w:ins w:id="1" w:author="E.ON Netze" w:date="2026-07-12T05:03:00Z">
        <w:r>
          <w:rPr>
            <w:rFonts w:cs="Calibri"/>
            <w:sz w:val="26"/>
          </w:rPr>
          <w:t>Version 1.0d</w:t>
        </w:r>
      </w:ins>
    </w:p>
    <w:p w14:paraId="51F4EC18" w14:textId="77777777" w:rsidR="008A0DA5" w:rsidRDefault="008A0DA5"/>
    <w:p w14:paraId="3C123F44" w14:textId="77777777" w:rsidR="008A0DA5" w:rsidRDefault="00000000">
      <w:pPr>
        <w:jc w:val="center"/>
      </w:pPr>
      <w:r>
        <w:rPr>
          <w:rFonts w:cs="Calibri"/>
        </w:rPr>
        <w:t xml:space="preserve">Dieses Dokument ist im Modus „Änderungen nachverfolgen“ erstellt. Alle Vorschläge sind als Einfügung </w:t>
      </w:r>
      <w:ins w:id="2" w:author="E.ON Netze" w:date="2026-07-10T00:35:00Z">
        <w:r>
          <w:rPr>
            <w:rFonts w:cs="Calibri"/>
          </w:rPr>
          <w:t>(unterstrichen)</w:t>
        </w:r>
      </w:ins>
      <w:r>
        <w:rPr>
          <w:rFonts w:cs="Calibri"/>
        </w:rPr>
        <w:t xml:space="preserve"> bzw. Löschung </w:t>
      </w:r>
      <w:del w:id="3" w:author="E.ON Netze" w:date="2026-07-07T17:22:00Z">
        <w:r>
          <w:rPr>
            <w:rFonts w:cs="Calibri"/>
          </w:rPr>
          <w:delText>(durchgestrichen)</w:delText>
        </w:r>
      </w:del>
      <w:r>
        <w:rPr>
          <w:rFonts w:cs="Calibri"/>
        </w:rPr>
        <w:t xml:space="preserve"> der Version 1.0c (Konsultationsfassung, 01.08.2026) markiert und können in Word über „Überarbeiten → Änderungen“ einzeln angenommen oder abgelehnt werden.</w:t>
      </w:r>
    </w:p>
    <w:p w14:paraId="2311F8C9" w14:textId="77777777" w:rsidR="008A0DA5" w:rsidRDefault="008A0DA5"/>
    <w:tbl>
      <w:tblPr>
        <w:tblStyle w:val="Tabellenraster"/>
        <w:tblW w:w="0" w:type="auto"/>
        <w:jc w:val="center"/>
        <w:tblLook w:val="04A0" w:firstRow="1" w:lastRow="0" w:firstColumn="1" w:lastColumn="0" w:noHBand="0" w:noVBand="1"/>
      </w:tblPr>
      <w:tblGrid>
        <w:gridCol w:w="4868"/>
        <w:gridCol w:w="4868"/>
      </w:tblGrid>
      <w:tr w:rsidR="008A0DA5" w14:paraId="436375BB" w14:textId="77777777">
        <w:trPr>
          <w:jc w:val="center"/>
        </w:trPr>
        <w:tc>
          <w:tcPr>
            <w:tcW w:w="4873" w:type="dxa"/>
          </w:tcPr>
          <w:p w14:paraId="0381EBC6" w14:textId="77777777" w:rsidR="008A0DA5" w:rsidRDefault="00000000">
            <w:pPr>
              <w:spacing w:after="40"/>
            </w:pPr>
            <w:r>
              <w:rPr>
                <w:rFonts w:cs="Calibri"/>
                <w:sz w:val="18"/>
              </w:rPr>
              <w:t>Version:</w:t>
            </w:r>
          </w:p>
        </w:tc>
        <w:tc>
          <w:tcPr>
            <w:tcW w:w="4873" w:type="dxa"/>
          </w:tcPr>
          <w:p w14:paraId="2A3EB99D" w14:textId="77777777" w:rsidR="008A0DA5" w:rsidRDefault="00000000">
            <w:pPr>
              <w:spacing w:after="40"/>
            </w:pPr>
            <w:del w:id="4" w:author="E.ON Netze" w:date="2026-07-08T17:40:00Z">
              <w:r>
                <w:rPr>
                  <w:rFonts w:cs="Calibri"/>
                  <w:sz w:val="18"/>
                </w:rPr>
                <w:delText>1.0c</w:delText>
              </w:r>
            </w:del>
          </w:p>
        </w:tc>
      </w:tr>
      <w:tr w:rsidR="008A0DA5" w14:paraId="74F3C1FC" w14:textId="77777777">
        <w:trPr>
          <w:jc w:val="center"/>
        </w:trPr>
        <w:tc>
          <w:tcPr>
            <w:tcW w:w="4873" w:type="dxa"/>
          </w:tcPr>
          <w:p w14:paraId="59A85B87" w14:textId="77777777" w:rsidR="008A0DA5" w:rsidRDefault="008A0DA5">
            <w:pPr>
              <w:spacing w:after="40"/>
            </w:pPr>
          </w:p>
        </w:tc>
        <w:tc>
          <w:tcPr>
            <w:tcW w:w="4873" w:type="dxa"/>
          </w:tcPr>
          <w:p w14:paraId="2ACC26A8" w14:textId="77777777" w:rsidR="008A0DA5" w:rsidRDefault="00000000">
            <w:pPr>
              <w:spacing w:after="40"/>
            </w:pPr>
            <w:ins w:id="5" w:author="E.ON Netze" w:date="2026-07-08T15:57:00Z">
              <w:r>
                <w:rPr>
                  <w:rFonts w:cs="Calibri"/>
                  <w:sz w:val="18"/>
                </w:rPr>
                <w:t>1.0d</w:t>
              </w:r>
            </w:ins>
          </w:p>
        </w:tc>
      </w:tr>
      <w:tr w:rsidR="008A0DA5" w14:paraId="45F2689A" w14:textId="77777777">
        <w:trPr>
          <w:jc w:val="center"/>
        </w:trPr>
        <w:tc>
          <w:tcPr>
            <w:tcW w:w="4873" w:type="dxa"/>
          </w:tcPr>
          <w:p w14:paraId="4665E146" w14:textId="77777777" w:rsidR="008A0DA5" w:rsidRDefault="00000000">
            <w:pPr>
              <w:spacing w:after="40"/>
            </w:pPr>
            <w:r>
              <w:rPr>
                <w:rFonts w:cs="Calibri"/>
                <w:sz w:val="18"/>
              </w:rPr>
              <w:t>Publikationsdatum:</w:t>
            </w:r>
          </w:p>
        </w:tc>
        <w:tc>
          <w:tcPr>
            <w:tcW w:w="4873" w:type="dxa"/>
          </w:tcPr>
          <w:p w14:paraId="4D8016AA" w14:textId="77777777" w:rsidR="008A0DA5" w:rsidRDefault="00000000">
            <w:pPr>
              <w:spacing w:after="40"/>
            </w:pPr>
            <w:del w:id="6" w:author="E.ON Netze" w:date="2026-07-07T16:06:00Z">
              <w:r>
                <w:rPr>
                  <w:rFonts w:cs="Calibri"/>
                  <w:sz w:val="18"/>
                </w:rPr>
                <w:delText>01.08.2026</w:delText>
              </w:r>
            </w:del>
          </w:p>
        </w:tc>
      </w:tr>
      <w:tr w:rsidR="008A0DA5" w14:paraId="654789D6" w14:textId="77777777">
        <w:trPr>
          <w:jc w:val="center"/>
        </w:trPr>
        <w:tc>
          <w:tcPr>
            <w:tcW w:w="4873" w:type="dxa"/>
          </w:tcPr>
          <w:p w14:paraId="7FA3A48C" w14:textId="77777777" w:rsidR="008A0DA5" w:rsidRDefault="008A0DA5">
            <w:pPr>
              <w:spacing w:after="40"/>
            </w:pPr>
          </w:p>
        </w:tc>
        <w:tc>
          <w:tcPr>
            <w:tcW w:w="4873" w:type="dxa"/>
          </w:tcPr>
          <w:p w14:paraId="43EC8F70" w14:textId="77777777" w:rsidR="008A0DA5" w:rsidRDefault="00000000">
            <w:pPr>
              <w:spacing w:after="40"/>
            </w:pPr>
            <w:ins w:id="7" w:author="E.ON Netze" w:date="2026-07-09T04:41:00Z">
              <w:r>
                <w:rPr>
                  <w:rFonts w:cs="Calibri"/>
                  <w:sz w:val="18"/>
                </w:rPr>
                <w:t>Stand 12.07.2026</w:t>
              </w:r>
            </w:ins>
          </w:p>
        </w:tc>
      </w:tr>
      <w:tr w:rsidR="008A0DA5" w14:paraId="4D28BF9B" w14:textId="77777777">
        <w:trPr>
          <w:jc w:val="center"/>
        </w:trPr>
        <w:tc>
          <w:tcPr>
            <w:tcW w:w="4873" w:type="dxa"/>
          </w:tcPr>
          <w:p w14:paraId="047FC1E5" w14:textId="77777777" w:rsidR="008A0DA5" w:rsidRDefault="00000000">
            <w:pPr>
              <w:spacing w:after="40"/>
            </w:pPr>
            <w:r>
              <w:rPr>
                <w:rFonts w:cs="Calibri"/>
                <w:sz w:val="18"/>
              </w:rPr>
              <w:t>Autor:</w:t>
            </w:r>
          </w:p>
        </w:tc>
        <w:tc>
          <w:tcPr>
            <w:tcW w:w="4873" w:type="dxa"/>
          </w:tcPr>
          <w:p w14:paraId="343E17ED" w14:textId="77777777" w:rsidR="008A0DA5" w:rsidRDefault="00000000">
            <w:pPr>
              <w:spacing w:after="40"/>
            </w:pPr>
            <w:r>
              <w:rPr>
                <w:rFonts w:cs="Calibri"/>
                <w:sz w:val="18"/>
              </w:rPr>
              <w:t>BDEW</w:t>
            </w:r>
          </w:p>
        </w:tc>
      </w:tr>
    </w:tbl>
    <w:p w14:paraId="2F4B755A" w14:textId="77777777" w:rsidR="008A0DA5" w:rsidRDefault="00000000">
      <w:del w:id="8" w:author="E.ON Netze" w:date="2026-07-12T20:17:00Z">
        <w:r>
          <w:rPr>
            <w:rFonts w:cs="Calibri"/>
            <w:b/>
          </w:rPr>
          <w:delText>Konsultationsfassung</w:delText>
        </w:r>
      </w:del>
      <w:ins w:id="9" w:author="E.ON Netze" w:date="2026-07-07T12:43:00Z">
        <w:r>
          <w:rPr>
            <w:rFonts w:cs="Calibri"/>
            <w:b/>
          </w:rPr>
          <w:t>Version 1.0d</w:t>
        </w:r>
      </w:ins>
    </w:p>
    <w:p w14:paraId="7CE1C194" w14:textId="77777777" w:rsidR="008A0DA5" w:rsidRDefault="00000000">
      <w:r>
        <w:br w:type="page"/>
      </w:r>
    </w:p>
    <w:p w14:paraId="7BCC3A55" w14:textId="77777777" w:rsidR="008A0DA5" w:rsidRDefault="00000000">
      <w:pPr>
        <w:pStyle w:val="berschrift1"/>
      </w:pPr>
      <w:r>
        <w:rPr>
          <w:rFonts w:ascii="Calibri" w:hAnsi="Calibri" w:cs="Calibri"/>
          <w:sz w:val="30"/>
        </w:rPr>
        <w:lastRenderedPageBreak/>
        <w:t>Disclaimer</w:t>
      </w:r>
    </w:p>
    <w:p w14:paraId="64E6BA8D" w14:textId="77777777" w:rsidR="008A0DA5" w:rsidRDefault="00000000">
      <w:r>
        <w:rPr>
          <w:rFonts w:cs="Calibri"/>
        </w:rPr>
        <w:t>Die PDF-Datei ist das allein gültige Dokument.</w:t>
      </w:r>
    </w:p>
    <w:p w14:paraId="028F8DD1" w14:textId="77777777" w:rsidR="008A0DA5" w:rsidRDefault="00000000">
      <w:r>
        <w:rPr>
          <w:rFonts w:cs="Calibri"/>
        </w:rPr>
        <w:t>Die zusätzlich veröffentlichte Word-Datei dient als informatorische Lesefassung und entspricht inhaltlich der PDF-Datei. Diese Word-Datei wird bis auf Weiteres rein informatorisch und ergänzend veröffentlicht unter dem Vorbehalt, zukünftig eine kostenpflichtige Veröffentlichung der Word-Datei einzuführen.</w:t>
      </w:r>
    </w:p>
    <w:p w14:paraId="58402F31" w14:textId="77777777" w:rsidR="008A0DA5" w:rsidRDefault="00000000">
      <w:r>
        <w:br w:type="page"/>
      </w:r>
    </w:p>
    <w:p w14:paraId="315F4159" w14:textId="77777777" w:rsidR="008A0DA5" w:rsidRDefault="00000000">
      <w:pPr>
        <w:pStyle w:val="berschrift1"/>
      </w:pPr>
      <w:r>
        <w:rPr>
          <w:rFonts w:ascii="Calibri" w:hAnsi="Calibri" w:cs="Calibri"/>
          <w:sz w:val="30"/>
        </w:rPr>
        <w:lastRenderedPageBreak/>
        <w:t>Inhalt</w:t>
      </w:r>
    </w:p>
    <w:p w14:paraId="2E5AB5F2" w14:textId="77777777" w:rsidR="008A0DA5" w:rsidRDefault="00000000">
      <w:pPr>
        <w:shd w:val="clear" w:color="auto" w:fill="F2F2F2"/>
        <w:spacing w:after="0"/>
      </w:pPr>
      <w:del w:id="10" w:author="E.ON Netze" w:date="2026-07-07T21:35:00Z">
        <w:r>
          <w:rPr>
            <w:rFonts w:ascii="Consolas" w:hAnsi="Consolas" w:cs="Consolas"/>
            <w:sz w:val="17"/>
          </w:rPr>
          <w:delText>1</w:delText>
        </w:r>
        <w:r>
          <w:rPr>
            <w:rFonts w:ascii="Consolas" w:hAnsi="Consolas" w:cs="Consolas"/>
            <w:sz w:val="17"/>
          </w:rPr>
          <w:tab/>
          <w:delText>Einleitung</w:delText>
        </w:r>
        <w:r>
          <w:rPr>
            <w:rFonts w:ascii="Consolas" w:hAnsi="Consolas" w:cs="Consolas"/>
            <w:sz w:val="17"/>
          </w:rPr>
          <w:tab/>
          <w:delText>5</w:delText>
        </w:r>
      </w:del>
    </w:p>
    <w:p w14:paraId="6902CABF" w14:textId="77777777" w:rsidR="008A0DA5" w:rsidRDefault="00000000">
      <w:pPr>
        <w:shd w:val="clear" w:color="auto" w:fill="F2F2F2"/>
        <w:spacing w:after="0"/>
      </w:pPr>
      <w:del w:id="11" w:author="E.ON Netze" w:date="2026-07-13T22:42:00Z">
        <w:r>
          <w:rPr>
            <w:rFonts w:ascii="Consolas" w:hAnsi="Consolas" w:cs="Consolas"/>
            <w:sz w:val="17"/>
          </w:rPr>
          <w:delText xml:space="preserve">    2</w:delText>
        </w:r>
        <w:r>
          <w:rPr>
            <w:rFonts w:ascii="Consolas" w:hAnsi="Consolas" w:cs="Consolas"/>
            <w:sz w:val="17"/>
          </w:rPr>
          <w:tab/>
          <w:delText>Terminologie</w:delText>
        </w:r>
        <w:r>
          <w:rPr>
            <w:rFonts w:ascii="Consolas" w:hAnsi="Consolas" w:cs="Consolas"/>
            <w:sz w:val="17"/>
          </w:rPr>
          <w:tab/>
          <w:delText>5</w:delText>
        </w:r>
      </w:del>
    </w:p>
    <w:p w14:paraId="2B28E651" w14:textId="77777777" w:rsidR="008A0DA5" w:rsidRDefault="00000000">
      <w:pPr>
        <w:shd w:val="clear" w:color="auto" w:fill="F2F2F2"/>
        <w:spacing w:after="0"/>
      </w:pPr>
      <w:del w:id="12" w:author="E.ON Netze" w:date="2026-07-10T23:49:00Z">
        <w:r>
          <w:rPr>
            <w:rFonts w:ascii="Consolas" w:hAnsi="Consolas" w:cs="Consolas"/>
            <w:sz w:val="17"/>
          </w:rPr>
          <w:delText xml:space="preserve">    2.1</w:delText>
        </w:r>
        <w:r>
          <w:rPr>
            <w:rFonts w:ascii="Consolas" w:hAnsi="Consolas" w:cs="Consolas"/>
            <w:sz w:val="17"/>
          </w:rPr>
          <w:tab/>
          <w:delText>Schlüsselwörter in der API-Guideline</w:delText>
        </w:r>
        <w:r>
          <w:rPr>
            <w:rFonts w:ascii="Consolas" w:hAnsi="Consolas" w:cs="Consolas"/>
            <w:sz w:val="17"/>
          </w:rPr>
          <w:tab/>
          <w:delText>5</w:delText>
        </w:r>
      </w:del>
    </w:p>
    <w:p w14:paraId="5B187E9A" w14:textId="77777777" w:rsidR="008A0DA5" w:rsidRDefault="00000000">
      <w:pPr>
        <w:shd w:val="clear" w:color="auto" w:fill="F2F2F2"/>
        <w:spacing w:after="0"/>
      </w:pPr>
      <w:del w:id="13" w:author="E.ON Netze" w:date="2026-07-13T06:27:00Z">
        <w:r>
          <w:rPr>
            <w:rFonts w:ascii="Consolas" w:hAnsi="Consolas" w:cs="Consolas"/>
            <w:sz w:val="17"/>
          </w:rPr>
          <w:delText xml:space="preserve">    2.2</w:delText>
        </w:r>
        <w:r>
          <w:rPr>
            <w:rFonts w:ascii="Consolas" w:hAnsi="Consolas" w:cs="Consolas"/>
            <w:sz w:val="17"/>
          </w:rPr>
          <w:tab/>
          <w:delText>Glossar</w:delText>
        </w:r>
        <w:r>
          <w:rPr>
            <w:rFonts w:ascii="Consolas" w:hAnsi="Consolas" w:cs="Consolas"/>
            <w:sz w:val="17"/>
          </w:rPr>
          <w:tab/>
          <w:delText>5</w:delText>
        </w:r>
      </w:del>
    </w:p>
    <w:p w14:paraId="55BDB73B" w14:textId="77777777" w:rsidR="008A0DA5" w:rsidRDefault="00000000">
      <w:pPr>
        <w:shd w:val="clear" w:color="auto" w:fill="F2F2F2"/>
        <w:spacing w:after="0"/>
      </w:pPr>
      <w:del w:id="14" w:author="E.ON Netze" w:date="2026-07-09T09:46:00Z">
        <w:r>
          <w:rPr>
            <w:rFonts w:ascii="Consolas" w:hAnsi="Consolas" w:cs="Consolas"/>
            <w:sz w:val="17"/>
          </w:rPr>
          <w:delText xml:space="preserve">    3</w:delText>
        </w:r>
        <w:r>
          <w:rPr>
            <w:rFonts w:ascii="Consolas" w:hAnsi="Consolas" w:cs="Consolas"/>
            <w:sz w:val="17"/>
          </w:rPr>
          <w:tab/>
          <w:delText>Fachliche Vorgaben der API-Guideline</w:delText>
        </w:r>
        <w:r>
          <w:rPr>
            <w:rFonts w:ascii="Consolas" w:hAnsi="Consolas" w:cs="Consolas"/>
            <w:sz w:val="17"/>
          </w:rPr>
          <w:tab/>
          <w:delText>5</w:delText>
        </w:r>
      </w:del>
    </w:p>
    <w:p w14:paraId="6A2B31BD" w14:textId="77777777" w:rsidR="008A0DA5" w:rsidRDefault="00000000">
      <w:pPr>
        <w:shd w:val="clear" w:color="auto" w:fill="F2F2F2"/>
        <w:spacing w:after="0"/>
      </w:pPr>
      <w:del w:id="15" w:author="E.ON Netze" w:date="2026-07-13T10:46:00Z">
        <w:r>
          <w:rPr>
            <w:rFonts w:ascii="Consolas" w:hAnsi="Consolas" w:cs="Consolas"/>
            <w:sz w:val="17"/>
          </w:rPr>
          <w:delText xml:space="preserve">    3.1</w:delText>
        </w:r>
        <w:r>
          <w:rPr>
            <w:rFonts w:ascii="Consolas" w:hAnsi="Consolas" w:cs="Consolas"/>
            <w:sz w:val="17"/>
          </w:rPr>
          <w:tab/>
          <w:delText>Konsistenz</w:delText>
        </w:r>
        <w:r>
          <w:rPr>
            <w:rFonts w:ascii="Consolas" w:hAnsi="Consolas" w:cs="Consolas"/>
            <w:sz w:val="17"/>
          </w:rPr>
          <w:tab/>
          <w:delText>5</w:delText>
        </w:r>
      </w:del>
    </w:p>
    <w:p w14:paraId="162021AA" w14:textId="77777777" w:rsidR="008A0DA5" w:rsidRDefault="00000000">
      <w:pPr>
        <w:shd w:val="clear" w:color="auto" w:fill="F2F2F2"/>
        <w:spacing w:after="0"/>
      </w:pPr>
      <w:del w:id="16" w:author="E.ON Netze" w:date="2026-07-11T00:54:00Z">
        <w:r>
          <w:rPr>
            <w:rFonts w:ascii="Consolas" w:hAnsi="Consolas" w:cs="Consolas"/>
            <w:sz w:val="17"/>
          </w:rPr>
          <w:delText xml:space="preserve">    3.2</w:delText>
        </w:r>
        <w:r>
          <w:rPr>
            <w:rFonts w:ascii="Consolas" w:hAnsi="Consolas" w:cs="Consolas"/>
            <w:sz w:val="17"/>
          </w:rPr>
          <w:tab/>
          <w:delText>Versionierung eines API-Webdienstes</w:delText>
        </w:r>
        <w:r>
          <w:rPr>
            <w:rFonts w:ascii="Consolas" w:hAnsi="Consolas" w:cs="Consolas"/>
            <w:sz w:val="17"/>
          </w:rPr>
          <w:tab/>
          <w:delText>6</w:delText>
        </w:r>
      </w:del>
    </w:p>
    <w:p w14:paraId="69B82FDA" w14:textId="77777777" w:rsidR="008A0DA5" w:rsidRDefault="00000000">
      <w:pPr>
        <w:shd w:val="clear" w:color="auto" w:fill="F2F2F2"/>
        <w:spacing w:after="0"/>
      </w:pPr>
      <w:del w:id="17" w:author="E.ON Netze" w:date="2026-07-12T09:12:00Z">
        <w:r>
          <w:rPr>
            <w:rFonts w:ascii="Consolas" w:hAnsi="Consolas" w:cs="Consolas"/>
            <w:sz w:val="17"/>
          </w:rPr>
          <w:delText xml:space="preserve">    3.3</w:delText>
        </w:r>
        <w:r>
          <w:rPr>
            <w:rFonts w:ascii="Consolas" w:hAnsi="Consolas" w:cs="Consolas"/>
            <w:sz w:val="17"/>
          </w:rPr>
          <w:tab/>
          <w:delText>Datentypen und JSON Standardisierung</w:delText>
        </w:r>
        <w:r>
          <w:rPr>
            <w:rFonts w:ascii="Consolas" w:hAnsi="Consolas" w:cs="Consolas"/>
            <w:sz w:val="17"/>
          </w:rPr>
          <w:tab/>
          <w:delText>8</w:delText>
        </w:r>
      </w:del>
    </w:p>
    <w:p w14:paraId="5A10A7C5" w14:textId="77777777" w:rsidR="008A0DA5" w:rsidRDefault="00000000">
      <w:pPr>
        <w:shd w:val="clear" w:color="auto" w:fill="F2F2F2"/>
        <w:spacing w:after="0"/>
      </w:pPr>
      <w:del w:id="18" w:author="E.ON Netze" w:date="2026-07-07T09:21:00Z">
        <w:r>
          <w:rPr>
            <w:rFonts w:ascii="Consolas" w:hAnsi="Consolas" w:cs="Consolas"/>
            <w:sz w:val="17"/>
          </w:rPr>
          <w:delText xml:space="preserve">    3.4</w:delText>
        </w:r>
        <w:r>
          <w:rPr>
            <w:rFonts w:ascii="Consolas" w:hAnsi="Consolas" w:cs="Consolas"/>
            <w:sz w:val="17"/>
          </w:rPr>
          <w:tab/>
          <w:delText>Bestandteile eines jeden API-Webdienstes</w:delText>
        </w:r>
        <w:r>
          <w:rPr>
            <w:rFonts w:ascii="Consolas" w:hAnsi="Consolas" w:cs="Consolas"/>
            <w:sz w:val="17"/>
          </w:rPr>
          <w:tab/>
          <w:delText>10</w:delText>
        </w:r>
      </w:del>
    </w:p>
    <w:p w14:paraId="4C0107C8" w14:textId="77777777" w:rsidR="008A0DA5" w:rsidRDefault="00000000">
      <w:pPr>
        <w:shd w:val="clear" w:color="auto" w:fill="F2F2F2"/>
        <w:spacing w:after="0"/>
      </w:pPr>
      <w:del w:id="19" w:author="E.ON Netze" w:date="2026-07-12T10:05:00Z">
        <w:r>
          <w:rPr>
            <w:rFonts w:ascii="Consolas" w:hAnsi="Consolas" w:cs="Consolas"/>
            <w:sz w:val="17"/>
          </w:rPr>
          <w:delText xml:space="preserve">    3.5</w:delText>
        </w:r>
        <w:r>
          <w:rPr>
            <w:rFonts w:ascii="Consolas" w:hAnsi="Consolas" w:cs="Consolas"/>
            <w:sz w:val="17"/>
          </w:rPr>
          <w:tab/>
          <w:delText>http-Status-Code</w:delText>
        </w:r>
        <w:r>
          <w:rPr>
            <w:rFonts w:ascii="Consolas" w:hAnsi="Consolas" w:cs="Consolas"/>
            <w:sz w:val="17"/>
          </w:rPr>
          <w:tab/>
          <w:delText>12</w:delText>
        </w:r>
      </w:del>
    </w:p>
    <w:p w14:paraId="5E946DFA" w14:textId="77777777" w:rsidR="008A0DA5" w:rsidRDefault="00000000">
      <w:pPr>
        <w:shd w:val="clear" w:color="auto" w:fill="F2F2F2"/>
        <w:spacing w:after="0"/>
      </w:pPr>
      <w:del w:id="20" w:author="E.ON Netze" w:date="2026-07-09T08:37:00Z">
        <w:r>
          <w:rPr>
            <w:rFonts w:ascii="Consolas" w:hAnsi="Consolas" w:cs="Consolas"/>
            <w:sz w:val="17"/>
          </w:rPr>
          <w:delText xml:space="preserve">    3.6</w:delText>
        </w:r>
        <w:r>
          <w:rPr>
            <w:rFonts w:ascii="Consolas" w:hAnsi="Consolas" w:cs="Consolas"/>
            <w:sz w:val="17"/>
          </w:rPr>
          <w:tab/>
          <w:delText>Status Codes (Response)</w:delText>
        </w:r>
        <w:r>
          <w:rPr>
            <w:rFonts w:ascii="Consolas" w:hAnsi="Consolas" w:cs="Consolas"/>
            <w:sz w:val="17"/>
          </w:rPr>
          <w:tab/>
          <w:delText>12</w:delText>
        </w:r>
      </w:del>
    </w:p>
    <w:p w14:paraId="7F4C065A" w14:textId="77777777" w:rsidR="008A0DA5" w:rsidRDefault="00000000">
      <w:pPr>
        <w:shd w:val="clear" w:color="auto" w:fill="F2F2F2"/>
        <w:spacing w:after="0"/>
      </w:pPr>
      <w:del w:id="21" w:author="E.ON Netze" w:date="2026-07-12T09:17:00Z">
        <w:r>
          <w:rPr>
            <w:rFonts w:ascii="Consolas" w:hAnsi="Consolas" w:cs="Consolas"/>
            <w:sz w:val="17"/>
          </w:rPr>
          <w:delText xml:space="preserve">    3.7</w:delText>
        </w:r>
        <w:r>
          <w:rPr>
            <w:rFonts w:ascii="Consolas" w:hAnsi="Consolas" w:cs="Consolas"/>
            <w:sz w:val="17"/>
          </w:rPr>
          <w:tab/>
          <w:delText>Objekte</w:delText>
        </w:r>
        <w:r>
          <w:rPr>
            <w:rFonts w:ascii="Consolas" w:hAnsi="Consolas" w:cs="Consolas"/>
            <w:sz w:val="17"/>
          </w:rPr>
          <w:tab/>
          <w:delText>14</w:delText>
        </w:r>
      </w:del>
    </w:p>
    <w:p w14:paraId="229CB889" w14:textId="77777777" w:rsidR="008A0DA5" w:rsidRDefault="00000000">
      <w:pPr>
        <w:shd w:val="clear" w:color="auto" w:fill="F2F2F2"/>
        <w:spacing w:after="0"/>
      </w:pPr>
      <w:del w:id="22" w:author="E.ON Netze" w:date="2026-07-09T20:45:00Z">
        <w:r>
          <w:rPr>
            <w:rFonts w:ascii="Consolas" w:hAnsi="Consolas" w:cs="Consolas"/>
            <w:sz w:val="17"/>
          </w:rPr>
          <w:delText xml:space="preserve">    4</w:delText>
        </w:r>
        <w:r>
          <w:rPr>
            <w:rFonts w:ascii="Consolas" w:hAnsi="Consolas" w:cs="Consolas"/>
            <w:sz w:val="17"/>
          </w:rPr>
          <w:tab/>
          <w:delText>Veröffentlichung der API-Webdienste auf GitHub</w:delText>
        </w:r>
        <w:r>
          <w:rPr>
            <w:rFonts w:ascii="Consolas" w:hAnsi="Consolas" w:cs="Consolas"/>
            <w:sz w:val="17"/>
          </w:rPr>
          <w:tab/>
          <w:delText>15</w:delText>
        </w:r>
      </w:del>
    </w:p>
    <w:p w14:paraId="716033C3" w14:textId="77777777" w:rsidR="008A0DA5" w:rsidRDefault="00000000">
      <w:pPr>
        <w:shd w:val="clear" w:color="auto" w:fill="F2F2F2"/>
        <w:spacing w:after="0"/>
      </w:pPr>
      <w:del w:id="23" w:author="E.ON Netze" w:date="2026-07-10T22:24:00Z">
        <w:r>
          <w:rPr>
            <w:rFonts w:ascii="Consolas" w:hAnsi="Consolas" w:cs="Consolas"/>
            <w:sz w:val="17"/>
          </w:rPr>
          <w:delText xml:space="preserve">    4.1</w:delText>
        </w:r>
        <w:r>
          <w:rPr>
            <w:rFonts w:ascii="Consolas" w:hAnsi="Consolas" w:cs="Consolas"/>
            <w:sz w:val="17"/>
          </w:rPr>
          <w:tab/>
          <w:delText>Versionierung eines Repository</w:delText>
        </w:r>
        <w:r>
          <w:rPr>
            <w:rFonts w:ascii="Consolas" w:hAnsi="Consolas" w:cs="Consolas"/>
            <w:sz w:val="17"/>
          </w:rPr>
          <w:tab/>
          <w:delText>16</w:delText>
        </w:r>
      </w:del>
    </w:p>
    <w:p w14:paraId="12AEB16F" w14:textId="77777777" w:rsidR="008A0DA5" w:rsidRDefault="00000000">
      <w:pPr>
        <w:shd w:val="clear" w:color="auto" w:fill="F2F2F2"/>
        <w:spacing w:after="0"/>
      </w:pPr>
      <w:del w:id="24" w:author="E.ON Netze" w:date="2026-07-07T13:08:00Z">
        <w:r>
          <w:rPr>
            <w:rFonts w:ascii="Consolas" w:hAnsi="Consolas" w:cs="Consolas"/>
            <w:sz w:val="17"/>
          </w:rPr>
          <w:delText xml:space="preserve">    5</w:delText>
        </w:r>
        <w:r>
          <w:rPr>
            <w:rFonts w:ascii="Consolas" w:hAnsi="Consolas" w:cs="Consolas"/>
            <w:sz w:val="17"/>
          </w:rPr>
          <w:tab/>
          <w:delText>Ablauf einer Konsultation</w:delText>
        </w:r>
        <w:r>
          <w:rPr>
            <w:rFonts w:ascii="Consolas" w:hAnsi="Consolas" w:cs="Consolas"/>
            <w:sz w:val="17"/>
          </w:rPr>
          <w:tab/>
          <w:delText>16</w:delText>
        </w:r>
      </w:del>
    </w:p>
    <w:p w14:paraId="52D9B0E3" w14:textId="77777777" w:rsidR="008A0DA5" w:rsidRDefault="00000000">
      <w:pPr>
        <w:shd w:val="clear" w:color="auto" w:fill="F2F2F2"/>
        <w:spacing w:after="0"/>
      </w:pPr>
      <w:del w:id="25" w:author="E.ON Netze" w:date="2026-07-14T00:38:00Z">
        <w:r>
          <w:rPr>
            <w:rFonts w:ascii="Consolas" w:hAnsi="Consolas" w:cs="Consolas"/>
            <w:sz w:val="17"/>
          </w:rPr>
          <w:delText xml:space="preserve">    6</w:delText>
        </w:r>
        <w:r>
          <w:rPr>
            <w:rFonts w:ascii="Consolas" w:hAnsi="Consolas" w:cs="Consolas"/>
            <w:sz w:val="17"/>
          </w:rPr>
          <w:tab/>
          <w:delText>Abbildungsverzeichnis</w:delText>
        </w:r>
        <w:r>
          <w:rPr>
            <w:rFonts w:ascii="Consolas" w:hAnsi="Consolas" w:cs="Consolas"/>
            <w:sz w:val="17"/>
          </w:rPr>
          <w:tab/>
          <w:delText>18</w:delText>
        </w:r>
      </w:del>
    </w:p>
    <w:p w14:paraId="0463CBD6" w14:textId="77777777" w:rsidR="008A0DA5" w:rsidRDefault="00000000">
      <w:pPr>
        <w:shd w:val="clear" w:color="auto" w:fill="F2F2F2"/>
        <w:spacing w:after="0"/>
      </w:pPr>
      <w:del w:id="26" w:author="E.ON Netze" w:date="2026-07-09T19:58:00Z">
        <w:r>
          <w:rPr>
            <w:rFonts w:ascii="Consolas" w:hAnsi="Consolas" w:cs="Consolas"/>
            <w:sz w:val="17"/>
          </w:rPr>
          <w:delText xml:space="preserve">    7</w:delText>
        </w:r>
        <w:r>
          <w:rPr>
            <w:rFonts w:ascii="Consolas" w:hAnsi="Consolas" w:cs="Consolas"/>
            <w:sz w:val="17"/>
          </w:rPr>
          <w:tab/>
          <w:delText>Quellen</w:delText>
        </w:r>
        <w:r>
          <w:rPr>
            <w:rFonts w:ascii="Consolas" w:hAnsi="Consolas" w:cs="Consolas"/>
            <w:sz w:val="17"/>
          </w:rPr>
          <w:tab/>
          <w:delText>19</w:delText>
        </w:r>
      </w:del>
    </w:p>
    <w:p w14:paraId="038F7C48" w14:textId="77777777" w:rsidR="008A0DA5" w:rsidRDefault="00000000">
      <w:pPr>
        <w:shd w:val="clear" w:color="auto" w:fill="F2F2F2"/>
        <w:spacing w:after="0"/>
      </w:pPr>
      <w:del w:id="27" w:author="E.ON Netze" w:date="2026-07-12T05:47:00Z">
        <w:r>
          <w:rPr>
            <w:rFonts w:ascii="Consolas" w:hAnsi="Consolas" w:cs="Consolas"/>
            <w:sz w:val="17"/>
          </w:rPr>
          <w:delText xml:space="preserve">    8</w:delText>
        </w:r>
        <w:r>
          <w:rPr>
            <w:rFonts w:ascii="Consolas" w:hAnsi="Consolas" w:cs="Consolas"/>
            <w:sz w:val="17"/>
          </w:rPr>
          <w:tab/>
          <w:delText>Änderungshistorie</w:delText>
        </w:r>
        <w:r>
          <w:rPr>
            <w:rFonts w:ascii="Consolas" w:hAnsi="Consolas" w:cs="Consolas"/>
            <w:sz w:val="17"/>
          </w:rPr>
          <w:tab/>
          <w:delText>20</w:delText>
        </w:r>
      </w:del>
    </w:p>
    <w:p w14:paraId="329F77BA" w14:textId="77777777" w:rsidR="008A0DA5" w:rsidRDefault="00000000">
      <w:pPr>
        <w:shd w:val="clear" w:color="auto" w:fill="F2F2F2"/>
        <w:spacing w:after="0"/>
      </w:pPr>
      <w:ins w:id="28" w:author="E.ON Netze" w:date="2026-07-12T00:23:00Z">
        <w:r>
          <w:rPr>
            <w:rFonts w:ascii="Consolas" w:hAnsi="Consolas" w:cs="Consolas"/>
            <w:sz w:val="17"/>
          </w:rPr>
          <w:t>1</w:t>
        </w:r>
        <w:r>
          <w:rPr>
            <w:rFonts w:ascii="Consolas" w:hAnsi="Consolas" w:cs="Consolas"/>
            <w:sz w:val="17"/>
          </w:rPr>
          <w:tab/>
          <w:t>Einleitung</w:t>
        </w:r>
      </w:ins>
    </w:p>
    <w:p w14:paraId="2AC0DC6F" w14:textId="77777777" w:rsidR="008A0DA5" w:rsidRDefault="00000000">
      <w:pPr>
        <w:shd w:val="clear" w:color="auto" w:fill="F2F2F2"/>
        <w:spacing w:after="0"/>
      </w:pPr>
      <w:ins w:id="29" w:author="E.ON Netze" w:date="2026-07-14T18:12:00Z">
        <w:r>
          <w:rPr>
            <w:rFonts w:ascii="Consolas" w:hAnsi="Consolas" w:cs="Consolas"/>
            <w:sz w:val="17"/>
          </w:rPr>
          <w:t xml:space="preserve">    1.1</w:t>
        </w:r>
        <w:r>
          <w:rPr>
            <w:rFonts w:ascii="Consolas" w:hAnsi="Consolas" w:cs="Consolas"/>
            <w:sz w:val="17"/>
          </w:rPr>
          <w:tab/>
          <w:t>Verpflichtung zu IT-Grundsätzen (Datengrundsätze)</w:t>
        </w:r>
      </w:ins>
    </w:p>
    <w:p w14:paraId="43D55B33" w14:textId="77777777" w:rsidR="008A0DA5" w:rsidRDefault="00000000">
      <w:pPr>
        <w:shd w:val="clear" w:color="auto" w:fill="F2F2F2"/>
        <w:spacing w:after="0"/>
      </w:pPr>
      <w:ins w:id="30" w:author="E.ON Netze" w:date="2026-07-10T21:30:00Z">
        <w:r>
          <w:rPr>
            <w:rFonts w:ascii="Consolas" w:hAnsi="Consolas" w:cs="Consolas"/>
            <w:sz w:val="17"/>
          </w:rPr>
          <w:t xml:space="preserve">    2</w:t>
        </w:r>
        <w:r>
          <w:rPr>
            <w:rFonts w:ascii="Consolas" w:hAnsi="Consolas" w:cs="Consolas"/>
            <w:sz w:val="17"/>
          </w:rPr>
          <w:tab/>
          <w:t>Terminologie</w:t>
        </w:r>
      </w:ins>
    </w:p>
    <w:p w14:paraId="6B189B4D" w14:textId="77777777" w:rsidR="008A0DA5" w:rsidRDefault="00000000">
      <w:pPr>
        <w:shd w:val="clear" w:color="auto" w:fill="F2F2F2"/>
        <w:spacing w:after="0"/>
      </w:pPr>
      <w:ins w:id="31" w:author="E.ON Netze" w:date="2026-07-10T23:47:00Z">
        <w:r>
          <w:rPr>
            <w:rFonts w:ascii="Consolas" w:hAnsi="Consolas" w:cs="Consolas"/>
            <w:sz w:val="17"/>
          </w:rPr>
          <w:t xml:space="preserve">    2.1</w:t>
        </w:r>
        <w:r>
          <w:rPr>
            <w:rFonts w:ascii="Consolas" w:hAnsi="Consolas" w:cs="Consolas"/>
            <w:sz w:val="17"/>
          </w:rPr>
          <w:tab/>
          <w:t>Schlüsselwörter in der API-Guideline</w:t>
        </w:r>
      </w:ins>
    </w:p>
    <w:p w14:paraId="2A0AC8C4" w14:textId="77777777" w:rsidR="008A0DA5" w:rsidRDefault="00000000">
      <w:pPr>
        <w:shd w:val="clear" w:color="auto" w:fill="F2F2F2"/>
        <w:spacing w:after="0"/>
      </w:pPr>
      <w:ins w:id="32" w:author="E.ON Netze" w:date="2026-07-13T14:40:00Z">
        <w:r>
          <w:rPr>
            <w:rFonts w:ascii="Consolas" w:hAnsi="Consolas" w:cs="Consolas"/>
            <w:sz w:val="17"/>
          </w:rPr>
          <w:t xml:space="preserve">    2.2</w:t>
        </w:r>
        <w:r>
          <w:rPr>
            <w:rFonts w:ascii="Consolas" w:hAnsi="Consolas" w:cs="Consolas"/>
            <w:sz w:val="17"/>
          </w:rPr>
          <w:tab/>
          <w:t>Glossar</w:t>
        </w:r>
      </w:ins>
    </w:p>
    <w:p w14:paraId="7AC4E157" w14:textId="77777777" w:rsidR="008A0DA5" w:rsidRDefault="00000000">
      <w:pPr>
        <w:shd w:val="clear" w:color="auto" w:fill="F2F2F2"/>
        <w:spacing w:after="0"/>
      </w:pPr>
      <w:ins w:id="33" w:author="E.ON Netze" w:date="2026-07-09T18:29:00Z">
        <w:r>
          <w:rPr>
            <w:rFonts w:ascii="Consolas" w:hAnsi="Consolas" w:cs="Consolas"/>
            <w:sz w:val="17"/>
          </w:rPr>
          <w:t xml:space="preserve">    3</w:t>
        </w:r>
        <w:r>
          <w:rPr>
            <w:rFonts w:ascii="Consolas" w:hAnsi="Consolas" w:cs="Consolas"/>
            <w:sz w:val="17"/>
          </w:rPr>
          <w:tab/>
          <w:t>Fachliche Vorgaben der API-Guideline</w:t>
        </w:r>
      </w:ins>
    </w:p>
    <w:p w14:paraId="6E05B426" w14:textId="77777777" w:rsidR="008A0DA5" w:rsidRDefault="00000000">
      <w:pPr>
        <w:shd w:val="clear" w:color="auto" w:fill="F2F2F2"/>
        <w:spacing w:after="0"/>
      </w:pPr>
      <w:ins w:id="34" w:author="E.ON Netze" w:date="2026-07-10T21:43:00Z">
        <w:r>
          <w:rPr>
            <w:rFonts w:ascii="Consolas" w:hAnsi="Consolas" w:cs="Consolas"/>
            <w:sz w:val="17"/>
          </w:rPr>
          <w:t xml:space="preserve">    3.1</w:t>
        </w:r>
        <w:r>
          <w:rPr>
            <w:rFonts w:ascii="Consolas" w:hAnsi="Consolas" w:cs="Consolas"/>
            <w:sz w:val="17"/>
          </w:rPr>
          <w:tab/>
          <w:t>Konsistenz</w:t>
        </w:r>
      </w:ins>
    </w:p>
    <w:p w14:paraId="6BDD0539" w14:textId="77777777" w:rsidR="008A0DA5" w:rsidRDefault="00000000">
      <w:pPr>
        <w:shd w:val="clear" w:color="auto" w:fill="F2F2F2"/>
        <w:spacing w:after="0"/>
      </w:pPr>
      <w:ins w:id="35" w:author="E.ON Netze" w:date="2026-07-11T22:45:00Z">
        <w:r>
          <w:rPr>
            <w:rFonts w:ascii="Consolas" w:hAnsi="Consolas" w:cs="Consolas"/>
            <w:sz w:val="17"/>
          </w:rPr>
          <w:t xml:space="preserve">    3.2</w:t>
        </w:r>
        <w:r>
          <w:rPr>
            <w:rFonts w:ascii="Consolas" w:hAnsi="Consolas" w:cs="Consolas"/>
            <w:sz w:val="17"/>
          </w:rPr>
          <w:tab/>
          <w:t>Versionierung eines API-Webdienstes</w:t>
        </w:r>
      </w:ins>
    </w:p>
    <w:p w14:paraId="191E3972" w14:textId="77777777" w:rsidR="008A0DA5" w:rsidRDefault="00000000">
      <w:pPr>
        <w:shd w:val="clear" w:color="auto" w:fill="F2F2F2"/>
        <w:spacing w:after="0"/>
      </w:pPr>
      <w:ins w:id="36" w:author="E.ON Netze" w:date="2026-07-11T16:59:00Z">
        <w:r>
          <w:rPr>
            <w:rFonts w:ascii="Consolas" w:hAnsi="Consolas" w:cs="Consolas"/>
            <w:sz w:val="17"/>
          </w:rPr>
          <w:t xml:space="preserve">    3.3</w:t>
        </w:r>
        <w:r>
          <w:rPr>
            <w:rFonts w:ascii="Consolas" w:hAnsi="Consolas" w:cs="Consolas"/>
            <w:sz w:val="17"/>
          </w:rPr>
          <w:tab/>
          <w:t>Datentypen und JSON Standardisierung</w:t>
        </w:r>
      </w:ins>
    </w:p>
    <w:p w14:paraId="378E86E2" w14:textId="77777777" w:rsidR="008A0DA5" w:rsidRDefault="00000000">
      <w:pPr>
        <w:shd w:val="clear" w:color="auto" w:fill="F2F2F2"/>
        <w:spacing w:after="0"/>
      </w:pPr>
      <w:ins w:id="37" w:author="E.ON Netze" w:date="2026-07-11T12:37:00Z">
        <w:r>
          <w:rPr>
            <w:rFonts w:ascii="Consolas" w:hAnsi="Consolas" w:cs="Consolas"/>
            <w:sz w:val="17"/>
          </w:rPr>
          <w:t xml:space="preserve">    3.4</w:t>
        </w:r>
        <w:r>
          <w:rPr>
            <w:rFonts w:ascii="Consolas" w:hAnsi="Consolas" w:cs="Consolas"/>
            <w:sz w:val="17"/>
          </w:rPr>
          <w:tab/>
          <w:t>Internationalisierung und Feldbezeichner</w:t>
        </w:r>
      </w:ins>
    </w:p>
    <w:p w14:paraId="71D955FA" w14:textId="77777777" w:rsidR="008A0DA5" w:rsidRDefault="00000000">
      <w:pPr>
        <w:shd w:val="clear" w:color="auto" w:fill="F2F2F2"/>
        <w:spacing w:after="0"/>
      </w:pPr>
      <w:ins w:id="38" w:author="E.ON Netze" w:date="2026-07-09T06:33:00Z">
        <w:r>
          <w:rPr>
            <w:rFonts w:ascii="Consolas" w:hAnsi="Consolas" w:cs="Consolas"/>
            <w:sz w:val="17"/>
          </w:rPr>
          <w:t xml:space="preserve">    3.5</w:t>
        </w:r>
        <w:r>
          <w:rPr>
            <w:rFonts w:ascii="Consolas" w:hAnsi="Consolas" w:cs="Consolas"/>
            <w:sz w:val="17"/>
          </w:rPr>
          <w:tab/>
          <w:t>Bestandteile eines jeden API-Webdienstes</w:t>
        </w:r>
      </w:ins>
    </w:p>
    <w:p w14:paraId="39C45BC5" w14:textId="77777777" w:rsidR="008A0DA5" w:rsidRDefault="00000000">
      <w:pPr>
        <w:shd w:val="clear" w:color="auto" w:fill="F2F2F2"/>
        <w:spacing w:after="0"/>
      </w:pPr>
      <w:ins w:id="39" w:author="E.ON Netze" w:date="2026-07-12T21:09:00Z">
        <w:r>
          <w:rPr>
            <w:rFonts w:ascii="Consolas" w:hAnsi="Consolas" w:cs="Consolas"/>
            <w:sz w:val="17"/>
          </w:rPr>
          <w:t xml:space="preserve">    3.5.1</w:t>
        </w:r>
        <w:r>
          <w:rPr>
            <w:rFonts w:ascii="Consolas" w:hAnsi="Consolas" w:cs="Consolas"/>
            <w:sz w:val="17"/>
          </w:rPr>
          <w:tab/>
          <w:t>Tracing und Anfrage-Korrelation (W3C Trace Context)</w:t>
        </w:r>
      </w:ins>
    </w:p>
    <w:p w14:paraId="3D016976" w14:textId="77777777" w:rsidR="008A0DA5" w:rsidRDefault="00000000">
      <w:pPr>
        <w:shd w:val="clear" w:color="auto" w:fill="F2F2F2"/>
        <w:spacing w:after="0"/>
      </w:pPr>
      <w:ins w:id="40" w:author="E.ON Netze" w:date="2026-07-10T20:15:00Z">
        <w:r>
          <w:rPr>
            <w:rFonts w:ascii="Consolas" w:hAnsi="Consolas" w:cs="Consolas"/>
            <w:sz w:val="17"/>
          </w:rPr>
          <w:t xml:space="preserve">    3.5.2</w:t>
        </w:r>
        <w:r>
          <w:rPr>
            <w:rFonts w:ascii="Consolas" w:hAnsi="Consolas" w:cs="Consolas"/>
            <w:sz w:val="17"/>
          </w:rPr>
          <w:tab/>
          <w:t>Kennzeichnung von Testaufrufen (Sandbox-Subdomain)</w:t>
        </w:r>
      </w:ins>
    </w:p>
    <w:p w14:paraId="7A37A5FC" w14:textId="77777777" w:rsidR="008A0DA5" w:rsidRDefault="00000000">
      <w:pPr>
        <w:shd w:val="clear" w:color="auto" w:fill="F2F2F2"/>
        <w:spacing w:after="0"/>
      </w:pPr>
      <w:ins w:id="41" w:author="E.ON Netze" w:date="2026-07-10T08:00:00Z">
        <w:r>
          <w:rPr>
            <w:rFonts w:ascii="Consolas" w:hAnsi="Consolas" w:cs="Consolas"/>
            <w:sz w:val="17"/>
          </w:rPr>
          <w:t xml:space="preserve">    3.5.3</w:t>
        </w:r>
        <w:r>
          <w:rPr>
            <w:rFonts w:ascii="Consolas" w:hAnsi="Consolas" w:cs="Consolas"/>
            <w:sz w:val="17"/>
          </w:rPr>
          <w:tab/>
          <w:t>Mehrstufige Geschäftsvorfälle über mehrere API-Webdienste</w:t>
        </w:r>
      </w:ins>
    </w:p>
    <w:p w14:paraId="43E7B7BF" w14:textId="77777777" w:rsidR="008A0DA5" w:rsidRDefault="00000000">
      <w:pPr>
        <w:shd w:val="clear" w:color="auto" w:fill="F2F2F2"/>
        <w:spacing w:after="0"/>
      </w:pPr>
      <w:ins w:id="42" w:author="E.ON Netze" w:date="2026-07-13T01:25:00Z">
        <w:r>
          <w:rPr>
            <w:rFonts w:ascii="Consolas" w:hAnsi="Consolas" w:cs="Consolas"/>
            <w:sz w:val="17"/>
          </w:rPr>
          <w:t xml:space="preserve">    3.5.4</w:t>
        </w:r>
        <w:r>
          <w:rPr>
            <w:rFonts w:ascii="Consolas" w:hAnsi="Consolas" w:cs="Consolas"/>
            <w:sz w:val="17"/>
          </w:rPr>
          <w:tab/>
          <w:t>Tracking und Metrics (Zeitmessung und Aufrufhäufigkeit)</w:t>
        </w:r>
      </w:ins>
    </w:p>
    <w:p w14:paraId="2B80F653" w14:textId="77777777" w:rsidR="008A0DA5" w:rsidRDefault="00000000">
      <w:pPr>
        <w:shd w:val="clear" w:color="auto" w:fill="F2F2F2"/>
        <w:spacing w:after="0"/>
      </w:pPr>
      <w:ins w:id="43" w:author="E.ON Netze" w:date="2026-07-11T16:16:00Z">
        <w:r>
          <w:rPr>
            <w:rFonts w:ascii="Consolas" w:hAnsi="Consolas" w:cs="Consolas"/>
            <w:sz w:val="17"/>
          </w:rPr>
          <w:t xml:space="preserve">    3.6</w:t>
        </w:r>
        <w:r>
          <w:rPr>
            <w:rFonts w:ascii="Consolas" w:hAnsi="Consolas" w:cs="Consolas"/>
            <w:sz w:val="17"/>
          </w:rPr>
          <w:tab/>
          <w:t>Idempotenz</w:t>
        </w:r>
      </w:ins>
    </w:p>
    <w:p w14:paraId="0D76A320" w14:textId="77777777" w:rsidR="008A0DA5" w:rsidRDefault="00000000">
      <w:pPr>
        <w:shd w:val="clear" w:color="auto" w:fill="F2F2F2"/>
        <w:spacing w:after="0"/>
      </w:pPr>
      <w:ins w:id="44" w:author="E.ON Netze" w:date="2026-07-08T12:20:00Z">
        <w:r>
          <w:rPr>
            <w:rFonts w:ascii="Consolas" w:hAnsi="Consolas" w:cs="Consolas"/>
            <w:sz w:val="17"/>
          </w:rPr>
          <w:t xml:space="preserve">    3.7</w:t>
        </w:r>
        <w:r>
          <w:rPr>
            <w:rFonts w:ascii="Consolas" w:hAnsi="Consolas" w:cs="Consolas"/>
            <w:sz w:val="17"/>
          </w:rPr>
          <w:tab/>
          <w:t>http-Status-Code</w:t>
        </w:r>
      </w:ins>
    </w:p>
    <w:p w14:paraId="1B5CB55B" w14:textId="77777777" w:rsidR="008A0DA5" w:rsidRDefault="00000000">
      <w:pPr>
        <w:shd w:val="clear" w:color="auto" w:fill="F2F2F2"/>
        <w:spacing w:after="0"/>
      </w:pPr>
      <w:ins w:id="45" w:author="E.ON Netze" w:date="2026-07-09T20:16:00Z">
        <w:r>
          <w:rPr>
            <w:rFonts w:ascii="Consolas" w:hAnsi="Consolas" w:cs="Consolas"/>
            <w:sz w:val="17"/>
          </w:rPr>
          <w:t xml:space="preserve">    3.8</w:t>
        </w:r>
        <w:r>
          <w:rPr>
            <w:rFonts w:ascii="Consolas" w:hAnsi="Consolas" w:cs="Consolas"/>
            <w:sz w:val="17"/>
          </w:rPr>
          <w:tab/>
          <w:t>Status Codes (Response)</w:t>
        </w:r>
      </w:ins>
    </w:p>
    <w:p w14:paraId="4EA61669" w14:textId="77777777" w:rsidR="008A0DA5" w:rsidRDefault="00000000">
      <w:pPr>
        <w:shd w:val="clear" w:color="auto" w:fill="F2F2F2"/>
        <w:spacing w:after="0"/>
      </w:pPr>
      <w:ins w:id="46" w:author="E.ON Netze" w:date="2026-07-12T11:42:00Z">
        <w:r>
          <w:rPr>
            <w:rFonts w:ascii="Consolas" w:hAnsi="Consolas" w:cs="Consolas"/>
            <w:sz w:val="17"/>
          </w:rPr>
          <w:t xml:space="preserve">    3.9</w:t>
        </w:r>
        <w:r>
          <w:rPr>
            <w:rFonts w:ascii="Consolas" w:hAnsi="Consolas" w:cs="Consolas"/>
            <w:sz w:val="17"/>
          </w:rPr>
          <w:tab/>
          <w:t>Objekte</w:t>
        </w:r>
      </w:ins>
    </w:p>
    <w:p w14:paraId="54B69661" w14:textId="77777777" w:rsidR="008A0DA5" w:rsidRDefault="00000000">
      <w:pPr>
        <w:shd w:val="clear" w:color="auto" w:fill="F2F2F2"/>
        <w:spacing w:after="0"/>
      </w:pPr>
      <w:ins w:id="47" w:author="E.ON Netze" w:date="2026-07-10T09:20:00Z">
        <w:r>
          <w:rPr>
            <w:rFonts w:ascii="Consolas" w:hAnsi="Consolas" w:cs="Consolas"/>
            <w:sz w:val="17"/>
          </w:rPr>
          <w:t xml:space="preserve">    3.10</w:t>
        </w:r>
        <w:r>
          <w:rPr>
            <w:rFonts w:ascii="Consolas" w:hAnsi="Consolas" w:cs="Consolas"/>
            <w:sz w:val="17"/>
          </w:rPr>
          <w:tab/>
          <w:t>Referenzierung von Entscheidungsbaum-Diagrammen (EBD) und Codelisten</w:t>
        </w:r>
      </w:ins>
    </w:p>
    <w:p w14:paraId="7BB3F814" w14:textId="77777777" w:rsidR="008A0DA5" w:rsidRDefault="00000000">
      <w:pPr>
        <w:shd w:val="clear" w:color="auto" w:fill="F2F2F2"/>
        <w:spacing w:after="0"/>
      </w:pPr>
      <w:ins w:id="48" w:author="E.ON Netze" w:date="2026-07-08T21:02:00Z">
        <w:r>
          <w:rPr>
            <w:rFonts w:ascii="Consolas" w:hAnsi="Consolas" w:cs="Consolas"/>
            <w:sz w:val="17"/>
          </w:rPr>
          <w:t xml:space="preserve">    3.11</w:t>
        </w:r>
        <w:r>
          <w:rPr>
            <w:rFonts w:ascii="Consolas" w:hAnsi="Consolas" w:cs="Consolas"/>
            <w:sz w:val="17"/>
          </w:rPr>
          <w:tab/>
          <w:t>Berechnungsvorschriften</w:t>
        </w:r>
      </w:ins>
    </w:p>
    <w:p w14:paraId="4241063C" w14:textId="77777777" w:rsidR="008A0DA5" w:rsidRDefault="00000000">
      <w:pPr>
        <w:shd w:val="clear" w:color="auto" w:fill="F2F2F2"/>
        <w:spacing w:after="0"/>
      </w:pPr>
      <w:ins w:id="49" w:author="E.ON Netze" w:date="2026-07-14T17:40:00Z">
        <w:r>
          <w:rPr>
            <w:rFonts w:ascii="Consolas" w:hAnsi="Consolas" w:cs="Consolas"/>
            <w:sz w:val="17"/>
          </w:rPr>
          <w:t xml:space="preserve">    4</w:t>
        </w:r>
        <w:r>
          <w:rPr>
            <w:rFonts w:ascii="Consolas" w:hAnsi="Consolas" w:cs="Consolas"/>
            <w:sz w:val="17"/>
          </w:rPr>
          <w:tab/>
          <w:t>Veröffentlichung der API-Webdienste auf GitHub</w:t>
        </w:r>
      </w:ins>
    </w:p>
    <w:p w14:paraId="53990616" w14:textId="77777777" w:rsidR="008A0DA5" w:rsidRDefault="00000000">
      <w:pPr>
        <w:shd w:val="clear" w:color="auto" w:fill="F2F2F2"/>
        <w:spacing w:after="0"/>
      </w:pPr>
      <w:ins w:id="50" w:author="E.ON Netze" w:date="2026-07-10T23:15:00Z">
        <w:r>
          <w:rPr>
            <w:rFonts w:ascii="Consolas" w:hAnsi="Consolas" w:cs="Consolas"/>
            <w:sz w:val="17"/>
          </w:rPr>
          <w:t xml:space="preserve">    4.1</w:t>
        </w:r>
        <w:r>
          <w:rPr>
            <w:rFonts w:ascii="Consolas" w:hAnsi="Consolas" w:cs="Consolas"/>
            <w:sz w:val="17"/>
          </w:rPr>
          <w:tab/>
          <w:t>Versionierung eines Repository</w:t>
        </w:r>
      </w:ins>
    </w:p>
    <w:p w14:paraId="308B4F1D" w14:textId="77777777" w:rsidR="008A0DA5" w:rsidRDefault="00000000">
      <w:pPr>
        <w:shd w:val="clear" w:color="auto" w:fill="F2F2F2"/>
        <w:spacing w:after="0"/>
      </w:pPr>
      <w:ins w:id="51" w:author="E.ON Netze" w:date="2026-07-10T05:12:00Z">
        <w:r>
          <w:rPr>
            <w:rFonts w:ascii="Consolas" w:hAnsi="Consolas" w:cs="Consolas"/>
            <w:sz w:val="17"/>
          </w:rPr>
          <w:t xml:space="preserve">    4.2</w:t>
        </w:r>
        <w:r>
          <w:rPr>
            <w:rFonts w:ascii="Consolas" w:hAnsi="Consolas" w:cs="Consolas"/>
            <w:sz w:val="17"/>
          </w:rPr>
          <w:tab/>
          <w:t>Automatisierte Validierung von API-Spezifikationen (CI/CD)</w:t>
        </w:r>
      </w:ins>
    </w:p>
    <w:p w14:paraId="6B66CC32" w14:textId="77777777" w:rsidR="008A0DA5" w:rsidRDefault="00000000">
      <w:pPr>
        <w:shd w:val="clear" w:color="auto" w:fill="F2F2F2"/>
        <w:spacing w:after="0"/>
      </w:pPr>
      <w:ins w:id="52" w:author="E.ON Netze" w:date="2026-07-08T00:36:00Z">
        <w:r>
          <w:rPr>
            <w:rFonts w:ascii="Consolas" w:hAnsi="Consolas" w:cs="Consolas"/>
            <w:sz w:val="17"/>
          </w:rPr>
          <w:t xml:space="preserve">    4.3</w:t>
        </w:r>
        <w:r>
          <w:rPr>
            <w:rFonts w:ascii="Consolas" w:hAnsi="Consolas" w:cs="Consolas"/>
            <w:sz w:val="17"/>
          </w:rPr>
          <w:tab/>
          <w:t>Automatisiertes Testen von Client-Implementierungen gegen die GitHub-Spezifikation</w:t>
        </w:r>
      </w:ins>
    </w:p>
    <w:p w14:paraId="61B49100" w14:textId="77777777" w:rsidR="008A0DA5" w:rsidRDefault="00000000">
      <w:pPr>
        <w:shd w:val="clear" w:color="auto" w:fill="F2F2F2"/>
        <w:spacing w:after="0"/>
      </w:pPr>
      <w:ins w:id="53" w:author="E.ON Netze" w:date="2026-07-07T13:26:00Z">
        <w:r>
          <w:rPr>
            <w:rFonts w:ascii="Consolas" w:hAnsi="Consolas" w:cs="Consolas"/>
            <w:sz w:val="17"/>
          </w:rPr>
          <w:t xml:space="preserve">    5</w:t>
        </w:r>
        <w:r>
          <w:rPr>
            <w:rFonts w:ascii="Consolas" w:hAnsi="Consolas" w:cs="Consolas"/>
            <w:sz w:val="17"/>
          </w:rPr>
          <w:tab/>
          <w:t>Ablauf einer Konsultation</w:t>
        </w:r>
      </w:ins>
    </w:p>
    <w:p w14:paraId="672B8A22" w14:textId="77777777" w:rsidR="008A0DA5" w:rsidRDefault="00000000">
      <w:pPr>
        <w:shd w:val="clear" w:color="auto" w:fill="F2F2F2"/>
        <w:spacing w:after="0"/>
      </w:pPr>
      <w:ins w:id="54" w:author="E.ON Netze" w:date="2026-07-07T13:38:00Z">
        <w:r>
          <w:rPr>
            <w:rFonts w:ascii="Consolas" w:hAnsi="Consolas" w:cs="Consolas"/>
            <w:sz w:val="17"/>
          </w:rPr>
          <w:t xml:space="preserve">    6</w:t>
        </w:r>
        <w:r>
          <w:rPr>
            <w:rFonts w:ascii="Consolas" w:hAnsi="Consolas" w:cs="Consolas"/>
            <w:sz w:val="17"/>
          </w:rPr>
          <w:tab/>
          <w:t>Abbildungsverzeichnis</w:t>
        </w:r>
      </w:ins>
    </w:p>
    <w:p w14:paraId="0C5F3217" w14:textId="77777777" w:rsidR="008A0DA5" w:rsidRDefault="00000000">
      <w:pPr>
        <w:shd w:val="clear" w:color="auto" w:fill="F2F2F2"/>
        <w:spacing w:after="0"/>
      </w:pPr>
      <w:ins w:id="55" w:author="E.ON Netze" w:date="2026-07-12T12:10:00Z">
        <w:r>
          <w:rPr>
            <w:rFonts w:ascii="Consolas" w:hAnsi="Consolas" w:cs="Consolas"/>
            <w:sz w:val="17"/>
          </w:rPr>
          <w:t xml:space="preserve">    7</w:t>
        </w:r>
        <w:r>
          <w:rPr>
            <w:rFonts w:ascii="Consolas" w:hAnsi="Consolas" w:cs="Consolas"/>
            <w:sz w:val="17"/>
          </w:rPr>
          <w:tab/>
          <w:t>Quellen</w:t>
        </w:r>
      </w:ins>
    </w:p>
    <w:p w14:paraId="3B1159DF" w14:textId="77777777" w:rsidR="008A0DA5" w:rsidRDefault="00000000">
      <w:pPr>
        <w:shd w:val="clear" w:color="auto" w:fill="F2F2F2"/>
        <w:spacing w:after="0"/>
      </w:pPr>
      <w:ins w:id="56" w:author="E.ON Netze" w:date="2026-07-12T06:28:00Z">
        <w:r>
          <w:rPr>
            <w:rFonts w:ascii="Consolas" w:hAnsi="Consolas" w:cs="Consolas"/>
            <w:sz w:val="17"/>
          </w:rPr>
          <w:t xml:space="preserve">    8</w:t>
        </w:r>
        <w:r>
          <w:rPr>
            <w:rFonts w:ascii="Consolas" w:hAnsi="Consolas" w:cs="Consolas"/>
            <w:sz w:val="17"/>
          </w:rPr>
          <w:tab/>
          <w:t>Änderungshistorie</w:t>
        </w:r>
      </w:ins>
    </w:p>
    <w:p w14:paraId="23B19EB9" w14:textId="77777777" w:rsidR="008A0DA5" w:rsidRDefault="00000000">
      <w:pPr>
        <w:shd w:val="clear" w:color="auto" w:fill="F2F2F2"/>
        <w:spacing w:after="0"/>
      </w:pPr>
      <w:ins w:id="57" w:author="E.ON Netze" w:date="2026-07-11T21:14:00Z">
        <w:r>
          <w:rPr>
            <w:rFonts w:ascii="Consolas" w:hAnsi="Consolas" w:cs="Consolas"/>
            <w:sz w:val="17"/>
          </w:rPr>
          <w:t> </w:t>
        </w:r>
      </w:ins>
    </w:p>
    <w:p w14:paraId="7022E975" w14:textId="77777777" w:rsidR="008A0DA5" w:rsidRDefault="00000000">
      <w:pPr>
        <w:shd w:val="clear" w:color="auto" w:fill="F2F2F2"/>
        <w:spacing w:after="0"/>
      </w:pPr>
      <w:ins w:id="58" w:author="E.ON Netze" w:date="2026-07-08T04:18:00Z">
        <w:r>
          <w:rPr>
            <w:rFonts w:ascii="Consolas" w:hAnsi="Consolas" w:cs="Consolas"/>
            <w:sz w:val="17"/>
          </w:rPr>
          <w:t xml:space="preserve">    Hinweis: Seitenzahlen werden mit der finalen Layoutierung (PDF-Satz) aktualisiert.</w:t>
        </w:r>
      </w:ins>
    </w:p>
    <w:p w14:paraId="06632DEF" w14:textId="77777777" w:rsidR="008A0DA5" w:rsidRDefault="00000000">
      <w:r>
        <w:br w:type="page"/>
      </w:r>
    </w:p>
    <w:p w14:paraId="25E5EA31" w14:textId="77777777" w:rsidR="008A0DA5" w:rsidRDefault="00000000">
      <w:pPr>
        <w:pStyle w:val="berschrift1"/>
      </w:pPr>
      <w:r>
        <w:rPr>
          <w:rFonts w:ascii="Calibri" w:hAnsi="Calibri" w:cs="Calibri"/>
          <w:sz w:val="30"/>
        </w:rPr>
        <w:lastRenderedPageBreak/>
        <w:t>Einleitung</w:t>
      </w:r>
    </w:p>
    <w:p w14:paraId="00560E68" w14:textId="77777777" w:rsidR="008A0DA5" w:rsidRDefault="00000000">
      <w:r>
        <w:rPr>
          <w:rFonts w:cs="Calibri"/>
        </w:rPr>
        <w:t>Dieses Dokument beschreibt die Regelungen zur Nutzung und Erstellung von API-Webdiensten für regulierte Prozesse in der Energiewirtschaft. Gemäß den Festlegungen der Bundesnetzagentur zu den Universalbestellprozessen (BK6-22-128) und dem 24h Lieferantenwechsel (BK6-22-024) sind einige Prozesse über API-Webdienste zu realisieren. Das EDI@Energy-Dokument „API-Guideline“ stellt Design-Prinzipien für Web-API Schnittstellen dar, welche das primäre Ziel verfolgen, eine bestmögliche Erfahrung mit dem Umgang webbasierter APIs zu garantieren. Durch die Anwendung dieser Guideline soll eine konsistente und intuitive API-Landschaft entstehen, die für Anbieter und Anwender von Web-API gleichermaßen einfach zu nutzen ist.</w:t>
      </w:r>
    </w:p>
    <w:p w14:paraId="00734C87" w14:textId="77777777" w:rsidR="008A0DA5" w:rsidRDefault="00000000">
      <w:r>
        <w:rPr>
          <w:rFonts w:cs="Calibri"/>
        </w:rPr>
        <w:t>Dieses Dokument benennt nicht die ggf. existierenden rechtlichen Folgen, wenn aufgrund eines abweichenden Vorgehens kein gesicherter elektronischer Datenaustausch stattfinden kann.</w:t>
      </w:r>
    </w:p>
    <w:p w14:paraId="624B98FB" w14:textId="77777777" w:rsidR="008A0DA5" w:rsidRDefault="00000000">
      <w:commentRangeStart w:id="59"/>
      <w:r>
        <w:rPr>
          <w:rFonts w:cs="Calibri"/>
        </w:rPr>
        <w:t xml:space="preserve">Mit dem geplanten MaBiS-Hub/MaKo-Hub wächst die Zahl der über diese Guideline geregelten API-Webdienste absehbar auf über 60 Schnittstellen bei über 900 Marktteilnehmern. Die vorliegende Fassung </w:t>
      </w:r>
      <w:del w:id="60" w:author="E.ON Netze" w:date="2026-07-11T12:47:00Z">
        <w:r>
          <w:rPr>
            <w:rFonts w:cs="Calibri"/>
          </w:rPr>
          <w:delText>1.1</w:delText>
        </w:r>
      </w:del>
      <w:ins w:id="61" w:author="E.ON Netze" w:date="2026-07-11T20:11:00Z">
        <w:r>
          <w:rPr>
            <w:rFonts w:cs="Calibri"/>
          </w:rPr>
          <w:t>1.0d</w:t>
        </w:r>
      </w:ins>
      <w:r>
        <w:rPr>
          <w:rFonts w:cs="Calibri"/>
        </w:rPr>
        <w:t xml:space="preserve"> korrigiert technische Inkonsistenzen der Konsultationsfassung 1.0c, stellt die Konformität zu den einschlägigen IETF-RFCs her und ergänzt Regelungen, die für einen Betrieb dieser Größenordnung zwingend erforderlich sind (u. a. Versionierung ohne Breaking Changes in der URI, korrekte Idempotenz-Semantik, Anfrage-Korrelation/Tracing über mehrere API-Aufrufe hinweg, Referenzierung der Entscheidungsbaum-Diagramme sowie Internationalisierung der Feldbezeichner). Die Einzelbegründungen sind jeweils an den betroffenen Kapiteln sowie in der Änderungshistorie (Kapitel 8) dokumentiert.</w:t>
      </w:r>
      <w:commentRangeEnd w:id="59"/>
      <w:r>
        <w:rPr>
          <w:rStyle w:val="Kommentarzeichen"/>
          <w:sz w:val="20"/>
          <w:szCs w:val="22"/>
        </w:rPr>
        <w:commentReference w:id="59"/>
      </w:r>
    </w:p>
    <w:p w14:paraId="0938B768" w14:textId="77777777" w:rsidR="008A0DA5" w:rsidRDefault="00000000">
      <w:commentRangeStart w:id="62"/>
      <w:ins w:id="63" w:author="E.ON Netze" w:date="2026-07-11T14:39:00Z">
        <w:r>
          <w:rPr>
            <w:rFonts w:cs="Calibri"/>
          </w:rPr>
          <w:t>MUST Diese API-Guideline ist durchgängig kompatibel zu den Regelungen zum Übertragungsweg (RzÜ) zu halten. Insbesondere Vorgaben zu Transportsicherheit, Authentisierung und Header-Signaturverfahren dürfen dieser Guideline nicht widersprechen; bei Änderungen an der RzÜ ist zu prüfen, ob korrespondierender Anpassungsbedarf an dieser Guideline besteht, und umgekehrt.</w:t>
        </w:r>
        <w:commentRangeEnd w:id="62"/>
        <w:r>
          <w:rPr>
            <w:rStyle w:val="Kommentarzeichen"/>
            <w:sz w:val="20"/>
            <w:szCs w:val="22"/>
          </w:rPr>
          <w:commentReference w:id="62"/>
        </w:r>
      </w:ins>
    </w:p>
    <w:p w14:paraId="5FE0BDE3" w14:textId="77777777" w:rsidR="008A0DA5" w:rsidRDefault="00000000">
      <w:pPr>
        <w:pStyle w:val="berschrift2"/>
      </w:pPr>
      <w:ins w:id="64" w:author="E.ON Netze" w:date="2026-07-14T05:01:00Z">
        <w:r>
          <w:rPr>
            <w:rFonts w:ascii="Calibri" w:hAnsi="Calibri" w:cs="Calibri"/>
          </w:rPr>
          <w:t>Verpflichtung zu IT-Grundsätzen (Datengrundsätze)</w:t>
        </w:r>
      </w:ins>
    </w:p>
    <w:p w14:paraId="4BE194A4" w14:textId="77777777" w:rsidR="008A0DA5" w:rsidRDefault="00000000">
      <w:ins w:id="65" w:author="E.ON Netze" w:date="2026-07-10T07:20:00Z">
        <w:r>
          <w:rPr>
            <w:rFonts w:cs="Calibri"/>
          </w:rPr>
          <w:t>MUST EDI@Energy verpflichtet sich für diese Guideline und für alle auf ihrer Basis spezifizierten API-Webdienste auf die folgenden sieben Datengrundsätze. Jede neue oder geänderte API-Spezifikation MUSS vor Veröffentlichung – im Rahmen der Konsultation (Kapitel 5) und der automatisierten Validierung (Kapitel 4.2) – gegen diese Grundsätze geprüft werden.</w:t>
        </w:r>
      </w:ins>
    </w:p>
    <w:tbl>
      <w:tblPr>
        <w:tblStyle w:val="Tabellenraster"/>
        <w:tblW w:w="0" w:type="auto"/>
        <w:jc w:val="center"/>
        <w:tblLook w:val="04A0" w:firstRow="1" w:lastRow="0" w:firstColumn="1" w:lastColumn="0" w:noHBand="0" w:noVBand="1"/>
      </w:tblPr>
      <w:tblGrid>
        <w:gridCol w:w="4868"/>
        <w:gridCol w:w="4868"/>
      </w:tblGrid>
      <w:tr w:rsidR="008A0DA5" w14:paraId="7BA39436" w14:textId="77777777">
        <w:trPr>
          <w:jc w:val="center"/>
        </w:trPr>
        <w:tc>
          <w:tcPr>
            <w:tcW w:w="4873" w:type="dxa"/>
            <w:shd w:val="clear" w:color="auto" w:fill="D9D9D9"/>
          </w:tcPr>
          <w:p w14:paraId="281035FD" w14:textId="77777777" w:rsidR="008A0DA5" w:rsidRDefault="00000000">
            <w:pPr>
              <w:spacing w:after="40"/>
            </w:pPr>
            <w:r>
              <w:rPr>
                <w:rFonts w:cs="Calibri"/>
                <w:b/>
                <w:sz w:val="19"/>
              </w:rPr>
              <w:t>Grundsatz</w:t>
            </w:r>
          </w:p>
        </w:tc>
        <w:tc>
          <w:tcPr>
            <w:tcW w:w="4873" w:type="dxa"/>
            <w:shd w:val="clear" w:color="auto" w:fill="D9D9D9"/>
          </w:tcPr>
          <w:p w14:paraId="10F3FFA8" w14:textId="77777777" w:rsidR="008A0DA5" w:rsidRDefault="00000000">
            <w:pPr>
              <w:spacing w:after="40"/>
            </w:pPr>
            <w:r>
              <w:rPr>
                <w:rFonts w:cs="Calibri"/>
                <w:b/>
                <w:sz w:val="19"/>
              </w:rPr>
              <w:t>Bedeutung</w:t>
            </w:r>
          </w:p>
        </w:tc>
      </w:tr>
      <w:tr w:rsidR="008A0DA5" w14:paraId="5ABF1A3A" w14:textId="77777777">
        <w:trPr>
          <w:jc w:val="center"/>
        </w:trPr>
        <w:tc>
          <w:tcPr>
            <w:tcW w:w="4873" w:type="dxa"/>
          </w:tcPr>
          <w:p w14:paraId="4D79E70F" w14:textId="77777777" w:rsidR="008A0DA5" w:rsidRDefault="00000000">
            <w:pPr>
              <w:spacing w:after="40"/>
            </w:pPr>
            <w:ins w:id="66" w:author="E.ON Netze" w:date="2026-07-11T11:31:00Z">
              <w:r>
                <w:rPr>
                  <w:rFonts w:cs="Calibri"/>
                  <w:sz w:val="18"/>
                </w:rPr>
                <w:t>Klarheit (Clarity)</w:t>
              </w:r>
            </w:ins>
          </w:p>
        </w:tc>
        <w:tc>
          <w:tcPr>
            <w:tcW w:w="4873" w:type="dxa"/>
          </w:tcPr>
          <w:p w14:paraId="58A205A3" w14:textId="77777777" w:rsidR="008A0DA5" w:rsidRDefault="00000000">
            <w:pPr>
              <w:spacing w:after="40"/>
            </w:pPr>
            <w:ins w:id="67" w:author="E.ON Netze" w:date="2026-07-08T22:43:00Z">
              <w:r>
                <w:rPr>
                  <w:rFonts w:cs="Calibri"/>
                  <w:sz w:val="18"/>
                </w:rPr>
                <w:t>Datenmodelle, Bezeichner und Beschreibungen lassen ihre fachliche Bedeutung ohne stillschweigendes Zusatzwissen erkennen (vgl. Kapitel 3.4 zu Feldbezeichnern und Übersetzung).</w:t>
              </w:r>
            </w:ins>
          </w:p>
        </w:tc>
      </w:tr>
      <w:tr w:rsidR="008A0DA5" w14:paraId="41E2B9E7" w14:textId="77777777">
        <w:trPr>
          <w:jc w:val="center"/>
        </w:trPr>
        <w:tc>
          <w:tcPr>
            <w:tcW w:w="4873" w:type="dxa"/>
          </w:tcPr>
          <w:p w14:paraId="705DFF01" w14:textId="77777777" w:rsidR="008A0DA5" w:rsidRDefault="00000000">
            <w:pPr>
              <w:spacing w:after="40"/>
            </w:pPr>
            <w:ins w:id="68" w:author="E.ON Netze" w:date="2026-07-09T19:08:00Z">
              <w:r>
                <w:rPr>
                  <w:rFonts w:cs="Calibri"/>
                  <w:sz w:val="18"/>
                </w:rPr>
                <w:t>Sparsamkeit (Minimalism)</w:t>
              </w:r>
            </w:ins>
          </w:p>
        </w:tc>
        <w:tc>
          <w:tcPr>
            <w:tcW w:w="4873" w:type="dxa"/>
          </w:tcPr>
          <w:p w14:paraId="610CC4B2" w14:textId="77777777" w:rsidR="008A0DA5" w:rsidRDefault="00000000">
            <w:pPr>
              <w:spacing w:after="40"/>
            </w:pPr>
            <w:ins w:id="69" w:author="E.ON Netze" w:date="2026-07-12T02:50:00Z">
              <w:r>
                <w:rPr>
                  <w:rFonts w:cs="Calibri"/>
                  <w:sz w:val="18"/>
                </w:rPr>
                <w:t>Es werden nur die tatsächlich für den jeweiligen Zweck benötigten Daten, Felder und Header erhoben, übertragen oder gespeichert; Redundanz wird vermieden (vgl. Kapitel 3.2 zum Verzicht auf einen redundanten Versions-Header).</w:t>
              </w:r>
            </w:ins>
          </w:p>
        </w:tc>
      </w:tr>
      <w:tr w:rsidR="008A0DA5" w14:paraId="6B40267F" w14:textId="77777777">
        <w:trPr>
          <w:jc w:val="center"/>
        </w:trPr>
        <w:tc>
          <w:tcPr>
            <w:tcW w:w="4873" w:type="dxa"/>
          </w:tcPr>
          <w:p w14:paraId="3202B992" w14:textId="77777777" w:rsidR="008A0DA5" w:rsidRDefault="00000000">
            <w:pPr>
              <w:spacing w:after="40"/>
            </w:pPr>
            <w:ins w:id="70" w:author="E.ON Netze" w:date="2026-07-08T12:11:00Z">
              <w:r>
                <w:rPr>
                  <w:rFonts w:cs="Calibri"/>
                  <w:sz w:val="18"/>
                </w:rPr>
                <w:t>Eindeutigkeit (Unambiguity)</w:t>
              </w:r>
            </w:ins>
          </w:p>
        </w:tc>
        <w:tc>
          <w:tcPr>
            <w:tcW w:w="4873" w:type="dxa"/>
          </w:tcPr>
          <w:p w14:paraId="2D95EA09" w14:textId="77777777" w:rsidR="008A0DA5" w:rsidRDefault="00000000">
            <w:pPr>
              <w:spacing w:after="40"/>
            </w:pPr>
            <w:ins w:id="71" w:author="E.ON Netze" w:date="2026-07-11T14:08:00Z">
              <w:r>
                <w:rPr>
                  <w:rFonts w:cs="Calibri"/>
                  <w:sz w:val="18"/>
                </w:rPr>
                <w:t>Jede Information hat genau eine verbindliche Quelle (Single Source of Truth); widersprüchliche Mehrfachangaben derselben Information sind unzulässig.</w:t>
              </w:r>
            </w:ins>
          </w:p>
        </w:tc>
      </w:tr>
      <w:tr w:rsidR="008A0DA5" w14:paraId="2AE1ED7B" w14:textId="77777777">
        <w:trPr>
          <w:jc w:val="center"/>
        </w:trPr>
        <w:tc>
          <w:tcPr>
            <w:tcW w:w="4873" w:type="dxa"/>
          </w:tcPr>
          <w:p w14:paraId="1711BE11" w14:textId="77777777" w:rsidR="008A0DA5" w:rsidRDefault="00000000">
            <w:pPr>
              <w:spacing w:after="40"/>
            </w:pPr>
            <w:ins w:id="72" w:author="E.ON Netze" w:date="2026-07-07T21:53:00Z">
              <w:r>
                <w:rPr>
                  <w:rFonts w:cs="Calibri"/>
                  <w:sz w:val="18"/>
                </w:rPr>
                <w:t>Konsistenz (Consistency)</w:t>
              </w:r>
            </w:ins>
          </w:p>
        </w:tc>
        <w:tc>
          <w:tcPr>
            <w:tcW w:w="4873" w:type="dxa"/>
          </w:tcPr>
          <w:p w14:paraId="1EB54342" w14:textId="77777777" w:rsidR="008A0DA5" w:rsidRDefault="00000000">
            <w:pPr>
              <w:spacing w:after="40"/>
            </w:pPr>
            <w:ins w:id="73" w:author="E.ON Netze" w:date="2026-07-07T07:36:00Z">
              <w:r>
                <w:rPr>
                  <w:rFonts w:cs="Calibri"/>
                  <w:sz w:val="18"/>
                </w:rPr>
                <w:t>Gleiche Sachverhalte werden über alle API-Webdienste hinweg gleich benannt, gleich modelliert und gleich übertragen (vgl. Kapitel 3.1).</w:t>
              </w:r>
            </w:ins>
          </w:p>
        </w:tc>
      </w:tr>
      <w:tr w:rsidR="008A0DA5" w14:paraId="7D9D713A" w14:textId="77777777">
        <w:trPr>
          <w:jc w:val="center"/>
        </w:trPr>
        <w:tc>
          <w:tcPr>
            <w:tcW w:w="4873" w:type="dxa"/>
          </w:tcPr>
          <w:p w14:paraId="38604B7F" w14:textId="77777777" w:rsidR="008A0DA5" w:rsidRDefault="00000000">
            <w:pPr>
              <w:spacing w:after="40"/>
            </w:pPr>
            <w:ins w:id="74" w:author="E.ON Netze" w:date="2026-07-12T18:03:00Z">
              <w:r>
                <w:rPr>
                  <w:rFonts w:cs="Calibri"/>
                  <w:sz w:val="18"/>
                </w:rPr>
                <w:t>Erweiterbarkeit (Extensibility)</w:t>
              </w:r>
            </w:ins>
          </w:p>
        </w:tc>
        <w:tc>
          <w:tcPr>
            <w:tcW w:w="4873" w:type="dxa"/>
          </w:tcPr>
          <w:p w14:paraId="613D095F" w14:textId="77777777" w:rsidR="008A0DA5" w:rsidRDefault="00000000">
            <w:pPr>
              <w:spacing w:after="40"/>
            </w:pPr>
            <w:ins w:id="75" w:author="E.ON Netze" w:date="2026-07-08T00:16:00Z">
              <w:r>
                <w:rPr>
                  <w:rFonts w:cs="Calibri"/>
                  <w:sz w:val="18"/>
                </w:rPr>
                <w:t>Schnittstellen werden so gestaltet, dass zukünftige Anforderungen ohne Bruch bestehender Verträge integriert werden können (vgl. Kapitel 3.2 zur Abwärtskompatibilität).</w:t>
              </w:r>
            </w:ins>
          </w:p>
        </w:tc>
      </w:tr>
      <w:tr w:rsidR="008A0DA5" w14:paraId="7FDD8F4E" w14:textId="77777777">
        <w:trPr>
          <w:jc w:val="center"/>
        </w:trPr>
        <w:tc>
          <w:tcPr>
            <w:tcW w:w="4873" w:type="dxa"/>
          </w:tcPr>
          <w:p w14:paraId="1C0DB79B" w14:textId="77777777" w:rsidR="008A0DA5" w:rsidRDefault="00000000">
            <w:pPr>
              <w:spacing w:after="40"/>
            </w:pPr>
            <w:ins w:id="76" w:author="E.ON Netze" w:date="2026-07-10T13:47:00Z">
              <w:r>
                <w:rPr>
                  <w:rFonts w:cs="Calibri"/>
                  <w:sz w:val="18"/>
                </w:rPr>
                <w:t>Explizitheit (Explicitness)</w:t>
              </w:r>
            </w:ins>
          </w:p>
        </w:tc>
        <w:tc>
          <w:tcPr>
            <w:tcW w:w="4873" w:type="dxa"/>
          </w:tcPr>
          <w:p w14:paraId="554980C3" w14:textId="77777777" w:rsidR="008A0DA5" w:rsidRDefault="00000000">
            <w:pPr>
              <w:spacing w:after="40"/>
            </w:pPr>
            <w:ins w:id="77" w:author="E.ON Netze" w:date="2026-07-13T03:32:00Z">
              <w:r>
                <w:rPr>
                  <w:rFonts w:cs="Calibri"/>
                  <w:sz w:val="18"/>
                </w:rPr>
                <w:t>Verhalten, Format und Bedeutung werden explizit spezifiziert und nicht stillschweigend vorausgesetzt (vgl. Kapitel 3.9 zu required/nullable).</w:t>
              </w:r>
            </w:ins>
          </w:p>
        </w:tc>
      </w:tr>
      <w:tr w:rsidR="008A0DA5" w14:paraId="691BCFD1" w14:textId="77777777">
        <w:trPr>
          <w:jc w:val="center"/>
        </w:trPr>
        <w:tc>
          <w:tcPr>
            <w:tcW w:w="4873" w:type="dxa"/>
          </w:tcPr>
          <w:p w14:paraId="71CF94B3" w14:textId="77777777" w:rsidR="008A0DA5" w:rsidRDefault="00000000">
            <w:pPr>
              <w:spacing w:after="40"/>
            </w:pPr>
            <w:ins w:id="78" w:author="E.ON Netze" w:date="2026-07-10T07:56:00Z">
              <w:r>
                <w:rPr>
                  <w:rFonts w:cs="Calibri"/>
                  <w:sz w:val="18"/>
                </w:rPr>
                <w:lastRenderedPageBreak/>
                <w:t>Trennung von Verantwortung (Separation of Concerns)</w:t>
              </w:r>
            </w:ins>
          </w:p>
        </w:tc>
        <w:tc>
          <w:tcPr>
            <w:tcW w:w="4873" w:type="dxa"/>
          </w:tcPr>
          <w:p w14:paraId="4388907C" w14:textId="77777777" w:rsidR="008A0DA5" w:rsidRDefault="00000000">
            <w:pPr>
              <w:spacing w:after="40"/>
            </w:pPr>
            <w:ins w:id="79" w:author="E.ON Netze" w:date="2026-07-10T10:54:00Z">
              <w:r>
                <w:rPr>
                  <w:rFonts w:cs="Calibri"/>
                  <w:sz w:val="18"/>
                </w:rPr>
                <w:t>Unterschiedliche fachliche und technische Belange (z. B. Anfrage-Korrelation, Idempotenz, Kennzeichnung von Testaufrufen) werden durch getrennte, jeweils zweckgebundene Mechanismen abgebildet und nicht miteinander vermischt (vgl. Kapitel 3.5 f.).</w:t>
              </w:r>
            </w:ins>
          </w:p>
        </w:tc>
      </w:tr>
    </w:tbl>
    <w:p w14:paraId="6B007EE8" w14:textId="77777777" w:rsidR="008A0DA5" w:rsidRDefault="00000000">
      <w:commentRangeStart w:id="80"/>
      <w:ins w:id="81" w:author="E.ON Netze" w:date="2026-07-09T20:31:00Z">
        <w:r>
          <w:rPr>
            <w:rFonts w:cs="Calibri"/>
          </w:rPr>
          <w:t>MUST Verletzt eine bestehende oder neu vorgeschlagene Regelung dieser Guideline einen oder mehrere dieser Grundsätze, ist dies im Rahmen der Konsultation offenzulegen und – wie in dieser Fassung 1.0d exemplarisch für Idempotenz (Kapitel 3.6) und die Versions-Header (Kapitel 3.2) geschehen – zu korrigieren.</w:t>
        </w:r>
        <w:commentRangeEnd w:id="80"/>
        <w:r>
          <w:rPr>
            <w:rStyle w:val="Kommentarzeichen"/>
            <w:sz w:val="20"/>
            <w:szCs w:val="22"/>
          </w:rPr>
          <w:commentReference w:id="80"/>
        </w:r>
      </w:ins>
    </w:p>
    <w:p w14:paraId="0D117F66" w14:textId="77777777" w:rsidR="008A0DA5" w:rsidRDefault="00000000">
      <w:pPr>
        <w:pStyle w:val="berschrift3"/>
      </w:pPr>
      <w:ins w:id="82" w:author="E.ON Netze" w:date="2026-07-08T14:06:00Z">
        <w:r>
          <w:rPr>
            <w:rFonts w:ascii="Calibri" w:hAnsi="Calibri" w:cs="Calibri"/>
            <w:sz w:val="23"/>
          </w:rPr>
          <w:t>Standardisierungsprüfung bei Änderungen und Neuaufnahmen</w:t>
        </w:r>
      </w:ins>
    </w:p>
    <w:p w14:paraId="73511BEE" w14:textId="77777777" w:rsidR="008A0DA5" w:rsidRDefault="00000000">
      <w:ins w:id="83" w:author="E.ON Netze" w:date="2026-07-10T11:08:00Z">
        <w:r>
          <w:rPr>
            <w:rFonts w:cs="Calibri"/>
          </w:rPr>
          <w:t>MUST EDI@Energy verpflichtet sich, bei jeder Änderung oder Neuaufnahme von Feldern, API-Webdiensten, Funktionen, Headern und vergleichbaren Bestandteilen dieser Guideline stets zu prüfen, ob hierfür bereits ein Standard (RFC, gesetzliche Vorgabe, BSI-Vorgabe) oder eine marktübliche Best Practice existiert. Ist dies der Fall, ist dieser Standard bzw. diese Best Practice zu verwenden; eine eigene, abweichende Lösung ist nur zulässig, wenn kein geeigneter Standard existiert, und ist in diesem Fall zu begründen und zu dokumentieren.</w:t>
        </w:r>
      </w:ins>
    </w:p>
    <w:p w14:paraId="09A97C4A" w14:textId="77777777" w:rsidR="008A0DA5" w:rsidRDefault="00000000">
      <w:ins w:id="84" w:author="E.ON Netze" w:date="2026-07-14T11:58:00Z">
        <w:r>
          <w:rPr>
            <w:rFonts w:cs="Calibri"/>
          </w:rPr>
          <w:t xml:space="preserve">MUST Jede Änderung wird darüber hinaus daraufhin geprüft, </w:t>
        </w:r>
      </w:ins>
    </w:p>
    <w:p w14:paraId="4611DC0E" w14:textId="77777777" w:rsidR="008A0DA5" w:rsidRDefault="00000000">
      <w:pPr>
        <w:pStyle w:val="Aufzhlungszeichen"/>
      </w:pPr>
      <w:ins w:id="85" w:author="E.ON Netze" w:date="2026-07-12T10:09:00Z">
        <w:r>
          <w:rPr>
            <w:rFonts w:cs="Calibri"/>
          </w:rPr>
          <w:t>•  ob sie ein möglichst großes Maß an marktverfügbaren Standardwerkzeugen nutzbar macht,</w:t>
        </w:r>
      </w:ins>
    </w:p>
    <w:p w14:paraId="3633CF44" w14:textId="77777777" w:rsidR="008A0DA5" w:rsidRDefault="00000000">
      <w:pPr>
        <w:pStyle w:val="Aufzhlungszeichen"/>
      </w:pPr>
      <w:ins w:id="86" w:author="E.ON Netze" w:date="2026-07-11T05:12:00Z">
        <w:r>
          <w:rPr>
            <w:rFonts w:cs="Calibri"/>
          </w:rPr>
          <w:t>•  ob sie einzelne Softwarehersteller oder Marktpartner nicht bevorzugt, sondern herstellerneutral umsetzbar bleibt,</w:t>
        </w:r>
      </w:ins>
    </w:p>
    <w:p w14:paraId="7CA336CC" w14:textId="77777777" w:rsidR="008A0DA5" w:rsidRDefault="00000000">
      <w:pPr>
        <w:pStyle w:val="Aufzhlungszeichen"/>
      </w:pPr>
      <w:ins w:id="87" w:author="E.ON Netze" w:date="2026-07-11T05:44:00Z">
        <w:r>
          <w:rPr>
            <w:rFonts w:cs="Calibri"/>
          </w:rPr>
          <w:t>•  ob sie die modernste verfügbare Form des jeweiligen Mechanismus verwendet, da diese Guideline absehbar für die kommenden Jahre Grundlage aller auf ihrer Basis spezifizierten API-Webdienste sein wird,</w:t>
        </w:r>
      </w:ins>
    </w:p>
    <w:p w14:paraId="1C7A1ACF" w14:textId="77777777" w:rsidR="008A0DA5" w:rsidRDefault="00000000">
      <w:pPr>
        <w:pStyle w:val="Aufzhlungszeichen"/>
      </w:pPr>
      <w:ins w:id="88" w:author="E.ON Netze" w:date="2026-07-10T23:02:00Z">
        <w:r>
          <w:rPr>
            <w:rFonts w:cs="Calibri"/>
          </w:rPr>
          <w:t>•  und ob die gewählte Umsetzung so gestaltet ist, dass absehbare künftige gesetzliche Vorgaben ohne disruptive Eingriffe in bestehende Implementierungen umgesetzt werden können.</w:t>
        </w:r>
      </w:ins>
    </w:p>
    <w:p w14:paraId="136343DB" w14:textId="77777777" w:rsidR="008A0DA5" w:rsidRDefault="00000000">
      <w:commentRangeStart w:id="89"/>
      <w:ins w:id="90" w:author="E.ON Netze" w:date="2026-07-10T22:35:00Z">
        <w:r>
          <w:rPr>
            <w:rFonts w:cs="Calibri"/>
          </w:rPr>
          <w:t>MUST Widersprechen sich mehrere grundsätzlich anwendbare Vorgaben oder Standards zueinander – was insbesondere bei einander ablösenden oder thematisch überschneidenden RFCs häufig vorkommt (vgl. in dieser Guideline z. B. RFC 9112 als Ablösung von RFC 7230 oder RFC 9113 als Ablösung von RFC 7540) – ist stets die modernste bzw. die mit den höchsten Sicherheitsmerkmalen ausgestattete Fassung zu verwenden.</w:t>
        </w:r>
        <w:commentRangeEnd w:id="89"/>
        <w:r>
          <w:rPr>
            <w:rStyle w:val="Kommentarzeichen"/>
            <w:sz w:val="20"/>
            <w:szCs w:val="22"/>
          </w:rPr>
          <w:commentReference w:id="89"/>
        </w:r>
      </w:ins>
    </w:p>
    <w:p w14:paraId="622ED510" w14:textId="77777777" w:rsidR="008A0DA5" w:rsidRDefault="00000000">
      <w:r>
        <w:br w:type="page"/>
      </w:r>
    </w:p>
    <w:p w14:paraId="39B0C2F8" w14:textId="77777777" w:rsidR="008A0DA5" w:rsidRDefault="00000000">
      <w:pPr>
        <w:pStyle w:val="berschrift1"/>
      </w:pPr>
      <w:r>
        <w:rPr>
          <w:rFonts w:ascii="Calibri" w:hAnsi="Calibri" w:cs="Calibri"/>
          <w:sz w:val="30"/>
        </w:rPr>
        <w:lastRenderedPageBreak/>
        <w:t>Terminologie</w:t>
      </w:r>
    </w:p>
    <w:p w14:paraId="4D347D1C" w14:textId="77777777" w:rsidR="008A0DA5" w:rsidRDefault="00000000">
      <w:pPr>
        <w:pStyle w:val="berschrift2"/>
      </w:pPr>
      <w:r>
        <w:rPr>
          <w:rFonts w:ascii="Calibri" w:hAnsi="Calibri" w:cs="Calibri"/>
        </w:rPr>
        <w:t>Schlüsselwörter in der API-Guideline</w:t>
      </w:r>
    </w:p>
    <w:p w14:paraId="71B06CEA" w14:textId="77777777" w:rsidR="008A0DA5" w:rsidRDefault="00000000">
      <w:r>
        <w:rPr>
          <w:rFonts w:cs="Calibri"/>
        </w:rPr>
        <w:t>Die Schlüsselwörter „MÜSSEN“ (Englisch „MUST“), „DÜRFEN NICHT“ (Englisch „MUST NOT“), „ERFORDERLICH“ (Englisch „REQUIRED“), „SOLL“ (Englisch „SHALL“), „SOLL NICHT“ (Englisch „SHALL NOT“), „SOLLTE“ (Englisch „SHOULD“), „SOLLTE NICHT“ (Englisch „SHOULD NOT“), „EMPFOHLEN“ (Englisch „RECOMMENDED“), „DÜRFEN“ (Englisch „MAY“), and „FREIWILLIG“ (Englisch „OPTIONAL“) in diesem Dokument sind zu interpretieren gemäß [RFC2119]. Dabei spielt die Groß- und Kleinschreibung keine Rolle.</w:t>
      </w:r>
    </w:p>
    <w:p w14:paraId="184F53BB" w14:textId="77777777" w:rsidR="008A0DA5" w:rsidRDefault="00000000">
      <w:pPr>
        <w:pStyle w:val="berschrift2"/>
      </w:pPr>
      <w:r>
        <w:rPr>
          <w:rFonts w:ascii="Calibri" w:hAnsi="Calibri" w:cs="Calibri"/>
        </w:rPr>
        <w:t>Glossar</w:t>
      </w:r>
    </w:p>
    <w:tbl>
      <w:tblPr>
        <w:tblStyle w:val="Tabellenraster"/>
        <w:tblW w:w="0" w:type="auto"/>
        <w:jc w:val="center"/>
        <w:tblLook w:val="04A0" w:firstRow="1" w:lastRow="0" w:firstColumn="1" w:lastColumn="0" w:noHBand="0" w:noVBand="1"/>
      </w:tblPr>
      <w:tblGrid>
        <w:gridCol w:w="4868"/>
        <w:gridCol w:w="4868"/>
      </w:tblGrid>
      <w:tr w:rsidR="008A0DA5" w14:paraId="6B0A0313" w14:textId="77777777">
        <w:trPr>
          <w:jc w:val="center"/>
        </w:trPr>
        <w:tc>
          <w:tcPr>
            <w:tcW w:w="4873" w:type="dxa"/>
            <w:shd w:val="clear" w:color="auto" w:fill="D9D9D9"/>
          </w:tcPr>
          <w:p w14:paraId="364BF730" w14:textId="77777777" w:rsidR="008A0DA5" w:rsidRDefault="00000000">
            <w:pPr>
              <w:spacing w:after="40"/>
            </w:pPr>
            <w:r>
              <w:rPr>
                <w:rFonts w:cs="Calibri"/>
                <w:b/>
                <w:sz w:val="19"/>
              </w:rPr>
              <w:t>Begriff</w:t>
            </w:r>
          </w:p>
        </w:tc>
        <w:tc>
          <w:tcPr>
            <w:tcW w:w="4873" w:type="dxa"/>
            <w:shd w:val="clear" w:color="auto" w:fill="D9D9D9"/>
          </w:tcPr>
          <w:p w14:paraId="1B56C681" w14:textId="77777777" w:rsidR="008A0DA5" w:rsidRDefault="00000000">
            <w:pPr>
              <w:spacing w:after="40"/>
            </w:pPr>
            <w:r>
              <w:rPr>
                <w:rFonts w:cs="Calibri"/>
                <w:b/>
                <w:sz w:val="19"/>
              </w:rPr>
              <w:t>Beschreibung</w:t>
            </w:r>
          </w:p>
        </w:tc>
      </w:tr>
      <w:tr w:rsidR="008A0DA5" w14:paraId="043545D9" w14:textId="77777777">
        <w:trPr>
          <w:jc w:val="center"/>
        </w:trPr>
        <w:tc>
          <w:tcPr>
            <w:tcW w:w="4873" w:type="dxa"/>
          </w:tcPr>
          <w:p w14:paraId="7A24E34A" w14:textId="77777777" w:rsidR="008A0DA5" w:rsidRDefault="00000000">
            <w:pPr>
              <w:spacing w:after="40"/>
            </w:pPr>
            <w:r>
              <w:rPr>
                <w:rFonts w:cs="Calibri"/>
                <w:sz w:val="18"/>
              </w:rPr>
              <w:t>API-Anbieter</w:t>
            </w:r>
          </w:p>
        </w:tc>
        <w:tc>
          <w:tcPr>
            <w:tcW w:w="4873" w:type="dxa"/>
          </w:tcPr>
          <w:p w14:paraId="74308398" w14:textId="77777777" w:rsidR="008A0DA5" w:rsidRDefault="00000000">
            <w:pPr>
              <w:spacing w:after="40"/>
            </w:pPr>
            <w:r>
              <w:rPr>
                <w:rFonts w:cs="Calibri"/>
                <w:sz w:val="18"/>
              </w:rPr>
              <w:t>Bietet einen Webservice an, über den die beschriebene API genutzt werden kann.</w:t>
            </w:r>
          </w:p>
        </w:tc>
      </w:tr>
      <w:tr w:rsidR="008A0DA5" w14:paraId="34801B18" w14:textId="77777777">
        <w:trPr>
          <w:jc w:val="center"/>
        </w:trPr>
        <w:tc>
          <w:tcPr>
            <w:tcW w:w="4873" w:type="dxa"/>
          </w:tcPr>
          <w:p w14:paraId="0AC55167" w14:textId="77777777" w:rsidR="008A0DA5" w:rsidRDefault="00000000">
            <w:pPr>
              <w:spacing w:after="40"/>
            </w:pPr>
            <w:r>
              <w:rPr>
                <w:rFonts w:cs="Calibri"/>
                <w:sz w:val="18"/>
              </w:rPr>
              <w:t>API-Nutzer</w:t>
            </w:r>
          </w:p>
        </w:tc>
        <w:tc>
          <w:tcPr>
            <w:tcW w:w="4873" w:type="dxa"/>
          </w:tcPr>
          <w:p w14:paraId="4ED09F67" w14:textId="77777777" w:rsidR="008A0DA5" w:rsidRDefault="00000000">
            <w:pPr>
              <w:spacing w:after="40"/>
            </w:pPr>
            <w:r>
              <w:rPr>
                <w:rFonts w:cs="Calibri"/>
                <w:sz w:val="18"/>
              </w:rPr>
              <w:t>Nutzt als Client mittels eines angebotenen Webservice die beschrieben API.</w:t>
            </w:r>
          </w:p>
        </w:tc>
      </w:tr>
      <w:tr w:rsidR="008A0DA5" w14:paraId="25AD110A" w14:textId="77777777">
        <w:trPr>
          <w:jc w:val="center"/>
        </w:trPr>
        <w:tc>
          <w:tcPr>
            <w:tcW w:w="4873" w:type="dxa"/>
          </w:tcPr>
          <w:p w14:paraId="319C380B" w14:textId="77777777" w:rsidR="008A0DA5" w:rsidRDefault="00000000">
            <w:pPr>
              <w:spacing w:after="40"/>
            </w:pPr>
            <w:r>
              <w:rPr>
                <w:rFonts w:cs="Calibri"/>
                <w:sz w:val="18"/>
              </w:rPr>
              <w:t>Kommunikationsendpunkt</w:t>
            </w:r>
          </w:p>
        </w:tc>
        <w:tc>
          <w:tcPr>
            <w:tcW w:w="4873" w:type="dxa"/>
          </w:tcPr>
          <w:p w14:paraId="511ECD0B" w14:textId="77777777" w:rsidR="008A0DA5" w:rsidRDefault="00000000">
            <w:pPr>
              <w:spacing w:after="40"/>
            </w:pPr>
            <w:r>
              <w:rPr>
                <w:rFonts w:cs="Calibri"/>
                <w:sz w:val="18"/>
              </w:rPr>
              <w:t>URL und Port (URI) des API-Webservice</w:t>
            </w:r>
          </w:p>
        </w:tc>
      </w:tr>
      <w:tr w:rsidR="008A0DA5" w14:paraId="7EA07945" w14:textId="77777777">
        <w:trPr>
          <w:jc w:val="center"/>
        </w:trPr>
        <w:tc>
          <w:tcPr>
            <w:tcW w:w="4873" w:type="dxa"/>
          </w:tcPr>
          <w:p w14:paraId="7B7371A3" w14:textId="77777777" w:rsidR="008A0DA5" w:rsidRDefault="00000000">
            <w:pPr>
              <w:spacing w:after="40"/>
            </w:pPr>
            <w:ins w:id="91" w:author="E.ON Netze" w:date="2026-07-08T15:08:00Z">
              <w:r>
                <w:rPr>
                  <w:rFonts w:cs="Calibri"/>
                  <w:b/>
                  <w:sz w:val="18"/>
                </w:rPr>
                <w:t>Tracing (traceparent)</w:t>
              </w:r>
            </w:ins>
          </w:p>
        </w:tc>
        <w:tc>
          <w:tcPr>
            <w:tcW w:w="4873" w:type="dxa"/>
          </w:tcPr>
          <w:p w14:paraId="16DB8596" w14:textId="77777777" w:rsidR="008A0DA5" w:rsidRDefault="00000000">
            <w:pPr>
              <w:spacing w:after="40"/>
            </w:pPr>
            <w:ins w:id="92" w:author="E.ON Netze" w:date="2026-07-07T14:21:00Z">
              <w:r>
                <w:rPr>
                  <w:rFonts w:cs="Calibri"/>
                  <w:sz w:val="18"/>
                </w:rPr>
                <w:t>Standardisierte technische Zuordnung mehrerer, ggf. über mehrere API-Webdienste verteilter Aufrufe zu einem fachlichen Vorgang bzw. zu Wiederholungen (Retries) desselben Aufrufs gemäß W3C Trace Context, siehe Kapitel 3.5.1. Kein Idempotenz-Muster.</w:t>
              </w:r>
            </w:ins>
          </w:p>
        </w:tc>
      </w:tr>
      <w:tr w:rsidR="008A0DA5" w14:paraId="7E4766D9" w14:textId="77777777">
        <w:trPr>
          <w:jc w:val="center"/>
        </w:trPr>
        <w:tc>
          <w:tcPr>
            <w:tcW w:w="4873" w:type="dxa"/>
          </w:tcPr>
          <w:p w14:paraId="6D594B98" w14:textId="77777777" w:rsidR="008A0DA5" w:rsidRDefault="00000000">
            <w:pPr>
              <w:spacing w:after="40"/>
            </w:pPr>
            <w:ins w:id="93" w:author="E.ON Netze" w:date="2026-07-14T15:25:00Z">
              <w:r>
                <w:rPr>
                  <w:rFonts w:cs="Calibri"/>
                  <w:b/>
                  <w:sz w:val="18"/>
                </w:rPr>
                <w:t>Correlation-ID (correlationId)</w:t>
              </w:r>
            </w:ins>
          </w:p>
        </w:tc>
        <w:tc>
          <w:tcPr>
            <w:tcW w:w="4873" w:type="dxa"/>
          </w:tcPr>
          <w:p w14:paraId="15B5E60E" w14:textId="77777777" w:rsidR="008A0DA5" w:rsidRDefault="00000000">
            <w:pPr>
              <w:spacing w:after="40"/>
            </w:pPr>
            <w:ins w:id="94" w:author="E.ON Netze" w:date="2026-07-07T15:46:00Z">
              <w:r>
                <w:rPr>
                  <w:rFonts w:cs="Calibri"/>
                  <w:sz w:val="18"/>
                </w:rPr>
                <w:t>Einfache, für Menschen und einfache Log-Werkzeuge lesbare Kennung zur Zuordnung einer Antwort zur ursprünglichen Anfrage, siehe Kapitel 3.5.1. Ergänzt, ersetzt aber nicht das technische Tracing.</w:t>
              </w:r>
            </w:ins>
          </w:p>
        </w:tc>
      </w:tr>
      <w:tr w:rsidR="008A0DA5" w14:paraId="0DEBA169" w14:textId="77777777">
        <w:trPr>
          <w:jc w:val="center"/>
        </w:trPr>
        <w:tc>
          <w:tcPr>
            <w:tcW w:w="4873" w:type="dxa"/>
          </w:tcPr>
          <w:p w14:paraId="144182C7" w14:textId="77777777" w:rsidR="008A0DA5" w:rsidRDefault="00000000">
            <w:pPr>
              <w:spacing w:after="40"/>
            </w:pPr>
            <w:ins w:id="95" w:author="E.ON Netze" w:date="2026-07-13T00:54:00Z">
              <w:r>
                <w:rPr>
                  <w:rFonts w:cs="Calibri"/>
                  <w:b/>
                  <w:sz w:val="18"/>
                </w:rPr>
                <w:t>Tracking/Metrics</w:t>
              </w:r>
            </w:ins>
          </w:p>
        </w:tc>
        <w:tc>
          <w:tcPr>
            <w:tcW w:w="4873" w:type="dxa"/>
          </w:tcPr>
          <w:p w14:paraId="3042CE28" w14:textId="77777777" w:rsidR="008A0DA5" w:rsidRDefault="00000000">
            <w:pPr>
              <w:spacing w:after="40"/>
            </w:pPr>
            <w:ins w:id="96" w:author="E.ON Netze" w:date="2026-07-12T15:18:00Z">
              <w:r>
                <w:rPr>
                  <w:rFonts w:cs="Calibri"/>
                  <w:sz w:val="18"/>
                </w:rPr>
                <w:t>Aggregierte Messung von Aufrufhäufigkeit und Gesamtdauer eines Geschäftsvorfalls zur Überwachung vorgegebener Bearbeitungsfristen, siehe Kapitel 3.5.4.</w:t>
              </w:r>
            </w:ins>
          </w:p>
        </w:tc>
      </w:tr>
      <w:tr w:rsidR="008A0DA5" w14:paraId="2DBCA861" w14:textId="77777777">
        <w:trPr>
          <w:jc w:val="center"/>
        </w:trPr>
        <w:tc>
          <w:tcPr>
            <w:tcW w:w="4873" w:type="dxa"/>
          </w:tcPr>
          <w:p w14:paraId="239BFA8F" w14:textId="77777777" w:rsidR="008A0DA5" w:rsidRDefault="00000000">
            <w:pPr>
              <w:spacing w:after="40"/>
            </w:pPr>
            <w:ins w:id="97" w:author="E.ON Netze" w:date="2026-07-10T15:55:00Z">
              <w:r>
                <w:rPr>
                  <w:rFonts w:cs="Calibri"/>
                  <w:b/>
                  <w:sz w:val="18"/>
                </w:rPr>
                <w:t>Idempotenz</w:t>
              </w:r>
            </w:ins>
          </w:p>
        </w:tc>
        <w:tc>
          <w:tcPr>
            <w:tcW w:w="4873" w:type="dxa"/>
          </w:tcPr>
          <w:p w14:paraId="31E80961" w14:textId="77777777" w:rsidR="008A0DA5" w:rsidRDefault="00000000">
            <w:pPr>
              <w:spacing w:after="40"/>
            </w:pPr>
            <w:ins w:id="98" w:author="E.ON Netze" w:date="2026-07-10T05:22:00Z">
              <w:r>
                <w:rPr>
                  <w:rFonts w:cs="Calibri"/>
                  <w:sz w:val="18"/>
                </w:rPr>
                <w:t>Eigenschaft eines API-Aufrufs, wonach die mehrfache Ausführung derselben Anfrage denselben Server-Zustand erzeugt wie eine einmalige Ausführung, siehe [RFC9110] Abschnitt 9.2.2 und Kapitel 3.6.</w:t>
              </w:r>
            </w:ins>
          </w:p>
        </w:tc>
      </w:tr>
      <w:tr w:rsidR="008A0DA5" w14:paraId="23D964CE" w14:textId="77777777">
        <w:trPr>
          <w:jc w:val="center"/>
        </w:trPr>
        <w:tc>
          <w:tcPr>
            <w:tcW w:w="4873" w:type="dxa"/>
          </w:tcPr>
          <w:p w14:paraId="3994586C" w14:textId="77777777" w:rsidR="008A0DA5" w:rsidRDefault="00000000">
            <w:pPr>
              <w:spacing w:after="40"/>
            </w:pPr>
            <w:ins w:id="99" w:author="E.ON Netze" w:date="2026-07-08T10:05:00Z">
              <w:r>
                <w:rPr>
                  <w:rFonts w:cs="Calibri"/>
                  <w:b/>
                  <w:sz w:val="18"/>
                </w:rPr>
                <w:t>EBD</w:t>
              </w:r>
            </w:ins>
          </w:p>
        </w:tc>
        <w:tc>
          <w:tcPr>
            <w:tcW w:w="4873" w:type="dxa"/>
          </w:tcPr>
          <w:p w14:paraId="0B10F025" w14:textId="77777777" w:rsidR="008A0DA5" w:rsidRDefault="00000000">
            <w:pPr>
              <w:spacing w:after="40"/>
            </w:pPr>
            <w:ins w:id="100" w:author="E.ON Netze" w:date="2026-07-11T05:07:00Z">
              <w:r>
                <w:rPr>
                  <w:rFonts w:cs="Calibri"/>
                  <w:sz w:val="18"/>
                </w:rPr>
                <w:t>Entscheidungsbaum-Diagramm gemäß dem EDI@Energy-Dokument „EBD und Codelisten für die Antwortnachrichten“. Beschreibt den fachlichen Ablauf/Prüfpfad, der einem API-Aufruf zugrunde liegt, siehe Kapitel 3.10.</w:t>
              </w:r>
            </w:ins>
          </w:p>
        </w:tc>
      </w:tr>
      <w:tr w:rsidR="008A0DA5" w14:paraId="1A86B2D2" w14:textId="77777777">
        <w:trPr>
          <w:jc w:val="center"/>
        </w:trPr>
        <w:tc>
          <w:tcPr>
            <w:tcW w:w="4873" w:type="dxa"/>
          </w:tcPr>
          <w:p w14:paraId="65FCF080" w14:textId="77777777" w:rsidR="008A0DA5" w:rsidRDefault="00000000">
            <w:pPr>
              <w:spacing w:after="40"/>
            </w:pPr>
            <w:ins w:id="101" w:author="E.ON Netze" w:date="2026-07-10T19:21:00Z">
              <w:r>
                <w:rPr>
                  <w:rFonts w:cs="Calibri"/>
                  <w:b/>
                  <w:sz w:val="18"/>
                </w:rPr>
                <w:t>Sandbox-Umgebung</w:t>
              </w:r>
            </w:ins>
          </w:p>
        </w:tc>
        <w:tc>
          <w:tcPr>
            <w:tcW w:w="4873" w:type="dxa"/>
          </w:tcPr>
          <w:p w14:paraId="33A34B26" w14:textId="77777777" w:rsidR="008A0DA5" w:rsidRDefault="00000000">
            <w:pPr>
              <w:spacing w:after="40"/>
            </w:pPr>
            <w:ins w:id="102" w:author="E.ON Netze" w:date="2026-07-14T08:57:00Z">
              <w:r>
                <w:rPr>
                  <w:rFonts w:cs="Calibri"/>
                  <w:sz w:val="18"/>
                </w:rPr>
                <w:t>Von der produktiven Umgebung vollständig getrennte Umgebung zum gefahrlosen Testen von API-Aufrufen, adressiert über eine eigene Sandbox-Subdomain (z. B. sandbox.api.example.com), siehe Kapitel 3.5.2.</w:t>
              </w:r>
            </w:ins>
          </w:p>
        </w:tc>
      </w:tr>
    </w:tbl>
    <w:p w14:paraId="3C86D6BD" w14:textId="77777777" w:rsidR="008A0DA5" w:rsidRDefault="00000000">
      <w:r>
        <w:br w:type="page"/>
      </w:r>
    </w:p>
    <w:p w14:paraId="1BE8F032" w14:textId="77777777" w:rsidR="008A0DA5" w:rsidRDefault="00000000">
      <w:pPr>
        <w:pStyle w:val="berschrift1"/>
      </w:pPr>
      <w:r>
        <w:rPr>
          <w:rFonts w:ascii="Calibri" w:hAnsi="Calibri" w:cs="Calibri"/>
          <w:sz w:val="30"/>
        </w:rPr>
        <w:lastRenderedPageBreak/>
        <w:t>Fachliche Vorgaben der API-Guideline</w:t>
      </w:r>
    </w:p>
    <w:p w14:paraId="52537858" w14:textId="77777777" w:rsidR="008A0DA5" w:rsidRDefault="00000000">
      <w:pPr>
        <w:pStyle w:val="berschrift2"/>
      </w:pPr>
      <w:r>
        <w:rPr>
          <w:rFonts w:ascii="Calibri" w:hAnsi="Calibri" w:cs="Calibri"/>
        </w:rPr>
        <w:t>Konsistenz</w:t>
      </w:r>
    </w:p>
    <w:p w14:paraId="673C9B10" w14:textId="77777777" w:rsidR="008A0DA5" w:rsidRDefault="00000000">
      <w:r>
        <w:rPr>
          <w:rFonts w:cs="Calibri"/>
        </w:rPr>
        <w:t>Im Folgenden wird beschrieben, wie eine grundlegende Konsistenz der Web-APIs durch Vereinheitlichung von URLs und unterstützter Methoden erreicht wird.</w:t>
      </w:r>
    </w:p>
    <w:p w14:paraId="1B159F83" w14:textId="77777777" w:rsidR="008A0DA5" w:rsidRDefault="00000000">
      <w:pPr>
        <w:pStyle w:val="berschrift3"/>
      </w:pPr>
      <w:r>
        <w:rPr>
          <w:rFonts w:ascii="Calibri" w:hAnsi="Calibri" w:cs="Calibri"/>
          <w:sz w:val="23"/>
        </w:rPr>
        <w:t>URL</w:t>
      </w:r>
    </w:p>
    <w:p w14:paraId="2795313E" w14:textId="77777777" w:rsidR="008A0DA5" w:rsidRDefault="00000000">
      <w:r>
        <w:rPr>
          <w:rFonts w:cs="Calibri"/>
        </w:rPr>
        <w:t>URLs bilden die Grundlage von API-Webdiensten. Diese definieren den Kommunikationsendpunkt des API-Webdienstes.</w:t>
      </w:r>
    </w:p>
    <w:p w14:paraId="218EEA65" w14:textId="77777777" w:rsidR="008A0DA5" w:rsidRDefault="00000000">
      <w:r>
        <w:rPr>
          <w:rFonts w:cs="Calibri"/>
        </w:rPr>
        <w:t>MUST Eine URL darf keine Umlaute enthalten.</w:t>
      </w:r>
    </w:p>
    <w:p w14:paraId="02C2FA7D" w14:textId="77777777" w:rsidR="008A0DA5" w:rsidRDefault="00000000">
      <w:pPr>
        <w:pStyle w:val="berschrift3"/>
      </w:pPr>
      <w:r>
        <w:rPr>
          <w:rFonts w:ascii="Calibri" w:hAnsi="Calibri" w:cs="Calibri"/>
          <w:sz w:val="23"/>
        </w:rPr>
        <w:t>Struktur</w:t>
      </w:r>
    </w:p>
    <w:p w14:paraId="0D104011" w14:textId="77777777" w:rsidR="008A0DA5" w:rsidRDefault="00000000">
      <w:r>
        <w:rPr>
          <w:rFonts w:cs="Calibri"/>
        </w:rPr>
        <w:t>SHOULD Die URLs sollen so strukturiert sein, dass Nutzer die URLs einfach lesen und konstruieren können.</w:t>
      </w:r>
    </w:p>
    <w:p w14:paraId="43767790" w14:textId="77777777" w:rsidR="008A0DA5" w:rsidRDefault="00000000">
      <w:r>
        <w:rPr>
          <w:rFonts w:cs="Calibri"/>
        </w:rPr>
        <w:t>Beispiel einer gut strukturierten URL ist:</w:t>
      </w:r>
    </w:p>
    <w:p w14:paraId="32D5A04D" w14:textId="77777777" w:rsidR="008A0DA5" w:rsidRDefault="00000000">
      <w:pPr>
        <w:shd w:val="clear" w:color="auto" w:fill="F2F2F2"/>
        <w:spacing w:after="0"/>
      </w:pPr>
      <w:del w:id="103" w:author="E.ON Netze" w:date="2026-07-08T20:03:00Z">
        <w:r>
          <w:rPr>
            <w:rFonts w:ascii="Consolas" w:hAnsi="Consolas" w:cs="Consolas"/>
            <w:sz w:val="17"/>
          </w:rPr>
          <w:delText>https://xyz.ztr.de/edienergy/marktlokationen/identifikation/v1</w:delText>
        </w:r>
      </w:del>
    </w:p>
    <w:p w14:paraId="48738217" w14:textId="77777777" w:rsidR="008A0DA5" w:rsidRDefault="00000000">
      <w:pPr>
        <w:shd w:val="clear" w:color="auto" w:fill="F2F2F2"/>
        <w:spacing w:after="0"/>
      </w:pPr>
      <w:commentRangeStart w:id="104"/>
      <w:ins w:id="105" w:author="E.ON Netze" w:date="2026-07-08T00:01:00Z">
        <w:r>
          <w:rPr>
            <w:rFonts w:ascii="Consolas" w:hAnsi="Consolas" w:cs="Consolas"/>
            <w:sz w:val="17"/>
          </w:rPr>
          <w:t>https://xyz.ztr.de/edienergy/marketLocations/identification</w:t>
        </w:r>
        <w:commentRangeEnd w:id="104"/>
        <w:r>
          <w:rPr>
            <w:rStyle w:val="Kommentarzeichen"/>
            <w:sz w:val="20"/>
            <w:szCs w:val="22"/>
          </w:rPr>
          <w:commentReference w:id="104"/>
        </w:r>
      </w:ins>
    </w:p>
    <w:p w14:paraId="12527736" w14:textId="77777777" w:rsidR="008A0DA5" w:rsidRDefault="00000000">
      <w:r>
        <w:rPr>
          <w:rFonts w:cs="Calibri"/>
        </w:rPr>
        <w:t>Beispiel einer lesbaren und nicht strukturierten URL ist:</w:t>
      </w:r>
    </w:p>
    <w:p w14:paraId="00B417B5" w14:textId="77777777" w:rsidR="008A0DA5" w:rsidRDefault="00000000">
      <w:pPr>
        <w:shd w:val="clear" w:color="auto" w:fill="F2F2F2"/>
        <w:spacing w:after="0"/>
      </w:pPr>
      <w:r>
        <w:rPr>
          <w:rFonts w:ascii="Consolas" w:hAnsi="Consolas" w:cs="Consolas"/>
          <w:sz w:val="17"/>
        </w:rPr>
        <w:t>https://xyz.ztr.de/33/55/zdfgd/rkfnhdrfeufuiefevcuberfiu5frf54</w:t>
      </w:r>
    </w:p>
    <w:p w14:paraId="17FE1A00" w14:textId="77777777" w:rsidR="008A0DA5" w:rsidRDefault="00000000">
      <w:pPr>
        <w:pStyle w:val="berschrift3"/>
      </w:pPr>
      <w:r>
        <w:rPr>
          <w:rFonts w:ascii="Calibri" w:hAnsi="Calibri" w:cs="Calibri"/>
          <w:sz w:val="23"/>
        </w:rPr>
        <w:t>Regeln zum Aufbau</w:t>
      </w:r>
    </w:p>
    <w:p w14:paraId="0A384207" w14:textId="77777777" w:rsidR="008A0DA5" w:rsidRDefault="00000000">
      <w:commentRangeStart w:id="106"/>
      <w:r>
        <w:rPr>
          <w:rFonts w:cs="Calibri"/>
        </w:rPr>
        <w:t>MUST Folgende Regeln sind beim Aufbau einer URL einzuhalten:</w:t>
      </w:r>
      <w:commentRangeEnd w:id="106"/>
      <w:r>
        <w:rPr>
          <w:rStyle w:val="Kommentarzeichen"/>
          <w:sz w:val="20"/>
          <w:szCs w:val="22"/>
        </w:rPr>
        <w:commentReference w:id="106"/>
      </w:r>
    </w:p>
    <w:p w14:paraId="2B49C539" w14:textId="77777777" w:rsidR="008A0DA5" w:rsidRDefault="00000000">
      <w:pPr>
        <w:pStyle w:val="Aufzhlungszeichen"/>
      </w:pPr>
      <w:r>
        <w:rPr>
          <w:rFonts w:cs="Calibri"/>
        </w:rPr>
        <w:t>•  URLs werden ohne abschließenden Schrägstrich gebildet.</w:t>
      </w:r>
    </w:p>
    <w:p w14:paraId="481FE027" w14:textId="77777777" w:rsidR="008A0DA5" w:rsidRDefault="00000000">
      <w:pPr>
        <w:pStyle w:val="Aufzhlungszeichen"/>
      </w:pPr>
      <w:r>
        <w:rPr>
          <w:rFonts w:cs="Calibri"/>
        </w:rPr>
        <w:t>Die Pfad-Komponente einer URL besteht ausschließlich aus Buchstaben, Zahlen, Unter- und Bindestriche sowie dem Schrägstrich als Segment-Trenner.</w:t>
      </w:r>
    </w:p>
    <w:p w14:paraId="09E72275" w14:textId="77777777" w:rsidR="008A0DA5" w:rsidRDefault="00000000">
      <w:pPr>
        <w:pStyle w:val="Aufzhlungszeichen"/>
      </w:pPr>
      <w:commentRangeStart w:id="107"/>
      <w:del w:id="108" w:author="E.ON Netze" w:date="2026-07-14T12:00:00Z">
        <w:r>
          <w:rPr>
            <w:rFonts w:cs="Calibri"/>
          </w:rPr>
          <w:delText>Ausnahme: Für die Versionsangabe darf der Punkt zwischen zwei Zahlen verwendet werden.</w:delText>
        </w:r>
        <w:commentRangeEnd w:id="107"/>
        <w:r>
          <w:rPr>
            <w:rStyle w:val="Kommentarzeichen"/>
            <w:sz w:val="20"/>
            <w:szCs w:val="22"/>
          </w:rPr>
          <w:commentReference w:id="107"/>
        </w:r>
      </w:del>
    </w:p>
    <w:p w14:paraId="03219C0E" w14:textId="77777777" w:rsidR="008A0DA5" w:rsidRDefault="00000000">
      <w:pPr>
        <w:pStyle w:val="Aufzhlungszeichen"/>
      </w:pPr>
      <w:r>
        <w:rPr>
          <w:rFonts w:cs="Calibri"/>
        </w:rPr>
        <w:t>•  Insbesondere werden keine weiteren Sonderzeichen verwendet.</w:t>
      </w:r>
    </w:p>
    <w:p w14:paraId="3B6C6561" w14:textId="77777777" w:rsidR="008A0DA5" w:rsidRDefault="00000000">
      <w:pPr>
        <w:pStyle w:val="Aufzhlungszeichen"/>
      </w:pPr>
      <w:r>
        <w:rPr>
          <w:rFonts w:cs="Calibri"/>
        </w:rPr>
        <w:t xml:space="preserve">Zur besseren Lesbarkeit müssen Objekte / Ressourcen in </w:t>
      </w:r>
      <w:del w:id="109" w:author="E.ON Netze" w:date="2026-07-11T20:17:00Z">
        <w:r>
          <w:rPr>
            <w:rFonts w:cs="Calibri"/>
          </w:rPr>
          <w:delText>CamelCase</w:delText>
        </w:r>
      </w:del>
      <w:ins w:id="110" w:author="E.ON Netze" w:date="2026-07-09T05:39:00Z">
        <w:r>
          <w:rPr>
            <w:rFonts w:cs="Calibri"/>
          </w:rPr>
          <w:t>lowerCamelCase</w:t>
        </w:r>
      </w:ins>
      <w:r>
        <w:rPr>
          <w:rFonts w:cs="Calibri"/>
        </w:rPr>
        <w:t xml:space="preserve"> Schreibweise benannt werden.</w:t>
      </w:r>
    </w:p>
    <w:p w14:paraId="487A1F18" w14:textId="77777777" w:rsidR="008A0DA5" w:rsidRDefault="00000000">
      <w:pPr>
        <w:pStyle w:val="Aufzhlungszeichen"/>
      </w:pPr>
      <w:r>
        <w:rPr>
          <w:rFonts w:cs="Calibri"/>
        </w:rPr>
        <w:t>•  Die Namen oder Bezeichner im URL-Pfad werden im Plural angeben.</w:t>
      </w:r>
    </w:p>
    <w:p w14:paraId="1007B8EF" w14:textId="77777777" w:rsidR="008A0DA5" w:rsidRDefault="00000000">
      <w:pPr>
        <w:pStyle w:val="berschrift3"/>
      </w:pPr>
      <w:r>
        <w:rPr>
          <w:rFonts w:ascii="Calibri" w:hAnsi="Calibri" w:cs="Calibri"/>
          <w:sz w:val="23"/>
        </w:rPr>
        <w:t>Länge</w:t>
      </w:r>
    </w:p>
    <w:p w14:paraId="134E5ACE" w14:textId="77777777" w:rsidR="008A0DA5" w:rsidRDefault="00000000">
      <w:commentRangeStart w:id="111"/>
      <w:r>
        <w:rPr>
          <w:rFonts w:cs="Calibri"/>
        </w:rPr>
        <w:t xml:space="preserve">Die Länge einer URL ist im </w:t>
      </w:r>
      <w:del w:id="112" w:author="E.ON Netze" w:date="2026-07-13T23:10:00Z">
        <w:r>
          <w:rPr>
            <w:rFonts w:cs="Calibri"/>
          </w:rPr>
          <w:delText>http 1.1</w:delText>
        </w:r>
      </w:del>
      <w:ins w:id="113" w:author="E.ON Netze" w:date="2026-07-10T11:22:00Z">
        <w:r>
          <w:rPr>
            <w:rFonts w:cs="Calibri"/>
          </w:rPr>
          <w:t>HTTP/2</w:t>
        </w:r>
      </w:ins>
      <w:r>
        <w:rPr>
          <w:rFonts w:cs="Calibri"/>
        </w:rPr>
        <w:t xml:space="preserve"> Nachrichtenformat nicht grundsätzlich beschränkt (siehe </w:t>
      </w:r>
      <w:del w:id="114" w:author="E.ON Netze" w:date="2026-07-14T09:41:00Z">
        <w:r>
          <w:rPr>
            <w:rFonts w:cs="Calibri"/>
          </w:rPr>
          <w:delText>RFC 7230, Section 3.1.1</w:delText>
        </w:r>
      </w:del>
      <w:ins w:id="115" w:author="E.ON Netze" w:date="2026-07-12T22:45:00Z">
        <w:r>
          <w:rPr>
            <w:rFonts w:cs="Calibri"/>
          </w:rPr>
          <w:t>[RFC9113] („HTTP/2“, IETF, Juni 2022) sowie ergänzend [RFC9112] Abschnitt 3 (HTTP/1.1 – Message Syntax and Routing, ausschließlich für den Übergangszeitraum bis zur vollständigen Umstellung auf HTTP/2 relevant; RFC 7230 wurde im Juni 2022 durch RFC 9110–9113 abgelöst)</w:t>
        </w:r>
      </w:ins>
      <w:r>
        <w:rPr>
          <w:rFonts w:cs="Calibri"/>
        </w:rPr>
        <w:t>):</w:t>
      </w:r>
      <w:commentRangeEnd w:id="111"/>
      <w:r>
        <w:rPr>
          <w:rStyle w:val="Kommentarzeichen"/>
          <w:sz w:val="20"/>
          <w:szCs w:val="22"/>
        </w:rPr>
        <w:commentReference w:id="111"/>
      </w:r>
    </w:p>
    <w:p w14:paraId="3FFE4A3B" w14:textId="77777777" w:rsidR="008A0DA5" w:rsidRDefault="00000000">
      <w:pPr>
        <w:pStyle w:val="berschrift2"/>
      </w:pPr>
      <w:commentRangeStart w:id="116"/>
      <w:r>
        <w:rPr>
          <w:rFonts w:ascii="Calibri" w:hAnsi="Calibri" w:cs="Calibri"/>
        </w:rPr>
        <w:t>Versionierung eines API-Webdienstes</w:t>
      </w:r>
      <w:commentRangeEnd w:id="116"/>
      <w:r>
        <w:rPr>
          <w:rStyle w:val="Kommentarzeichen"/>
          <w:sz w:val="26"/>
          <w:szCs w:val="26"/>
        </w:rPr>
        <w:commentReference w:id="116"/>
      </w:r>
    </w:p>
    <w:p w14:paraId="19729885" w14:textId="77777777" w:rsidR="008A0DA5" w:rsidRDefault="00000000">
      <w:r>
        <w:rPr>
          <w:rFonts w:cs="Calibri"/>
        </w:rPr>
        <w:t>MUST Die Versionierung der Web-API-Schnittstellen folgt der Semantik von Semantic Versioning 2.0:</w:t>
      </w:r>
    </w:p>
    <w:p w14:paraId="5C51ED0C" w14:textId="77777777" w:rsidR="008A0DA5" w:rsidRDefault="00000000">
      <w:pPr>
        <w:shd w:val="clear" w:color="auto" w:fill="F2F2F2"/>
        <w:spacing w:after="0"/>
      </w:pPr>
      <w:r>
        <w:rPr>
          <w:rFonts w:ascii="Consolas" w:hAnsi="Consolas" w:cs="Consolas"/>
          <w:sz w:val="17"/>
        </w:rPr>
        <w:t>&lt;MAJOR&gt;.&lt;MINOR&gt;.&lt;PATCH&gt;</w:t>
      </w:r>
    </w:p>
    <w:p w14:paraId="4DFFD12E" w14:textId="77777777" w:rsidR="008A0DA5" w:rsidRDefault="00000000">
      <w:r>
        <w:rPr>
          <w:rFonts w:cs="Calibri"/>
        </w:rPr>
        <w:t>Die &lt;MAJOR&gt;-Version wird erhöht, wenn die API eine inkompatible Änderung beinhaltet.</w:t>
      </w:r>
    </w:p>
    <w:p w14:paraId="6A08BA29" w14:textId="77777777" w:rsidR="008A0DA5" w:rsidRDefault="00000000">
      <w:r>
        <w:rPr>
          <w:rFonts w:cs="Calibri"/>
        </w:rPr>
        <w:t>Die &lt;Minor&gt;-Version wird erhöht, wenn neue Funktionalitäten, die kompatibel zur bisherigen API sind, veröffentlicht werden.</w:t>
      </w:r>
    </w:p>
    <w:p w14:paraId="6BDA98AC" w14:textId="77777777" w:rsidR="008A0DA5" w:rsidRDefault="00000000">
      <w:r>
        <w:rPr>
          <w:rFonts w:cs="Calibri"/>
        </w:rPr>
        <w:t>Die &lt;Patch&gt;-Version wird erhöht, wenn die Änderungen ausschließlich API-kompatible Bugfixes umfassen. Diese Änderungen sind zum Beispiel redaktionelle Änderungen/Hinweise/Änderung der Referenzen.</w:t>
      </w:r>
    </w:p>
    <w:p w14:paraId="3C200043" w14:textId="77777777" w:rsidR="008A0DA5" w:rsidRDefault="00000000">
      <w:del w:id="117" w:author="E.ON Netze" w:date="2026-07-11T03:50:00Z">
        <w:r>
          <w:rPr>
            <w:rFonts w:cs="Calibri"/>
          </w:rPr>
          <w:lastRenderedPageBreak/>
          <w:delText>MUST Zur Differenzierung inkompatibler Schnittstellenversionen enthalten alle URL den MAJOR-Anteil mit einem kleiner „v“ als Präfix in der URL, wie im folgenden Beispiel gezeigt.</w:delText>
        </w:r>
      </w:del>
    </w:p>
    <w:p w14:paraId="32B6D4E5" w14:textId="77777777" w:rsidR="008A0DA5" w:rsidRDefault="00000000">
      <w:del w:id="118" w:author="E.ON Netze" w:date="2026-07-11T19:35:00Z">
        <w:r>
          <w:rPr>
            <w:rFonts w:cs="Calibri"/>
          </w:rPr>
          <w:delText>Beispiel:</w:delText>
        </w:r>
      </w:del>
    </w:p>
    <w:p w14:paraId="2B1224C4" w14:textId="77777777" w:rsidR="008A0DA5" w:rsidRDefault="00000000">
      <w:pPr>
        <w:shd w:val="clear" w:color="auto" w:fill="F2F2F2"/>
        <w:spacing w:after="0"/>
      </w:pPr>
      <w:del w:id="119" w:author="E.ON Netze" w:date="2026-07-07T20:50:00Z">
        <w:r>
          <w:rPr>
            <w:rFonts w:ascii="Consolas" w:hAnsi="Consolas" w:cs="Consolas"/>
            <w:sz w:val="17"/>
          </w:rPr>
          <w:delText>https://xyz.ztr.de/edienergy/marktlokationen/identifikation/v1</w:delText>
        </w:r>
      </w:del>
    </w:p>
    <w:p w14:paraId="7219494B" w14:textId="77777777" w:rsidR="008A0DA5" w:rsidRDefault="00000000">
      <w:del w:id="120" w:author="E.ON Netze" w:date="2026-07-12T03:23:00Z">
        <w:r>
          <w:rPr>
            <w:rFonts w:cs="Calibri"/>
          </w:rPr>
          <w:delText>MUST Die Antwort muss im http-Header X-BDEW-VERSION die vollqualifizierte Versionsnummer (&lt;MAJOR&gt;.&lt;MINOR&gt;.&lt;PATCH&gt;, bspw. 3.1.0) beinhalten.</w:delText>
        </w:r>
      </w:del>
    </w:p>
    <w:p w14:paraId="4F1DB722" w14:textId="77777777" w:rsidR="008A0DA5" w:rsidRDefault="00000000">
      <w:pPr>
        <w:pStyle w:val="berschrift3"/>
      </w:pPr>
      <w:ins w:id="121" w:author="E.ON Netze" w:date="2026-07-11T04:10:00Z">
        <w:r>
          <w:rPr>
            <w:rFonts w:ascii="Calibri" w:hAnsi="Calibri" w:cs="Calibri"/>
            <w:sz w:val="23"/>
          </w:rPr>
          <w:t>Versionierung über Content Negotiation (Media-Type-Versionierung)</w:t>
        </w:r>
      </w:ins>
    </w:p>
    <w:p w14:paraId="42077AFA" w14:textId="77777777" w:rsidR="008A0DA5" w:rsidRDefault="00000000">
      <w:ins w:id="122" w:author="E.ON Netze" w:date="2026-07-12T23:32:00Z">
        <w:r>
          <w:rPr>
            <w:rFonts w:cs="Calibri"/>
          </w:rPr>
          <w:t xml:space="preserve">MUST Die URI eines API-Webdienstes bleibt über alle Versionen einer Ressource stabil und enthält keinen Versionsanteil. Die Version wird stattdessen serverseitig über Content Negotiation gemäß </w:t>
        </w:r>
      </w:ins>
      <w:ins w:id="123" w:author="E.ON Netze" w:date="2026-07-08T03:00:00Z">
        <w:r>
          <w:rPr>
            <w:rFonts w:cs="Calibri"/>
          </w:rPr>
          <w:t>[RFC9110]</w:t>
        </w:r>
      </w:ins>
      <w:ins w:id="124" w:author="E.ON Netze" w:date="2026-07-09T01:28:00Z">
        <w:r>
          <w:rPr>
            <w:rFonts w:cs="Calibri"/>
          </w:rPr>
          <w:t xml:space="preserve"> Abschnitt 12.5.1 ausgehandelt. Hierzu wird ein herstellerspezifischer Medientyp (Vendor Media Type) gemäß </w:t>
        </w:r>
      </w:ins>
      <w:ins w:id="125" w:author="E.ON Netze" w:date="2026-07-11T19:12:00Z">
        <w:r>
          <w:rPr>
            <w:rFonts w:cs="Calibri"/>
          </w:rPr>
          <w:t>[RFC6838]</w:t>
        </w:r>
      </w:ins>
      <w:ins w:id="126" w:author="E.ON Netze" w:date="2026-07-11T16:39:00Z">
        <w:r>
          <w:rPr>
            <w:rFonts w:cs="Calibri"/>
          </w:rPr>
          <w:t xml:space="preserve"> Abschnitt 3.2 verwendet, der die Versionsnummer als Parameter führt.</w:t>
        </w:r>
      </w:ins>
    </w:p>
    <w:p w14:paraId="3405AAAD" w14:textId="77777777" w:rsidR="008A0DA5" w:rsidRDefault="00000000">
      <w:ins w:id="127" w:author="E.ON Netze" w:date="2026-07-10T07:10:00Z">
        <w:r>
          <w:rPr>
            <w:rFonts w:cs="Calibri"/>
          </w:rPr>
          <w:t>Beispiel:</w:t>
        </w:r>
      </w:ins>
    </w:p>
    <w:p w14:paraId="5871913A" w14:textId="77777777" w:rsidR="008A0DA5" w:rsidRDefault="00000000">
      <w:pPr>
        <w:shd w:val="clear" w:color="auto" w:fill="F2F2F2"/>
        <w:spacing w:after="0"/>
      </w:pPr>
      <w:ins w:id="128" w:author="E.ON Netze" w:date="2026-07-14T13:25:00Z">
        <w:r>
          <w:rPr>
            <w:rFonts w:ascii="Consolas" w:hAnsi="Consolas" w:cs="Consolas"/>
            <w:sz w:val="17"/>
          </w:rPr>
          <w:t>POST /edienergy/marketLocations/identification HTTP/2</w:t>
        </w:r>
      </w:ins>
    </w:p>
    <w:p w14:paraId="17DD4ADE" w14:textId="77777777" w:rsidR="008A0DA5" w:rsidRDefault="00000000">
      <w:pPr>
        <w:shd w:val="clear" w:color="auto" w:fill="F2F2F2"/>
        <w:spacing w:after="0"/>
      </w:pPr>
      <w:ins w:id="129" w:author="E.ON Netze" w:date="2026-07-07T20:31:00Z">
        <w:r>
          <w:rPr>
            <w:rFonts w:ascii="Consolas" w:hAnsi="Consolas" w:cs="Consolas"/>
            <w:sz w:val="17"/>
          </w:rPr>
          <w:t>Accept: application/vnd.bdew.market-location-identification+json; version=2</w:t>
        </w:r>
      </w:ins>
    </w:p>
    <w:p w14:paraId="1F8DF699" w14:textId="77777777" w:rsidR="008A0DA5" w:rsidRDefault="00000000">
      <w:pPr>
        <w:shd w:val="clear" w:color="auto" w:fill="F2F2F2"/>
        <w:spacing w:after="0"/>
      </w:pPr>
      <w:ins w:id="130" w:author="E.ON Netze" w:date="2026-07-13T12:34:00Z">
        <w:r>
          <w:rPr>
            <w:rFonts w:ascii="Consolas" w:hAnsi="Consolas" w:cs="Consolas"/>
            <w:sz w:val="17"/>
          </w:rPr>
          <w:t>Content-Type: application/vnd.bdew.market-location-identification+json; version=2</w:t>
        </w:r>
      </w:ins>
    </w:p>
    <w:p w14:paraId="243A1E28" w14:textId="77777777" w:rsidR="008A0DA5" w:rsidRDefault="00000000">
      <w:pPr>
        <w:shd w:val="clear" w:color="auto" w:fill="F2F2F2"/>
        <w:spacing w:after="0"/>
      </w:pPr>
      <w:ins w:id="131" w:author="E.ON Netze" w:date="2026-07-14T10:35:00Z">
        <w:r>
          <w:rPr>
            <w:rFonts w:ascii="Consolas" w:hAnsi="Consolas" w:cs="Consolas"/>
            <w:sz w:val="17"/>
          </w:rPr>
          <w:t> </w:t>
        </w:r>
      </w:ins>
    </w:p>
    <w:p w14:paraId="64A39E73" w14:textId="77777777" w:rsidR="008A0DA5" w:rsidRDefault="00000000">
      <w:pPr>
        <w:shd w:val="clear" w:color="auto" w:fill="F2F2F2"/>
        <w:spacing w:after="0"/>
      </w:pPr>
      <w:ins w:id="132" w:author="E.ON Netze" w:date="2026-07-10T03:14:00Z">
        <w:r>
          <w:rPr>
            <w:rFonts w:ascii="Consolas" w:hAnsi="Consolas" w:cs="Consolas"/>
            <w:sz w:val="17"/>
          </w:rPr>
          <w:t>HTTP/2 202 Accepted</w:t>
        </w:r>
      </w:ins>
    </w:p>
    <w:p w14:paraId="74028B46" w14:textId="77777777" w:rsidR="008A0DA5" w:rsidRDefault="00000000">
      <w:pPr>
        <w:shd w:val="clear" w:color="auto" w:fill="F2F2F2"/>
        <w:spacing w:after="0"/>
      </w:pPr>
      <w:ins w:id="133" w:author="E.ON Netze" w:date="2026-07-14T11:10:00Z">
        <w:r>
          <w:rPr>
            <w:rFonts w:ascii="Consolas" w:hAnsi="Consolas" w:cs="Consolas"/>
            <w:sz w:val="17"/>
          </w:rPr>
          <w:t>Content-Type: application/vnd.bdew.market-location-identification+json; version=2</w:t>
        </w:r>
      </w:ins>
    </w:p>
    <w:p w14:paraId="20A5F30B" w14:textId="77777777" w:rsidR="008A0DA5" w:rsidRDefault="00000000">
      <w:del w:id="134" w:author="E.ON Netze" w:date="2026-07-12T08:40:00Z">
        <w:r>
          <w:rPr>
            <w:rFonts w:cs="Calibri"/>
          </w:rPr>
          <w:delText>MUST Der Response enthält weiterhin den http-Header BDEW-Version mit der vollqualifizierten Versionsnummer (&lt;MAJOR&gt;.&lt;MINOR&gt;.&lt;PATCH&gt;). Dieser Header dient ausschließlich der Beobachtbarkeit (Monitoring, Logging) und ist nicht das steuernde Element der Versionsaushandlung – steuernd sind Accept- und Content-Type-Header.</w:delText>
        </w:r>
      </w:del>
    </w:p>
    <w:p w14:paraId="1969B528" w14:textId="77777777" w:rsidR="008A0DA5" w:rsidRDefault="00000000">
      <w:commentRangeStart w:id="135"/>
      <w:ins w:id="136" w:author="E.ON Netze" w:date="2026-07-09T09:50:00Z">
        <w:r>
          <w:rPr>
            <w:rFonts w:cs="Calibri"/>
          </w:rPr>
          <w:t>MUST Ein separater Versions-Header wird nicht geführt. Die vollqualifizierte Versionsnummer (&lt;MAJOR&gt;.&lt;MINOR&gt;.&lt;PATCH&gt;) ist ausschließlich über den Medientyp-Parameter „version“ im Content-Type-Header der Antwort verfügbar; für Beobachtbarkeitszwecke (Monitoring, Logging) ist dieser Wert auszulesen.</w:t>
        </w:r>
        <w:commentRangeEnd w:id="135"/>
        <w:r>
          <w:rPr>
            <w:rStyle w:val="Kommentarzeichen"/>
            <w:sz w:val="20"/>
            <w:szCs w:val="22"/>
          </w:rPr>
          <w:commentReference w:id="135"/>
        </w:r>
      </w:ins>
    </w:p>
    <w:p w14:paraId="07576FF0" w14:textId="77777777" w:rsidR="008A0DA5" w:rsidRDefault="00000000">
      <w:ins w:id="137" w:author="E.ON Netze" w:date="2026-07-12T05:38:00Z">
        <w:r>
          <w:rPr>
            <w:rFonts w:cs="Calibri"/>
          </w:rPr>
          <w:t xml:space="preserve">SHOULD Fehlt der Accept-Header oder wird kein passender Medientyp-Parameter „version“ übergeben, soll der API-Anbieter gemäß </w:t>
        </w:r>
      </w:ins>
      <w:ins w:id="138" w:author="E.ON Netze" w:date="2026-07-14T01:21:00Z">
        <w:r>
          <w:rPr>
            <w:rFonts w:cs="Calibri"/>
          </w:rPr>
          <w:t>[RFC9110]</w:t>
        </w:r>
      </w:ins>
      <w:del w:id="139" w:author="E.ON Netze" w:date="2026-07-11T13:39:00Z">
        <w:r>
          <w:rPr>
            <w:rFonts w:cs="Calibri"/>
          </w:rPr>
          <w:delText xml:space="preserve"> Abschnitt 12.5.1 die jeweils aktuell unterstützte Default-MAJOR-Version ausliefern und dies über den Response-Header BDEW-Version kenntlich machen.</w:delText>
        </w:r>
      </w:del>
    </w:p>
    <w:p w14:paraId="406E0AB3" w14:textId="77777777" w:rsidR="008A0DA5" w:rsidRDefault="00000000">
      <w:ins w:id="140" w:author="E.ON Netze" w:date="2026-07-08T07:43:00Z">
        <w:r>
          <w:rPr>
            <w:rFonts w:cs="Calibri"/>
          </w:rPr>
          <w:t xml:space="preserve">SHOULD Fehlt der Accept-Header oder wird kein passender Medientyp-Parameter „version“ übergeben, soll der API-Anbieter gemäß </w:t>
        </w:r>
      </w:ins>
      <w:ins w:id="141" w:author="E.ON Netze" w:date="2026-07-13T01:02:00Z">
        <w:r>
          <w:rPr>
            <w:rFonts w:cs="Calibri"/>
          </w:rPr>
          <w:t>[RFC9110]</w:t>
        </w:r>
      </w:ins>
      <w:ins w:id="142" w:author="E.ON Netze" w:date="2026-07-10T04:35:00Z">
        <w:r>
          <w:rPr>
            <w:rFonts w:cs="Calibri"/>
          </w:rPr>
          <w:t xml:space="preserve"> Abschnitt 12.5.1 die jeweils aktuell unterstützte Default-MAJOR-Version ausliefern und dies über den Medientyp-Parameter „version“ im Content-Type-Header der Antwort kenntlich machen.</w:t>
        </w:r>
      </w:ins>
    </w:p>
    <w:p w14:paraId="589D5DED" w14:textId="77777777" w:rsidR="008A0DA5" w:rsidRDefault="00000000">
      <w:commentRangeStart w:id="143"/>
      <w:ins w:id="144" w:author="E.ON Netze" w:date="2026-07-13T11:16:00Z">
        <w:r>
          <w:rPr>
            <w:rFonts w:cs="Calibri"/>
          </w:rPr>
          <w:t>MUST Fordert ein Client über den Accept-Header eine nicht mehr unterstützte (abgekündigte, siehe Kapitel 3.2.2) oder unbekannte Version an, antwortet der Server mit dem Status Code 406 Not Acceptable und einem Problem-Details-Objekt gemäß Kapitel 3.8.</w:t>
        </w:r>
        <w:commentRangeEnd w:id="143"/>
        <w:r>
          <w:rPr>
            <w:rStyle w:val="Kommentarzeichen"/>
            <w:sz w:val="20"/>
            <w:szCs w:val="22"/>
          </w:rPr>
          <w:commentReference w:id="143"/>
        </w:r>
      </w:ins>
    </w:p>
    <w:p w14:paraId="28293254" w14:textId="77777777" w:rsidR="008A0DA5" w:rsidRDefault="00000000">
      <w:pPr>
        <w:pStyle w:val="berschrift3"/>
      </w:pPr>
      <w:r>
        <w:rPr>
          <w:rFonts w:ascii="Calibri" w:hAnsi="Calibri" w:cs="Calibri"/>
          <w:sz w:val="23"/>
        </w:rPr>
        <w:t>Änderungsmanagement</w:t>
      </w:r>
    </w:p>
    <w:p w14:paraId="4F7C8334" w14:textId="77777777" w:rsidR="008A0DA5" w:rsidRDefault="00000000">
      <w:r>
        <w:rPr>
          <w:rFonts w:cs="Calibri"/>
        </w:rPr>
        <w:t xml:space="preserve">Das Änderungsmanagement der EDI@Energy API-Webdienste erfolgt bis zu zweimal im Jahr, nach einem zeitlich festgelegten Ablauf (vgl. Kapitel 2.5 der Allgemeine Festlegungen). Die Veröffentlichung der zur Konsultation gestellten Dokumente erfolgt durch eine gemeinsame Mitteilung zu den Datenformaten der Beschlusskammern 6 und 7 der BNetzA. In der Mitteilung wird erläutert, wie sich die Marktteilnehmer an der Konsultation beteiligen können. Diese Änderungen können zu inkompatiblen Schnittstellenversionen und damit zu einer neuen </w:t>
      </w:r>
      <w:del w:id="145" w:author="E.ON Netze" w:date="2026-07-09T01:58:00Z">
        <w:r>
          <w:rPr>
            <w:rFonts w:cs="Calibri"/>
          </w:rPr>
          <w:delText xml:space="preserve">in der URI abgebildeten </w:delText>
        </w:r>
      </w:del>
      <w:ins w:id="146" w:author="E.ON Netze" w:date="2026-07-14T12:29:00Z">
        <w:r>
          <w:rPr>
            <w:rFonts w:cs="Calibri"/>
          </w:rPr>
          <w:t xml:space="preserve">über Content Negotiation ausgehandelten </w:t>
        </w:r>
      </w:ins>
      <w:r>
        <w:rPr>
          <w:rFonts w:cs="Calibri"/>
        </w:rPr>
        <w:t>Major-Version führen.</w:t>
      </w:r>
    </w:p>
    <w:p w14:paraId="76C22EB0" w14:textId="77777777" w:rsidR="008A0DA5" w:rsidRDefault="00000000">
      <w:r>
        <w:rPr>
          <w:rFonts w:cs="Calibri"/>
        </w:rPr>
        <w:lastRenderedPageBreak/>
        <w:t>Die Veröffentlichung der Konsultationsdokumente erfolgt ebenso durch eine gemeinsame Mitteilung zu den Datenformaten der Beschlusskammern 6 und 7 der BNetzA. In der jeweiligen Mitteilung wird der verbindliche Umsetzungszeitpunkt für die Änderungen genannt.</w:t>
      </w:r>
    </w:p>
    <w:p w14:paraId="12861D1C" w14:textId="77777777" w:rsidR="008A0DA5" w:rsidRDefault="00000000">
      <w:r>
        <w:rPr>
          <w:rFonts w:cs="Calibri"/>
        </w:rPr>
        <w:t>Im Rahmen von Fehlerbehebungen an den API-Webdiensten werden nur kompatible Änderungen eingeführt. Nicht zulässig ist beispielsweise das Einführen eines neuen Pflichtfelds.</w:t>
      </w:r>
    </w:p>
    <w:p w14:paraId="3E1788B9" w14:textId="77777777" w:rsidR="008A0DA5" w:rsidRDefault="00000000">
      <w:pPr>
        <w:pStyle w:val="berschrift3"/>
      </w:pPr>
      <w:r>
        <w:rPr>
          <w:rFonts w:ascii="Calibri" w:hAnsi="Calibri" w:cs="Calibri"/>
          <w:sz w:val="23"/>
        </w:rPr>
        <w:t>Abwärtskompatibilität</w:t>
      </w:r>
    </w:p>
    <w:p w14:paraId="27E4FAF9" w14:textId="77777777" w:rsidR="008A0DA5" w:rsidRDefault="00000000">
      <w:r>
        <w:rPr>
          <w:rFonts w:cs="Calibri"/>
        </w:rPr>
        <w:t>Eine Änderung an einem API-Webdienst ist dann kompatibel, wenn der API-Webdienst durch den Anbieter so geändert wird, dass diese auch noch von älteren API-Nutzern verwendet werden kann, die die ältere Version des API-Webdienstes nutzen, zurechtkommen. Ein Beispiel wäre das Hinzufügen eines optionalen Parameters. Um kompatibel zu bleiben, muss in diesem Fall der API-Anbieter der Schnittstelle damit zurechtkommen, dass (ältere) API-Nutzer den optionalen Parameter nicht übergeben.</w:t>
      </w:r>
    </w:p>
    <w:p w14:paraId="167CED2A" w14:textId="77777777" w:rsidR="008A0DA5" w:rsidRDefault="00000000">
      <w:r>
        <w:rPr>
          <w:rFonts w:cs="Calibri"/>
        </w:rPr>
        <w:t>MUST Bei der Behebung von Fehlern in API-Webdiensten wird immer die Abwärtskompatibilität zu der entsprechenden Major-Version sichergestellt. Im Umstellungszeitraum müssen alle API-Nutzer auf die neue Version des API-Webdienstes umstellen. Der Umstellungszeitraum wird in der Spezifikation des API-Webdienstes beschrieben und beträgt mindestens 3 Monate ab dem Zeitpunkt der Veröffentlichung der neuen Version. Die Veröffentlichung einer neuen Version erfolgt über das BDEW-MaKo Portal (https://bdew-mako.de/).</w:t>
      </w:r>
    </w:p>
    <w:p w14:paraId="51A31B67" w14:textId="77777777" w:rsidR="008A0DA5" w:rsidRDefault="00000000">
      <w:ins w:id="147" w:author="E.ON Netze" w:date="2026-07-14T01:56:00Z">
        <w:r>
          <w:rPr>
            <w:rFonts w:cs="Calibri"/>
          </w:rPr>
          <w:t>MUST Solange mehrere MAJOR-Versionen parallel unterstützt werden, MUSS der API-Anbieter jede unterstützte MAJOR-Version unter derselben URI über den jeweils passenden Medientyp-Parameter „version“ (siehe oben) ausliefern können; ein API-Nutzer wählt die Version ausschließlich über den Accept-Header, niemals über den Pfad.</w:t>
        </w:r>
      </w:ins>
    </w:p>
    <w:p w14:paraId="795F32A1" w14:textId="77777777" w:rsidR="008A0DA5" w:rsidRDefault="00000000">
      <w:r>
        <w:rPr>
          <w:rFonts w:cs="Calibri"/>
        </w:rPr>
        <w:t>MUST Inkompatible Änderungen an einem API-Webdienst werden im Rahmen des Änderungsmanagements angekündigt. In der Beschreibung des API-Webdienstes wird der Anwendungszeitpunkt der neuen Version angegeben. Ab dem angegeben Zeitpunkt sind alle älteren Versionen nicht mehr nutzbar und dürfen vom API-Anbieter entfernt werden.</w:t>
      </w:r>
    </w:p>
    <w:p w14:paraId="54264020" w14:textId="77777777" w:rsidR="008A0DA5" w:rsidRDefault="00000000">
      <w:r>
        <w:rPr>
          <w:rFonts w:cs="Calibri"/>
        </w:rPr>
        <w:t>MUST Es sind immer alle nicht abgekündigten Versionen nutzbar. Eine Abkündigung erfolgt durch die Kennzeichnung des API-Webdienstes, diese sieht wie folgt aus:</w:t>
      </w:r>
    </w:p>
    <w:p w14:paraId="5A76EC5B" w14:textId="77777777" w:rsidR="008A0DA5" w:rsidRDefault="00000000">
      <w:pPr>
        <w:shd w:val="clear" w:color="auto" w:fill="F2F2F2"/>
        <w:spacing w:after="0"/>
      </w:pPr>
      <w:r>
        <w:rPr>
          <w:rFonts w:ascii="Consolas" w:hAnsi="Consolas" w:cs="Consolas"/>
          <w:sz w:val="17"/>
        </w:rPr>
        <w:t>Deprecated: true</w:t>
      </w:r>
    </w:p>
    <w:p w14:paraId="1F564C02" w14:textId="77777777" w:rsidR="008A0DA5" w:rsidRDefault="00000000">
      <w:pPr>
        <w:pStyle w:val="Aufzhlungszeichen"/>
      </w:pPr>
      <w:r>
        <w:rPr>
          <w:rFonts w:cs="Calibri"/>
        </w:rPr>
        <w:t>•  Zusätzlich wird in description der folgende Text aufgenommen: Deprecated ab dem dd.mm.yyyy. 00:00 Uhr</w:t>
      </w:r>
    </w:p>
    <w:p w14:paraId="4CAEA03F" w14:textId="77777777" w:rsidR="008A0DA5" w:rsidRDefault="00000000">
      <w:pPr>
        <w:pStyle w:val="Aufzhlungszeichen"/>
      </w:pPr>
      <w:r>
        <w:rPr>
          <w:rFonts w:cs="Calibri"/>
        </w:rPr>
        <w:t>•  MUST Eine abgekündigte Version darf zum Abkündigungsdatum vom Anbieter nicht mehr angeboten werden.</w:t>
      </w:r>
    </w:p>
    <w:p w14:paraId="62468194" w14:textId="77777777" w:rsidR="008A0DA5" w:rsidRDefault="00000000">
      <w:pPr>
        <w:pStyle w:val="berschrift3"/>
      </w:pPr>
      <w:r>
        <w:rPr>
          <w:rFonts w:ascii="Calibri" w:hAnsi="Calibri" w:cs="Calibri"/>
          <w:sz w:val="23"/>
        </w:rPr>
        <w:t>Aufwärtskompatibilität wird nicht unterstützt</w:t>
      </w:r>
    </w:p>
    <w:p w14:paraId="45E5EBCC" w14:textId="77777777" w:rsidR="008A0DA5" w:rsidRDefault="00000000">
      <w:r>
        <w:rPr>
          <w:rFonts w:cs="Calibri"/>
        </w:rPr>
        <w:t>Es wird unterstützt, dass ein Aufrufer einen optionalen Parameter gemäß einer neueren Schnittstellenspezifikation an einen Anbieter übergibt, der noch nach einer älteren Spezifikation arbeitet, die diesen Parameter noch nicht enthält.</w:t>
      </w:r>
    </w:p>
    <w:p w14:paraId="2093D391" w14:textId="77777777" w:rsidR="008A0DA5" w:rsidRDefault="00000000">
      <w:r>
        <w:br w:type="page"/>
      </w:r>
    </w:p>
    <w:p w14:paraId="62282F13" w14:textId="77777777" w:rsidR="008A0DA5" w:rsidRDefault="00000000">
      <w:pPr>
        <w:pStyle w:val="berschrift2"/>
      </w:pPr>
      <w:r>
        <w:rPr>
          <w:rFonts w:ascii="Calibri" w:hAnsi="Calibri" w:cs="Calibri"/>
        </w:rPr>
        <w:lastRenderedPageBreak/>
        <w:t>Datentypen und JSON Standardisierung</w:t>
      </w:r>
    </w:p>
    <w:p w14:paraId="3AA2DE18" w14:textId="77777777" w:rsidR="008A0DA5" w:rsidRDefault="00000000">
      <w:r>
        <w:rPr>
          <w:rFonts w:cs="Calibri"/>
        </w:rPr>
        <w:t>MUST Grundlegend müssen sich primitive Daten gemäß [RFC8259] in das JSON-Format serialisieren lassen.</w:t>
      </w:r>
    </w:p>
    <w:p w14:paraId="152F11AB" w14:textId="77777777" w:rsidR="008A0DA5" w:rsidRDefault="00000000">
      <w:r>
        <w:rPr>
          <w:rFonts w:cs="Calibri"/>
        </w:rPr>
        <w:t>MUST OpenAPI (basierend auf dem JSON Schema Validation Vokabular) definiert Formate ausgehend von den ISO- und IETF-Standards für Date/Time, Integers/Numbers und Binärdaten. Diese sind ausschließlich zu verwenden!</w:t>
      </w:r>
    </w:p>
    <w:p w14:paraId="49C58385" w14:textId="77777777" w:rsidR="008A0DA5" w:rsidRDefault="00000000">
      <w:r>
        <w:rPr>
          <w:rFonts w:cs="Calibri"/>
        </w:rPr>
        <w:t>MUST Die Nutzung von Umlauten in Bezeichnern ist nicht erlaubt.</w:t>
      </w:r>
    </w:p>
    <w:tbl>
      <w:tblPr>
        <w:tblStyle w:val="Tabellenraster"/>
        <w:tblW w:w="0" w:type="auto"/>
        <w:jc w:val="center"/>
        <w:tblLook w:val="04A0" w:firstRow="1" w:lastRow="0" w:firstColumn="1" w:lastColumn="0" w:noHBand="0" w:noVBand="1"/>
      </w:tblPr>
      <w:tblGrid>
        <w:gridCol w:w="2162"/>
        <w:gridCol w:w="2170"/>
        <w:gridCol w:w="2314"/>
        <w:gridCol w:w="3090"/>
      </w:tblGrid>
      <w:tr w:rsidR="008A0DA5" w14:paraId="7C368FFF" w14:textId="77777777">
        <w:trPr>
          <w:jc w:val="center"/>
        </w:trPr>
        <w:tc>
          <w:tcPr>
            <w:tcW w:w="2436" w:type="dxa"/>
            <w:shd w:val="clear" w:color="auto" w:fill="D9D9D9"/>
          </w:tcPr>
          <w:p w14:paraId="39535A36" w14:textId="77777777" w:rsidR="008A0DA5" w:rsidRDefault="00000000">
            <w:pPr>
              <w:spacing w:after="40"/>
            </w:pPr>
            <w:r>
              <w:rPr>
                <w:rFonts w:cs="Calibri"/>
                <w:b/>
                <w:sz w:val="19"/>
              </w:rPr>
              <w:t>OpenAPI Typ</w:t>
            </w:r>
          </w:p>
        </w:tc>
        <w:tc>
          <w:tcPr>
            <w:tcW w:w="2436" w:type="dxa"/>
            <w:shd w:val="clear" w:color="auto" w:fill="D9D9D9"/>
          </w:tcPr>
          <w:p w14:paraId="4DB89BBD" w14:textId="77777777" w:rsidR="008A0DA5" w:rsidRDefault="00000000">
            <w:pPr>
              <w:spacing w:after="40"/>
            </w:pPr>
            <w:r>
              <w:rPr>
                <w:rFonts w:cs="Calibri"/>
                <w:b/>
                <w:sz w:val="19"/>
              </w:rPr>
              <w:t>OpenAPI Format</w:t>
            </w:r>
          </w:p>
        </w:tc>
        <w:tc>
          <w:tcPr>
            <w:tcW w:w="2436" w:type="dxa"/>
            <w:shd w:val="clear" w:color="auto" w:fill="D9D9D9"/>
          </w:tcPr>
          <w:p w14:paraId="3E3B7E7F" w14:textId="77777777" w:rsidR="008A0DA5" w:rsidRDefault="00000000">
            <w:pPr>
              <w:spacing w:after="40"/>
            </w:pPr>
            <w:r>
              <w:rPr>
                <w:rFonts w:cs="Calibri"/>
                <w:b/>
                <w:sz w:val="19"/>
              </w:rPr>
              <w:t>Spezifikation</w:t>
            </w:r>
          </w:p>
        </w:tc>
        <w:tc>
          <w:tcPr>
            <w:tcW w:w="2436" w:type="dxa"/>
            <w:shd w:val="clear" w:color="auto" w:fill="D9D9D9"/>
          </w:tcPr>
          <w:p w14:paraId="0B70AA01" w14:textId="77777777" w:rsidR="008A0DA5" w:rsidRDefault="00000000">
            <w:pPr>
              <w:spacing w:after="40"/>
            </w:pPr>
            <w:r>
              <w:rPr>
                <w:rFonts w:cs="Calibri"/>
                <w:b/>
                <w:sz w:val="19"/>
              </w:rPr>
              <w:t>Beispiel</w:t>
            </w:r>
          </w:p>
        </w:tc>
      </w:tr>
      <w:tr w:rsidR="008A0DA5" w14:paraId="4A60D3D4" w14:textId="77777777">
        <w:trPr>
          <w:jc w:val="center"/>
        </w:trPr>
        <w:tc>
          <w:tcPr>
            <w:tcW w:w="2436" w:type="dxa"/>
          </w:tcPr>
          <w:p w14:paraId="543F2D36" w14:textId="77777777" w:rsidR="008A0DA5" w:rsidRDefault="00000000">
            <w:pPr>
              <w:spacing w:after="40"/>
            </w:pPr>
            <w:r>
              <w:rPr>
                <w:rFonts w:cs="Calibri"/>
                <w:sz w:val="18"/>
              </w:rPr>
              <w:t>integer</w:t>
            </w:r>
          </w:p>
        </w:tc>
        <w:tc>
          <w:tcPr>
            <w:tcW w:w="2436" w:type="dxa"/>
          </w:tcPr>
          <w:p w14:paraId="16B648F6" w14:textId="77777777" w:rsidR="008A0DA5" w:rsidRDefault="00000000">
            <w:pPr>
              <w:spacing w:after="40"/>
            </w:pPr>
            <w:r>
              <w:rPr>
                <w:rFonts w:cs="Calibri"/>
                <w:sz w:val="18"/>
              </w:rPr>
              <w:t>int32</w:t>
            </w:r>
          </w:p>
        </w:tc>
        <w:tc>
          <w:tcPr>
            <w:tcW w:w="2436" w:type="dxa"/>
          </w:tcPr>
          <w:p w14:paraId="6A19BEC3" w14:textId="77777777" w:rsidR="008A0DA5" w:rsidRDefault="00000000">
            <w:pPr>
              <w:spacing w:after="40"/>
            </w:pPr>
            <w:r>
              <w:rPr>
                <w:rFonts w:cs="Calibri"/>
                <w:sz w:val="18"/>
              </w:rPr>
              <w:t>4 Byte vorzeichenbehaftete Integer-Nummer zwischen -2^31 und 2^31-1</w:t>
            </w:r>
          </w:p>
        </w:tc>
        <w:tc>
          <w:tcPr>
            <w:tcW w:w="2436" w:type="dxa"/>
          </w:tcPr>
          <w:p w14:paraId="78B81DEC" w14:textId="77777777" w:rsidR="008A0DA5" w:rsidRDefault="00000000">
            <w:pPr>
              <w:spacing w:after="40"/>
            </w:pPr>
            <w:r>
              <w:rPr>
                <w:rFonts w:cs="Calibri"/>
                <w:sz w:val="18"/>
              </w:rPr>
              <w:t>7721071004</w:t>
            </w:r>
          </w:p>
        </w:tc>
      </w:tr>
      <w:tr w:rsidR="008A0DA5" w14:paraId="087D0FB5" w14:textId="77777777">
        <w:trPr>
          <w:jc w:val="center"/>
        </w:trPr>
        <w:tc>
          <w:tcPr>
            <w:tcW w:w="2436" w:type="dxa"/>
          </w:tcPr>
          <w:p w14:paraId="7FAB57D5" w14:textId="77777777" w:rsidR="008A0DA5" w:rsidRDefault="00000000">
            <w:pPr>
              <w:spacing w:after="40"/>
            </w:pPr>
            <w:r>
              <w:rPr>
                <w:rFonts w:cs="Calibri"/>
                <w:sz w:val="18"/>
              </w:rPr>
              <w:t>integer</w:t>
            </w:r>
          </w:p>
        </w:tc>
        <w:tc>
          <w:tcPr>
            <w:tcW w:w="2436" w:type="dxa"/>
          </w:tcPr>
          <w:p w14:paraId="6B559531" w14:textId="77777777" w:rsidR="008A0DA5" w:rsidRDefault="00000000">
            <w:pPr>
              <w:spacing w:after="40"/>
            </w:pPr>
            <w:r>
              <w:rPr>
                <w:rFonts w:cs="Calibri"/>
                <w:sz w:val="18"/>
              </w:rPr>
              <w:t>int64</w:t>
            </w:r>
          </w:p>
        </w:tc>
        <w:tc>
          <w:tcPr>
            <w:tcW w:w="2436" w:type="dxa"/>
          </w:tcPr>
          <w:p w14:paraId="4D495ABB" w14:textId="77777777" w:rsidR="008A0DA5" w:rsidRDefault="00000000">
            <w:pPr>
              <w:spacing w:after="40"/>
            </w:pPr>
            <w:r>
              <w:rPr>
                <w:rFonts w:cs="Calibri"/>
                <w:sz w:val="18"/>
              </w:rPr>
              <w:t>8 Byte vorzeichenbehaftete Integer-Nummer zwischen -2^63 und 2^63-1</w:t>
            </w:r>
          </w:p>
        </w:tc>
        <w:tc>
          <w:tcPr>
            <w:tcW w:w="2436" w:type="dxa"/>
          </w:tcPr>
          <w:p w14:paraId="122AA15C" w14:textId="77777777" w:rsidR="008A0DA5" w:rsidRDefault="00000000">
            <w:pPr>
              <w:spacing w:after="40"/>
            </w:pPr>
            <w:r>
              <w:rPr>
                <w:rFonts w:cs="Calibri"/>
                <w:sz w:val="18"/>
              </w:rPr>
              <w:t>772107100456824</w:t>
            </w:r>
          </w:p>
        </w:tc>
      </w:tr>
      <w:tr w:rsidR="008A0DA5" w14:paraId="0D2644B6" w14:textId="77777777">
        <w:trPr>
          <w:jc w:val="center"/>
        </w:trPr>
        <w:tc>
          <w:tcPr>
            <w:tcW w:w="2436" w:type="dxa"/>
          </w:tcPr>
          <w:p w14:paraId="40D03898" w14:textId="77777777" w:rsidR="008A0DA5" w:rsidRDefault="00000000">
            <w:pPr>
              <w:spacing w:after="40"/>
            </w:pPr>
            <w:r>
              <w:rPr>
                <w:rFonts w:cs="Calibri"/>
                <w:sz w:val="18"/>
              </w:rPr>
              <w:t>integer</w:t>
            </w:r>
          </w:p>
        </w:tc>
        <w:tc>
          <w:tcPr>
            <w:tcW w:w="2436" w:type="dxa"/>
          </w:tcPr>
          <w:p w14:paraId="0F17EEA5" w14:textId="77777777" w:rsidR="008A0DA5" w:rsidRDefault="00000000">
            <w:pPr>
              <w:spacing w:after="40"/>
            </w:pPr>
            <w:r>
              <w:rPr>
                <w:rFonts w:cs="Calibri"/>
                <w:sz w:val="18"/>
              </w:rPr>
              <w:t>bigint</w:t>
            </w:r>
          </w:p>
        </w:tc>
        <w:tc>
          <w:tcPr>
            <w:tcW w:w="2436" w:type="dxa"/>
          </w:tcPr>
          <w:p w14:paraId="242AF819" w14:textId="77777777" w:rsidR="008A0DA5" w:rsidRDefault="00000000">
            <w:pPr>
              <w:spacing w:after="40"/>
            </w:pPr>
            <w:r>
              <w:rPr>
                <w:rFonts w:cs="Calibri"/>
                <w:sz w:val="18"/>
              </w:rPr>
              <w:t>Vorzeichenbehaftete Integer-Nummer unbegrenzter Länge</w:t>
            </w:r>
          </w:p>
        </w:tc>
        <w:tc>
          <w:tcPr>
            <w:tcW w:w="2436" w:type="dxa"/>
          </w:tcPr>
          <w:p w14:paraId="1F7CADDA" w14:textId="77777777" w:rsidR="008A0DA5" w:rsidRDefault="00000000">
            <w:pPr>
              <w:spacing w:after="40"/>
            </w:pPr>
            <w:r>
              <w:rPr>
                <w:rFonts w:cs="Calibri"/>
                <w:sz w:val="18"/>
              </w:rPr>
              <w:t>77210710045682438959</w:t>
            </w:r>
          </w:p>
        </w:tc>
      </w:tr>
      <w:tr w:rsidR="008A0DA5" w14:paraId="530948F5" w14:textId="77777777">
        <w:trPr>
          <w:jc w:val="center"/>
        </w:trPr>
        <w:tc>
          <w:tcPr>
            <w:tcW w:w="2436" w:type="dxa"/>
          </w:tcPr>
          <w:p w14:paraId="1026BCA8" w14:textId="77777777" w:rsidR="008A0DA5" w:rsidRDefault="00000000">
            <w:pPr>
              <w:spacing w:after="40"/>
            </w:pPr>
            <w:r>
              <w:rPr>
                <w:rFonts w:cs="Calibri"/>
                <w:sz w:val="18"/>
              </w:rPr>
              <w:t>number</w:t>
            </w:r>
          </w:p>
        </w:tc>
        <w:tc>
          <w:tcPr>
            <w:tcW w:w="2436" w:type="dxa"/>
          </w:tcPr>
          <w:p w14:paraId="392037E6" w14:textId="77777777" w:rsidR="008A0DA5" w:rsidRDefault="00000000">
            <w:pPr>
              <w:spacing w:after="40"/>
            </w:pPr>
            <w:r>
              <w:rPr>
                <w:rFonts w:cs="Calibri"/>
                <w:sz w:val="18"/>
              </w:rPr>
              <w:t>float</w:t>
            </w:r>
          </w:p>
        </w:tc>
        <w:tc>
          <w:tcPr>
            <w:tcW w:w="2436" w:type="dxa"/>
          </w:tcPr>
          <w:p w14:paraId="240D353E" w14:textId="77777777" w:rsidR="008A0DA5" w:rsidRDefault="00000000">
            <w:pPr>
              <w:spacing w:after="40"/>
            </w:pPr>
            <w:r>
              <w:rPr>
                <w:rFonts w:cs="Calibri"/>
                <w:sz w:val="18"/>
              </w:rPr>
              <w:t>binary32 einfach präzise Dezimalnummer – IEEE754-2008/ISO 60559:2011</w:t>
            </w:r>
          </w:p>
        </w:tc>
        <w:tc>
          <w:tcPr>
            <w:tcW w:w="2436" w:type="dxa"/>
          </w:tcPr>
          <w:p w14:paraId="29C05854" w14:textId="77777777" w:rsidR="008A0DA5" w:rsidRDefault="00000000">
            <w:pPr>
              <w:spacing w:after="40"/>
            </w:pPr>
            <w:r>
              <w:rPr>
                <w:rFonts w:cs="Calibri"/>
                <w:sz w:val="18"/>
              </w:rPr>
              <w:t>3.1415927</w:t>
            </w:r>
          </w:p>
        </w:tc>
      </w:tr>
      <w:tr w:rsidR="008A0DA5" w14:paraId="2F2EE374" w14:textId="77777777">
        <w:trPr>
          <w:jc w:val="center"/>
        </w:trPr>
        <w:tc>
          <w:tcPr>
            <w:tcW w:w="2436" w:type="dxa"/>
          </w:tcPr>
          <w:p w14:paraId="2640D2EB" w14:textId="77777777" w:rsidR="008A0DA5" w:rsidRDefault="00000000">
            <w:pPr>
              <w:spacing w:after="40"/>
            </w:pPr>
            <w:r>
              <w:rPr>
                <w:rFonts w:cs="Calibri"/>
                <w:sz w:val="18"/>
              </w:rPr>
              <w:t>number</w:t>
            </w:r>
          </w:p>
        </w:tc>
        <w:tc>
          <w:tcPr>
            <w:tcW w:w="2436" w:type="dxa"/>
          </w:tcPr>
          <w:p w14:paraId="1FE85B23" w14:textId="77777777" w:rsidR="008A0DA5" w:rsidRDefault="00000000">
            <w:pPr>
              <w:spacing w:after="40"/>
            </w:pPr>
            <w:r>
              <w:rPr>
                <w:rFonts w:cs="Calibri"/>
                <w:sz w:val="18"/>
              </w:rPr>
              <w:t>double</w:t>
            </w:r>
          </w:p>
        </w:tc>
        <w:tc>
          <w:tcPr>
            <w:tcW w:w="2436" w:type="dxa"/>
          </w:tcPr>
          <w:p w14:paraId="2FFD186B" w14:textId="77777777" w:rsidR="008A0DA5" w:rsidRDefault="00000000">
            <w:pPr>
              <w:spacing w:after="40"/>
            </w:pPr>
            <w:r>
              <w:rPr>
                <w:rFonts w:cs="Calibri"/>
                <w:sz w:val="18"/>
              </w:rPr>
              <w:t>binary64 doppelt präzise Dezimalnummer – IEEE754-2008/ISO 60559:2011</w:t>
            </w:r>
          </w:p>
        </w:tc>
        <w:tc>
          <w:tcPr>
            <w:tcW w:w="2436" w:type="dxa"/>
          </w:tcPr>
          <w:p w14:paraId="1B9E9E62" w14:textId="77777777" w:rsidR="008A0DA5" w:rsidRDefault="00000000">
            <w:pPr>
              <w:spacing w:after="40"/>
            </w:pPr>
            <w:r>
              <w:rPr>
                <w:rFonts w:cs="Calibri"/>
                <w:sz w:val="18"/>
              </w:rPr>
              <w:t>3.141592653589793</w:t>
            </w:r>
          </w:p>
        </w:tc>
      </w:tr>
      <w:tr w:rsidR="008A0DA5" w14:paraId="338ACB97" w14:textId="77777777">
        <w:trPr>
          <w:jc w:val="center"/>
        </w:trPr>
        <w:tc>
          <w:tcPr>
            <w:tcW w:w="2436" w:type="dxa"/>
          </w:tcPr>
          <w:p w14:paraId="34D8A86A" w14:textId="77777777" w:rsidR="008A0DA5" w:rsidRDefault="00000000">
            <w:pPr>
              <w:spacing w:after="40"/>
            </w:pPr>
            <w:r>
              <w:rPr>
                <w:rFonts w:cs="Calibri"/>
                <w:sz w:val="18"/>
              </w:rPr>
              <w:t>number</w:t>
            </w:r>
          </w:p>
        </w:tc>
        <w:tc>
          <w:tcPr>
            <w:tcW w:w="2436" w:type="dxa"/>
          </w:tcPr>
          <w:p w14:paraId="76C1CB16" w14:textId="77777777" w:rsidR="008A0DA5" w:rsidRDefault="00000000">
            <w:pPr>
              <w:spacing w:after="40"/>
            </w:pPr>
            <w:r>
              <w:rPr>
                <w:rFonts w:cs="Calibri"/>
                <w:sz w:val="18"/>
              </w:rPr>
              <w:t>decimal</w:t>
            </w:r>
          </w:p>
        </w:tc>
        <w:tc>
          <w:tcPr>
            <w:tcW w:w="2436" w:type="dxa"/>
          </w:tcPr>
          <w:p w14:paraId="0399105E" w14:textId="77777777" w:rsidR="008A0DA5" w:rsidRDefault="00000000">
            <w:pPr>
              <w:spacing w:after="40"/>
            </w:pPr>
            <w:r>
              <w:rPr>
                <w:rFonts w:cs="Calibri"/>
                <w:sz w:val="18"/>
              </w:rPr>
              <w:t>Vorzeichenbehaftete Dezimalnummer unbegrenzter Länge</w:t>
            </w:r>
          </w:p>
        </w:tc>
        <w:tc>
          <w:tcPr>
            <w:tcW w:w="2436" w:type="dxa"/>
          </w:tcPr>
          <w:p w14:paraId="2215A5EA" w14:textId="77777777" w:rsidR="008A0DA5" w:rsidRDefault="00000000">
            <w:pPr>
              <w:spacing w:after="40"/>
            </w:pPr>
            <w:r>
              <w:rPr>
                <w:rFonts w:cs="Calibri"/>
                <w:sz w:val="18"/>
              </w:rPr>
              <w:t>3.141592653589793238462643383279</w:t>
            </w:r>
          </w:p>
        </w:tc>
      </w:tr>
      <w:tr w:rsidR="008A0DA5" w14:paraId="362C2234" w14:textId="77777777">
        <w:trPr>
          <w:jc w:val="center"/>
        </w:trPr>
        <w:tc>
          <w:tcPr>
            <w:tcW w:w="2436" w:type="dxa"/>
          </w:tcPr>
          <w:p w14:paraId="6EB12191" w14:textId="77777777" w:rsidR="008A0DA5" w:rsidRDefault="00000000">
            <w:pPr>
              <w:spacing w:after="40"/>
            </w:pPr>
            <w:r>
              <w:rPr>
                <w:rFonts w:cs="Calibri"/>
                <w:sz w:val="18"/>
              </w:rPr>
              <w:t>string</w:t>
            </w:r>
          </w:p>
        </w:tc>
        <w:tc>
          <w:tcPr>
            <w:tcW w:w="2436" w:type="dxa"/>
          </w:tcPr>
          <w:p w14:paraId="1C619CFB" w14:textId="77777777" w:rsidR="008A0DA5" w:rsidRDefault="00000000">
            <w:pPr>
              <w:spacing w:after="40"/>
            </w:pPr>
            <w:r>
              <w:rPr>
                <w:rFonts w:cs="Calibri"/>
                <w:sz w:val="18"/>
              </w:rPr>
              <w:t>byte</w:t>
            </w:r>
          </w:p>
        </w:tc>
        <w:tc>
          <w:tcPr>
            <w:tcW w:w="2436" w:type="dxa"/>
          </w:tcPr>
          <w:p w14:paraId="67D012D6" w14:textId="77777777" w:rsidR="008A0DA5" w:rsidRDefault="00000000">
            <w:pPr>
              <w:spacing w:after="40"/>
            </w:pPr>
            <w:r>
              <w:rPr>
                <w:rFonts w:cs="Calibri"/>
                <w:sz w:val="18"/>
              </w:rPr>
              <w:t>base64url kodiertes Byte nach RFC 7493 Sektion 4.4</w:t>
            </w:r>
          </w:p>
        </w:tc>
        <w:tc>
          <w:tcPr>
            <w:tcW w:w="2436" w:type="dxa"/>
          </w:tcPr>
          <w:p w14:paraId="346F8AC9" w14:textId="77777777" w:rsidR="008A0DA5" w:rsidRDefault="00000000">
            <w:pPr>
              <w:spacing w:after="40"/>
            </w:pPr>
            <w:r>
              <w:rPr>
                <w:rFonts w:cs="Calibri"/>
                <w:sz w:val="18"/>
              </w:rPr>
              <w:t>VA==</w:t>
            </w:r>
          </w:p>
        </w:tc>
      </w:tr>
      <w:tr w:rsidR="008A0DA5" w14:paraId="3C9DBF40" w14:textId="77777777">
        <w:trPr>
          <w:jc w:val="center"/>
        </w:trPr>
        <w:tc>
          <w:tcPr>
            <w:tcW w:w="2436" w:type="dxa"/>
          </w:tcPr>
          <w:p w14:paraId="5628EEEB" w14:textId="77777777" w:rsidR="008A0DA5" w:rsidRDefault="00000000">
            <w:pPr>
              <w:spacing w:after="40"/>
            </w:pPr>
            <w:r>
              <w:rPr>
                <w:rFonts w:cs="Calibri"/>
                <w:sz w:val="18"/>
              </w:rPr>
              <w:t>string</w:t>
            </w:r>
          </w:p>
        </w:tc>
        <w:tc>
          <w:tcPr>
            <w:tcW w:w="2436" w:type="dxa"/>
          </w:tcPr>
          <w:p w14:paraId="7B6298E4" w14:textId="77777777" w:rsidR="008A0DA5" w:rsidRDefault="00000000">
            <w:pPr>
              <w:spacing w:after="40"/>
            </w:pPr>
            <w:r>
              <w:rPr>
                <w:rFonts w:cs="Calibri"/>
                <w:sz w:val="18"/>
              </w:rPr>
              <w:t>binary</w:t>
            </w:r>
          </w:p>
        </w:tc>
        <w:tc>
          <w:tcPr>
            <w:tcW w:w="2436" w:type="dxa"/>
          </w:tcPr>
          <w:p w14:paraId="109055C5" w14:textId="77777777" w:rsidR="008A0DA5" w:rsidRDefault="00000000">
            <w:pPr>
              <w:spacing w:after="40"/>
            </w:pPr>
            <w:r>
              <w:rPr>
                <w:rFonts w:cs="Calibri"/>
                <w:sz w:val="18"/>
              </w:rPr>
              <w:t>base64url kodierte Byte-Sequenz nach RFC 7493 Sektion 4.4</w:t>
            </w:r>
          </w:p>
        </w:tc>
        <w:tc>
          <w:tcPr>
            <w:tcW w:w="2436" w:type="dxa"/>
          </w:tcPr>
          <w:p w14:paraId="0C37329F" w14:textId="77777777" w:rsidR="008A0DA5" w:rsidRDefault="00000000">
            <w:pPr>
              <w:spacing w:after="40"/>
            </w:pPr>
            <w:r>
              <w:rPr>
                <w:rFonts w:cs="Calibri"/>
                <w:sz w:val="18"/>
              </w:rPr>
              <w:t>VGVzdA==</w:t>
            </w:r>
          </w:p>
        </w:tc>
      </w:tr>
      <w:tr w:rsidR="008A0DA5" w14:paraId="20AAB5FC" w14:textId="77777777">
        <w:trPr>
          <w:jc w:val="center"/>
        </w:trPr>
        <w:tc>
          <w:tcPr>
            <w:tcW w:w="2436" w:type="dxa"/>
          </w:tcPr>
          <w:p w14:paraId="0ABECAA7" w14:textId="77777777" w:rsidR="008A0DA5" w:rsidRDefault="00000000">
            <w:pPr>
              <w:spacing w:after="40"/>
            </w:pPr>
            <w:r>
              <w:rPr>
                <w:rFonts w:cs="Calibri"/>
                <w:sz w:val="18"/>
              </w:rPr>
              <w:t>string</w:t>
            </w:r>
          </w:p>
        </w:tc>
        <w:tc>
          <w:tcPr>
            <w:tcW w:w="2436" w:type="dxa"/>
          </w:tcPr>
          <w:p w14:paraId="54711852" w14:textId="77777777" w:rsidR="008A0DA5" w:rsidRDefault="00000000">
            <w:pPr>
              <w:spacing w:after="40"/>
            </w:pPr>
            <w:r>
              <w:rPr>
                <w:rFonts w:cs="Calibri"/>
                <w:sz w:val="18"/>
              </w:rPr>
              <w:t>date</w:t>
            </w:r>
          </w:p>
        </w:tc>
        <w:tc>
          <w:tcPr>
            <w:tcW w:w="2436" w:type="dxa"/>
          </w:tcPr>
          <w:p w14:paraId="11BEEFB6" w14:textId="77777777" w:rsidR="008A0DA5" w:rsidRDefault="00000000">
            <w:pPr>
              <w:spacing w:after="40"/>
            </w:pPr>
            <w:r>
              <w:rPr>
                <w:rFonts w:cs="Calibri"/>
                <w:sz w:val="18"/>
              </w:rPr>
              <w:t>RFC 3339 Internet Profil – Subset von ISO 8601</w:t>
            </w:r>
          </w:p>
        </w:tc>
        <w:tc>
          <w:tcPr>
            <w:tcW w:w="2436" w:type="dxa"/>
          </w:tcPr>
          <w:p w14:paraId="64FEDE80" w14:textId="77777777" w:rsidR="008A0DA5" w:rsidRDefault="00000000">
            <w:pPr>
              <w:spacing w:after="40"/>
            </w:pPr>
            <w:r>
              <w:rPr>
                <w:rFonts w:cs="Calibri"/>
                <w:sz w:val="18"/>
              </w:rPr>
              <w:t>2019-07-30</w:t>
            </w:r>
          </w:p>
        </w:tc>
      </w:tr>
      <w:tr w:rsidR="008A0DA5" w14:paraId="6247E801" w14:textId="77777777">
        <w:trPr>
          <w:jc w:val="center"/>
        </w:trPr>
        <w:tc>
          <w:tcPr>
            <w:tcW w:w="2436" w:type="dxa"/>
          </w:tcPr>
          <w:p w14:paraId="50144416" w14:textId="77777777" w:rsidR="008A0DA5" w:rsidRDefault="00000000">
            <w:pPr>
              <w:spacing w:after="40"/>
            </w:pPr>
            <w:r>
              <w:rPr>
                <w:rFonts w:cs="Calibri"/>
                <w:sz w:val="18"/>
              </w:rPr>
              <w:t>string</w:t>
            </w:r>
          </w:p>
        </w:tc>
        <w:tc>
          <w:tcPr>
            <w:tcW w:w="2436" w:type="dxa"/>
          </w:tcPr>
          <w:p w14:paraId="3484DB08" w14:textId="77777777" w:rsidR="008A0DA5" w:rsidRDefault="00000000">
            <w:pPr>
              <w:spacing w:after="40"/>
            </w:pPr>
            <w:r>
              <w:rPr>
                <w:rFonts w:cs="Calibri"/>
                <w:sz w:val="18"/>
              </w:rPr>
              <w:t>date-time</w:t>
            </w:r>
          </w:p>
        </w:tc>
        <w:tc>
          <w:tcPr>
            <w:tcW w:w="2436" w:type="dxa"/>
          </w:tcPr>
          <w:p w14:paraId="67D38FFB" w14:textId="77777777" w:rsidR="008A0DA5" w:rsidRDefault="00000000">
            <w:pPr>
              <w:spacing w:after="40"/>
            </w:pPr>
            <w:r>
              <w:rPr>
                <w:rFonts w:cs="Calibri"/>
                <w:sz w:val="18"/>
              </w:rPr>
              <w:t>RFC 3339 Internet Profil – Subset von ISO 8601</w:t>
            </w:r>
          </w:p>
        </w:tc>
        <w:tc>
          <w:tcPr>
            <w:tcW w:w="2436" w:type="dxa"/>
          </w:tcPr>
          <w:p w14:paraId="3A47745D" w14:textId="77777777" w:rsidR="008A0DA5" w:rsidRDefault="00000000">
            <w:pPr>
              <w:spacing w:after="40"/>
            </w:pPr>
            <w:r>
              <w:rPr>
                <w:rFonts w:cs="Calibri"/>
                <w:sz w:val="18"/>
              </w:rPr>
              <w:t>2019-07-30T06:43:40.252Z</w:t>
            </w:r>
          </w:p>
        </w:tc>
      </w:tr>
      <w:tr w:rsidR="008A0DA5" w14:paraId="75CBABED" w14:textId="77777777">
        <w:trPr>
          <w:jc w:val="center"/>
        </w:trPr>
        <w:tc>
          <w:tcPr>
            <w:tcW w:w="2436" w:type="dxa"/>
          </w:tcPr>
          <w:p w14:paraId="7B9C4E7E" w14:textId="77777777" w:rsidR="008A0DA5" w:rsidRDefault="00000000">
            <w:pPr>
              <w:spacing w:after="40"/>
            </w:pPr>
            <w:r>
              <w:rPr>
                <w:rFonts w:cs="Calibri"/>
                <w:sz w:val="18"/>
              </w:rPr>
              <w:t>string</w:t>
            </w:r>
          </w:p>
        </w:tc>
        <w:tc>
          <w:tcPr>
            <w:tcW w:w="2436" w:type="dxa"/>
          </w:tcPr>
          <w:p w14:paraId="367C39B3" w14:textId="77777777" w:rsidR="008A0DA5" w:rsidRDefault="00000000">
            <w:pPr>
              <w:spacing w:after="40"/>
            </w:pPr>
            <w:r>
              <w:rPr>
                <w:rFonts w:cs="Calibri"/>
                <w:sz w:val="18"/>
              </w:rPr>
              <w:t>time</w:t>
            </w:r>
          </w:p>
        </w:tc>
        <w:tc>
          <w:tcPr>
            <w:tcW w:w="2436" w:type="dxa"/>
          </w:tcPr>
          <w:p w14:paraId="56BE60AB" w14:textId="77777777" w:rsidR="008A0DA5" w:rsidRDefault="00000000">
            <w:pPr>
              <w:spacing w:after="40"/>
            </w:pPr>
            <w:r>
              <w:rPr>
                <w:rFonts w:cs="Calibri"/>
                <w:sz w:val="18"/>
              </w:rPr>
              <w:t>RFC 3339 Internet Profil – Subset von ISO 8601</w:t>
            </w:r>
          </w:p>
        </w:tc>
        <w:tc>
          <w:tcPr>
            <w:tcW w:w="2436" w:type="dxa"/>
          </w:tcPr>
          <w:p w14:paraId="608F5563" w14:textId="77777777" w:rsidR="008A0DA5" w:rsidRDefault="00000000">
            <w:pPr>
              <w:spacing w:after="40"/>
            </w:pPr>
            <w:r>
              <w:rPr>
                <w:rFonts w:cs="Calibri"/>
                <w:sz w:val="18"/>
              </w:rPr>
              <w:t>06:43:40.252Z</w:t>
            </w:r>
          </w:p>
        </w:tc>
      </w:tr>
      <w:tr w:rsidR="008A0DA5" w14:paraId="03C6E7DA" w14:textId="77777777">
        <w:trPr>
          <w:jc w:val="center"/>
        </w:trPr>
        <w:tc>
          <w:tcPr>
            <w:tcW w:w="2436" w:type="dxa"/>
          </w:tcPr>
          <w:p w14:paraId="218F91B2" w14:textId="77777777" w:rsidR="008A0DA5" w:rsidRDefault="00000000">
            <w:pPr>
              <w:spacing w:after="40"/>
            </w:pPr>
            <w:r>
              <w:rPr>
                <w:rFonts w:cs="Calibri"/>
                <w:sz w:val="18"/>
              </w:rPr>
              <w:t>string</w:t>
            </w:r>
          </w:p>
        </w:tc>
        <w:tc>
          <w:tcPr>
            <w:tcW w:w="2436" w:type="dxa"/>
          </w:tcPr>
          <w:p w14:paraId="1BD5110A" w14:textId="77777777" w:rsidR="008A0DA5" w:rsidRDefault="00000000">
            <w:pPr>
              <w:spacing w:after="40"/>
            </w:pPr>
            <w:r>
              <w:rPr>
                <w:rFonts w:cs="Calibri"/>
                <w:sz w:val="18"/>
              </w:rPr>
              <w:t>duration</w:t>
            </w:r>
          </w:p>
        </w:tc>
        <w:tc>
          <w:tcPr>
            <w:tcW w:w="2436" w:type="dxa"/>
          </w:tcPr>
          <w:p w14:paraId="57FB6906" w14:textId="77777777" w:rsidR="008A0DA5" w:rsidRDefault="00000000">
            <w:pPr>
              <w:spacing w:after="40"/>
            </w:pPr>
            <w:r>
              <w:rPr>
                <w:rFonts w:cs="Calibri"/>
                <w:sz w:val="18"/>
              </w:rPr>
              <w:t>RFC 3339 Internet Profil – Subset von ISO 8601</w:t>
            </w:r>
          </w:p>
        </w:tc>
        <w:tc>
          <w:tcPr>
            <w:tcW w:w="2436" w:type="dxa"/>
          </w:tcPr>
          <w:p w14:paraId="62F8F474" w14:textId="77777777" w:rsidR="008A0DA5" w:rsidRDefault="00000000">
            <w:pPr>
              <w:spacing w:after="40"/>
            </w:pPr>
            <w:r>
              <w:rPr>
                <w:rFonts w:cs="Calibri"/>
                <w:sz w:val="18"/>
              </w:rPr>
              <w:t>P1DT30H4S</w:t>
            </w:r>
          </w:p>
        </w:tc>
      </w:tr>
      <w:tr w:rsidR="008A0DA5" w14:paraId="1438E1C5" w14:textId="77777777">
        <w:trPr>
          <w:jc w:val="center"/>
        </w:trPr>
        <w:tc>
          <w:tcPr>
            <w:tcW w:w="2436" w:type="dxa"/>
          </w:tcPr>
          <w:p w14:paraId="00B94448" w14:textId="77777777" w:rsidR="008A0DA5" w:rsidRDefault="00000000">
            <w:pPr>
              <w:spacing w:after="40"/>
            </w:pPr>
            <w:r>
              <w:rPr>
                <w:rFonts w:cs="Calibri"/>
                <w:sz w:val="18"/>
              </w:rPr>
              <w:t>string</w:t>
            </w:r>
          </w:p>
        </w:tc>
        <w:tc>
          <w:tcPr>
            <w:tcW w:w="2436" w:type="dxa"/>
          </w:tcPr>
          <w:p w14:paraId="5E7D2677" w14:textId="77777777" w:rsidR="008A0DA5" w:rsidRDefault="00000000">
            <w:pPr>
              <w:spacing w:after="40"/>
            </w:pPr>
            <w:r>
              <w:rPr>
                <w:rFonts w:cs="Calibri"/>
                <w:sz w:val="18"/>
              </w:rPr>
              <w:t>period</w:t>
            </w:r>
          </w:p>
        </w:tc>
        <w:tc>
          <w:tcPr>
            <w:tcW w:w="2436" w:type="dxa"/>
          </w:tcPr>
          <w:p w14:paraId="023998CC" w14:textId="77777777" w:rsidR="008A0DA5" w:rsidRDefault="00000000">
            <w:pPr>
              <w:spacing w:after="40"/>
            </w:pPr>
            <w:r>
              <w:rPr>
                <w:rFonts w:cs="Calibri"/>
                <w:sz w:val="18"/>
              </w:rPr>
              <w:t>RFC 3339 Internet Profil – Subset von ISO 8601</w:t>
            </w:r>
          </w:p>
        </w:tc>
        <w:tc>
          <w:tcPr>
            <w:tcW w:w="2436" w:type="dxa"/>
          </w:tcPr>
          <w:p w14:paraId="76A788D2" w14:textId="77777777" w:rsidR="008A0DA5" w:rsidRDefault="00000000">
            <w:pPr>
              <w:spacing w:after="40"/>
            </w:pPr>
            <w:r>
              <w:rPr>
                <w:rFonts w:cs="Calibri"/>
                <w:sz w:val="18"/>
              </w:rPr>
              <w:t>2019-07-30T06:43:40.252Z/PT3H</w:t>
            </w:r>
          </w:p>
        </w:tc>
      </w:tr>
      <w:tr w:rsidR="008A0DA5" w14:paraId="36D4C0A9" w14:textId="77777777">
        <w:trPr>
          <w:jc w:val="center"/>
        </w:trPr>
        <w:tc>
          <w:tcPr>
            <w:tcW w:w="2436" w:type="dxa"/>
          </w:tcPr>
          <w:p w14:paraId="653A0853" w14:textId="77777777" w:rsidR="008A0DA5" w:rsidRDefault="00000000">
            <w:pPr>
              <w:spacing w:after="40"/>
            </w:pPr>
            <w:r>
              <w:rPr>
                <w:rFonts w:cs="Calibri"/>
                <w:sz w:val="18"/>
              </w:rPr>
              <w:t>string</w:t>
            </w:r>
          </w:p>
        </w:tc>
        <w:tc>
          <w:tcPr>
            <w:tcW w:w="2436" w:type="dxa"/>
          </w:tcPr>
          <w:p w14:paraId="7E5E361C" w14:textId="77777777" w:rsidR="008A0DA5" w:rsidRDefault="00000000">
            <w:pPr>
              <w:spacing w:after="40"/>
            </w:pPr>
            <w:r>
              <w:rPr>
                <w:rFonts w:cs="Calibri"/>
                <w:sz w:val="18"/>
              </w:rPr>
              <w:t>password</w:t>
            </w:r>
          </w:p>
        </w:tc>
        <w:tc>
          <w:tcPr>
            <w:tcW w:w="2436" w:type="dxa"/>
          </w:tcPr>
          <w:p w14:paraId="7F4EC7D4" w14:textId="77777777" w:rsidR="008A0DA5" w:rsidRDefault="008A0DA5">
            <w:pPr>
              <w:spacing w:after="40"/>
            </w:pPr>
          </w:p>
        </w:tc>
        <w:tc>
          <w:tcPr>
            <w:tcW w:w="2436" w:type="dxa"/>
          </w:tcPr>
          <w:p w14:paraId="0C55135E" w14:textId="77777777" w:rsidR="008A0DA5" w:rsidRDefault="00000000">
            <w:pPr>
              <w:spacing w:after="40"/>
            </w:pPr>
            <w:r>
              <w:rPr>
                <w:rFonts w:cs="Calibri"/>
                <w:sz w:val="18"/>
              </w:rPr>
              <w:t>secret</w:t>
            </w:r>
          </w:p>
        </w:tc>
      </w:tr>
      <w:tr w:rsidR="008A0DA5" w14:paraId="043AA6DA" w14:textId="77777777">
        <w:trPr>
          <w:jc w:val="center"/>
        </w:trPr>
        <w:tc>
          <w:tcPr>
            <w:tcW w:w="2436" w:type="dxa"/>
          </w:tcPr>
          <w:p w14:paraId="1AEFE020" w14:textId="77777777" w:rsidR="008A0DA5" w:rsidRDefault="00000000">
            <w:pPr>
              <w:spacing w:after="40"/>
            </w:pPr>
            <w:r>
              <w:rPr>
                <w:rFonts w:cs="Calibri"/>
                <w:sz w:val="18"/>
              </w:rPr>
              <w:t>string</w:t>
            </w:r>
          </w:p>
        </w:tc>
        <w:tc>
          <w:tcPr>
            <w:tcW w:w="2436" w:type="dxa"/>
          </w:tcPr>
          <w:p w14:paraId="7F75DF19" w14:textId="77777777" w:rsidR="008A0DA5" w:rsidRDefault="00000000">
            <w:pPr>
              <w:spacing w:after="40"/>
            </w:pPr>
            <w:r>
              <w:rPr>
                <w:rFonts w:cs="Calibri"/>
                <w:sz w:val="18"/>
              </w:rPr>
              <w:t>email</w:t>
            </w:r>
          </w:p>
        </w:tc>
        <w:tc>
          <w:tcPr>
            <w:tcW w:w="2436" w:type="dxa"/>
          </w:tcPr>
          <w:p w14:paraId="67FCBA1D" w14:textId="77777777" w:rsidR="008A0DA5" w:rsidRDefault="00000000">
            <w:pPr>
              <w:spacing w:after="40"/>
            </w:pPr>
            <w:r>
              <w:rPr>
                <w:rFonts w:cs="Calibri"/>
                <w:sz w:val="18"/>
              </w:rPr>
              <w:t>RFC 5322</w:t>
            </w:r>
          </w:p>
        </w:tc>
        <w:tc>
          <w:tcPr>
            <w:tcW w:w="2436" w:type="dxa"/>
          </w:tcPr>
          <w:p w14:paraId="657CEA70" w14:textId="77777777" w:rsidR="008A0DA5" w:rsidRDefault="00000000">
            <w:pPr>
              <w:spacing w:after="40"/>
            </w:pPr>
            <w:r>
              <w:rPr>
                <w:rFonts w:cs="Calibri"/>
                <w:sz w:val="18"/>
              </w:rPr>
              <w:t>example@exemple.de</w:t>
            </w:r>
          </w:p>
        </w:tc>
      </w:tr>
      <w:tr w:rsidR="008A0DA5" w14:paraId="379D8416" w14:textId="77777777">
        <w:trPr>
          <w:jc w:val="center"/>
        </w:trPr>
        <w:tc>
          <w:tcPr>
            <w:tcW w:w="2436" w:type="dxa"/>
          </w:tcPr>
          <w:p w14:paraId="591FBCB4" w14:textId="77777777" w:rsidR="008A0DA5" w:rsidRDefault="00000000">
            <w:pPr>
              <w:spacing w:after="40"/>
            </w:pPr>
            <w:r>
              <w:rPr>
                <w:rFonts w:cs="Calibri"/>
                <w:sz w:val="18"/>
              </w:rPr>
              <w:t>string</w:t>
            </w:r>
          </w:p>
        </w:tc>
        <w:tc>
          <w:tcPr>
            <w:tcW w:w="2436" w:type="dxa"/>
          </w:tcPr>
          <w:p w14:paraId="3197387B" w14:textId="77777777" w:rsidR="008A0DA5" w:rsidRDefault="00000000">
            <w:pPr>
              <w:spacing w:after="40"/>
            </w:pPr>
            <w:r>
              <w:rPr>
                <w:rFonts w:cs="Calibri"/>
                <w:sz w:val="18"/>
              </w:rPr>
              <w:t>idn-email</w:t>
            </w:r>
          </w:p>
        </w:tc>
        <w:tc>
          <w:tcPr>
            <w:tcW w:w="2436" w:type="dxa"/>
          </w:tcPr>
          <w:p w14:paraId="115EA087" w14:textId="77777777" w:rsidR="008A0DA5" w:rsidRDefault="00000000">
            <w:pPr>
              <w:spacing w:after="40"/>
            </w:pPr>
            <w:r>
              <w:rPr>
                <w:rFonts w:cs="Calibri"/>
                <w:sz w:val="18"/>
              </w:rPr>
              <w:t>RFC 6531</w:t>
            </w:r>
          </w:p>
        </w:tc>
        <w:tc>
          <w:tcPr>
            <w:tcW w:w="2436" w:type="dxa"/>
          </w:tcPr>
          <w:p w14:paraId="76410659" w14:textId="77777777" w:rsidR="008A0DA5" w:rsidRDefault="00000000">
            <w:pPr>
              <w:spacing w:after="40"/>
            </w:pPr>
            <w:r>
              <w:rPr>
                <w:rFonts w:cs="Calibri"/>
                <w:sz w:val="18"/>
              </w:rPr>
              <w:t>hello@buecher.example</w:t>
            </w:r>
          </w:p>
        </w:tc>
      </w:tr>
      <w:tr w:rsidR="008A0DA5" w14:paraId="39DD89EB" w14:textId="77777777">
        <w:trPr>
          <w:jc w:val="center"/>
        </w:trPr>
        <w:tc>
          <w:tcPr>
            <w:tcW w:w="2436" w:type="dxa"/>
          </w:tcPr>
          <w:p w14:paraId="30E10E4B" w14:textId="77777777" w:rsidR="008A0DA5" w:rsidRDefault="00000000">
            <w:pPr>
              <w:spacing w:after="40"/>
            </w:pPr>
            <w:r>
              <w:rPr>
                <w:rFonts w:cs="Calibri"/>
                <w:sz w:val="18"/>
              </w:rPr>
              <w:t>string</w:t>
            </w:r>
          </w:p>
        </w:tc>
        <w:tc>
          <w:tcPr>
            <w:tcW w:w="2436" w:type="dxa"/>
          </w:tcPr>
          <w:p w14:paraId="44EE25F8" w14:textId="77777777" w:rsidR="008A0DA5" w:rsidRDefault="00000000">
            <w:pPr>
              <w:spacing w:after="40"/>
            </w:pPr>
            <w:r>
              <w:rPr>
                <w:rFonts w:cs="Calibri"/>
                <w:sz w:val="18"/>
              </w:rPr>
              <w:t>hostname</w:t>
            </w:r>
          </w:p>
        </w:tc>
        <w:tc>
          <w:tcPr>
            <w:tcW w:w="2436" w:type="dxa"/>
          </w:tcPr>
          <w:p w14:paraId="7F3362F2" w14:textId="77777777" w:rsidR="008A0DA5" w:rsidRDefault="00000000">
            <w:pPr>
              <w:spacing w:after="40"/>
            </w:pPr>
            <w:r>
              <w:rPr>
                <w:rFonts w:cs="Calibri"/>
                <w:sz w:val="18"/>
              </w:rPr>
              <w:t>RFC 1034</w:t>
            </w:r>
          </w:p>
        </w:tc>
        <w:tc>
          <w:tcPr>
            <w:tcW w:w="2436" w:type="dxa"/>
          </w:tcPr>
          <w:p w14:paraId="7167E588" w14:textId="77777777" w:rsidR="008A0DA5" w:rsidRDefault="00000000">
            <w:pPr>
              <w:spacing w:after="40"/>
            </w:pPr>
            <w:r>
              <w:rPr>
                <w:rFonts w:cs="Calibri"/>
                <w:sz w:val="18"/>
              </w:rPr>
              <w:t>www.test.de</w:t>
            </w:r>
          </w:p>
        </w:tc>
      </w:tr>
      <w:tr w:rsidR="008A0DA5" w14:paraId="24EC3DF3" w14:textId="77777777">
        <w:trPr>
          <w:jc w:val="center"/>
        </w:trPr>
        <w:tc>
          <w:tcPr>
            <w:tcW w:w="2436" w:type="dxa"/>
          </w:tcPr>
          <w:p w14:paraId="0300CB6D" w14:textId="77777777" w:rsidR="008A0DA5" w:rsidRDefault="00000000">
            <w:pPr>
              <w:spacing w:after="40"/>
            </w:pPr>
            <w:r>
              <w:rPr>
                <w:rFonts w:cs="Calibri"/>
                <w:sz w:val="18"/>
              </w:rPr>
              <w:t>string</w:t>
            </w:r>
          </w:p>
        </w:tc>
        <w:tc>
          <w:tcPr>
            <w:tcW w:w="2436" w:type="dxa"/>
          </w:tcPr>
          <w:p w14:paraId="5088B9E9" w14:textId="77777777" w:rsidR="008A0DA5" w:rsidRDefault="00000000">
            <w:pPr>
              <w:spacing w:after="40"/>
            </w:pPr>
            <w:r>
              <w:rPr>
                <w:rFonts w:cs="Calibri"/>
                <w:sz w:val="18"/>
              </w:rPr>
              <w:t>idn-hostname</w:t>
            </w:r>
          </w:p>
        </w:tc>
        <w:tc>
          <w:tcPr>
            <w:tcW w:w="2436" w:type="dxa"/>
          </w:tcPr>
          <w:p w14:paraId="28510B05" w14:textId="77777777" w:rsidR="008A0DA5" w:rsidRDefault="00000000">
            <w:pPr>
              <w:spacing w:after="40"/>
            </w:pPr>
            <w:r>
              <w:rPr>
                <w:rFonts w:cs="Calibri"/>
                <w:sz w:val="18"/>
              </w:rPr>
              <w:t>RFC 5890</w:t>
            </w:r>
          </w:p>
        </w:tc>
        <w:tc>
          <w:tcPr>
            <w:tcW w:w="2436" w:type="dxa"/>
          </w:tcPr>
          <w:p w14:paraId="48209476" w14:textId="77777777" w:rsidR="008A0DA5" w:rsidRDefault="00000000">
            <w:pPr>
              <w:spacing w:after="40"/>
            </w:pPr>
            <w:r>
              <w:rPr>
                <w:rFonts w:cs="Calibri"/>
                <w:sz w:val="18"/>
              </w:rPr>
              <w:t>buecher.example</w:t>
            </w:r>
          </w:p>
        </w:tc>
      </w:tr>
      <w:tr w:rsidR="008A0DA5" w14:paraId="75C86800" w14:textId="77777777">
        <w:trPr>
          <w:jc w:val="center"/>
        </w:trPr>
        <w:tc>
          <w:tcPr>
            <w:tcW w:w="2436" w:type="dxa"/>
          </w:tcPr>
          <w:p w14:paraId="161146E8" w14:textId="77777777" w:rsidR="008A0DA5" w:rsidRDefault="00000000">
            <w:pPr>
              <w:spacing w:after="40"/>
            </w:pPr>
            <w:r>
              <w:rPr>
                <w:rFonts w:cs="Calibri"/>
                <w:sz w:val="18"/>
              </w:rPr>
              <w:t>string</w:t>
            </w:r>
          </w:p>
        </w:tc>
        <w:tc>
          <w:tcPr>
            <w:tcW w:w="2436" w:type="dxa"/>
          </w:tcPr>
          <w:p w14:paraId="2FD9EB87" w14:textId="77777777" w:rsidR="008A0DA5" w:rsidRDefault="00000000">
            <w:pPr>
              <w:spacing w:after="40"/>
            </w:pPr>
            <w:r>
              <w:rPr>
                <w:rFonts w:cs="Calibri"/>
                <w:sz w:val="18"/>
              </w:rPr>
              <w:t>ipv4</w:t>
            </w:r>
          </w:p>
        </w:tc>
        <w:tc>
          <w:tcPr>
            <w:tcW w:w="2436" w:type="dxa"/>
          </w:tcPr>
          <w:p w14:paraId="562D6B30" w14:textId="77777777" w:rsidR="008A0DA5" w:rsidRDefault="00000000">
            <w:commentRangeStart w:id="148"/>
            <w:del w:id="149" w:author="E.ON Netze" w:date="2026-07-13T04:46:00Z">
              <w:r>
                <w:rPr>
                  <w:rFonts w:cs="Calibri"/>
                  <w:sz w:val="18"/>
                </w:rPr>
                <w:delText>RFC 2673</w:delText>
              </w:r>
            </w:del>
            <w:ins w:id="150" w:author="E.ON Netze" w:date="2026-07-08T19:14:00Z">
              <w:r>
                <w:rPr>
                  <w:rFonts w:cs="Calibri"/>
                  <w:sz w:val="18"/>
                </w:rPr>
                <w:t>RFC 791</w:t>
              </w:r>
              <w:commentRangeEnd w:id="148"/>
              <w:r>
                <w:rPr>
                  <w:rStyle w:val="Kommentarzeichen"/>
                  <w:sz w:val="20"/>
                  <w:szCs w:val="22"/>
                </w:rPr>
                <w:commentReference w:id="148"/>
              </w:r>
            </w:ins>
          </w:p>
        </w:tc>
        <w:tc>
          <w:tcPr>
            <w:tcW w:w="2436" w:type="dxa"/>
          </w:tcPr>
          <w:p w14:paraId="277605C7" w14:textId="77777777" w:rsidR="008A0DA5" w:rsidRDefault="00000000">
            <w:pPr>
              <w:spacing w:after="40"/>
            </w:pPr>
            <w:r>
              <w:rPr>
                <w:rFonts w:cs="Calibri"/>
                <w:sz w:val="18"/>
              </w:rPr>
              <w:t>104.75.173.179</w:t>
            </w:r>
          </w:p>
        </w:tc>
      </w:tr>
      <w:tr w:rsidR="008A0DA5" w14:paraId="125311DE" w14:textId="77777777">
        <w:trPr>
          <w:jc w:val="center"/>
        </w:trPr>
        <w:tc>
          <w:tcPr>
            <w:tcW w:w="2436" w:type="dxa"/>
          </w:tcPr>
          <w:p w14:paraId="244AB77F" w14:textId="77777777" w:rsidR="008A0DA5" w:rsidRDefault="00000000">
            <w:pPr>
              <w:spacing w:after="40"/>
            </w:pPr>
            <w:r>
              <w:rPr>
                <w:rFonts w:cs="Calibri"/>
                <w:sz w:val="18"/>
              </w:rPr>
              <w:t>string</w:t>
            </w:r>
          </w:p>
        </w:tc>
        <w:tc>
          <w:tcPr>
            <w:tcW w:w="2436" w:type="dxa"/>
          </w:tcPr>
          <w:p w14:paraId="616E4167" w14:textId="77777777" w:rsidR="008A0DA5" w:rsidRDefault="00000000">
            <w:pPr>
              <w:spacing w:after="40"/>
            </w:pPr>
            <w:r>
              <w:rPr>
                <w:rFonts w:cs="Calibri"/>
                <w:sz w:val="18"/>
              </w:rPr>
              <w:t>ipv6</w:t>
            </w:r>
          </w:p>
        </w:tc>
        <w:tc>
          <w:tcPr>
            <w:tcW w:w="2436" w:type="dxa"/>
          </w:tcPr>
          <w:p w14:paraId="5DCFE415" w14:textId="77777777" w:rsidR="008A0DA5" w:rsidRDefault="00000000">
            <w:pPr>
              <w:spacing w:after="40"/>
            </w:pPr>
            <w:r>
              <w:rPr>
                <w:rFonts w:cs="Calibri"/>
                <w:sz w:val="18"/>
              </w:rPr>
              <w:t>RFC 4291</w:t>
            </w:r>
          </w:p>
        </w:tc>
        <w:tc>
          <w:tcPr>
            <w:tcW w:w="2436" w:type="dxa"/>
          </w:tcPr>
          <w:p w14:paraId="0B6DE767" w14:textId="77777777" w:rsidR="008A0DA5" w:rsidRDefault="00000000">
            <w:pPr>
              <w:spacing w:after="40"/>
            </w:pPr>
            <w:r>
              <w:rPr>
                <w:rFonts w:cs="Calibri"/>
                <w:sz w:val="18"/>
              </w:rPr>
              <w:t>2600:1401:2::8a</w:t>
            </w:r>
          </w:p>
        </w:tc>
      </w:tr>
      <w:tr w:rsidR="008A0DA5" w14:paraId="6645D80C" w14:textId="77777777">
        <w:trPr>
          <w:jc w:val="center"/>
        </w:trPr>
        <w:tc>
          <w:tcPr>
            <w:tcW w:w="2436" w:type="dxa"/>
          </w:tcPr>
          <w:p w14:paraId="17E13503" w14:textId="77777777" w:rsidR="008A0DA5" w:rsidRDefault="00000000">
            <w:pPr>
              <w:spacing w:after="40"/>
            </w:pPr>
            <w:r>
              <w:rPr>
                <w:rFonts w:cs="Calibri"/>
                <w:sz w:val="18"/>
              </w:rPr>
              <w:t>string</w:t>
            </w:r>
          </w:p>
        </w:tc>
        <w:tc>
          <w:tcPr>
            <w:tcW w:w="2436" w:type="dxa"/>
          </w:tcPr>
          <w:p w14:paraId="35BB72E1" w14:textId="77777777" w:rsidR="008A0DA5" w:rsidRDefault="00000000">
            <w:pPr>
              <w:spacing w:after="40"/>
            </w:pPr>
            <w:r>
              <w:rPr>
                <w:rFonts w:cs="Calibri"/>
                <w:sz w:val="18"/>
              </w:rPr>
              <w:t>uri</w:t>
            </w:r>
          </w:p>
        </w:tc>
        <w:tc>
          <w:tcPr>
            <w:tcW w:w="2436" w:type="dxa"/>
          </w:tcPr>
          <w:p w14:paraId="733303D1" w14:textId="77777777" w:rsidR="008A0DA5" w:rsidRDefault="00000000">
            <w:pPr>
              <w:spacing w:after="40"/>
            </w:pPr>
            <w:r>
              <w:rPr>
                <w:rFonts w:cs="Calibri"/>
                <w:sz w:val="18"/>
              </w:rPr>
              <w:t>RFC 3986</w:t>
            </w:r>
          </w:p>
        </w:tc>
        <w:tc>
          <w:tcPr>
            <w:tcW w:w="2436" w:type="dxa"/>
          </w:tcPr>
          <w:p w14:paraId="07266037" w14:textId="77777777" w:rsidR="008A0DA5" w:rsidRDefault="00000000">
            <w:pPr>
              <w:spacing w:after="40"/>
            </w:pPr>
            <w:r>
              <w:rPr>
                <w:rFonts w:cs="Calibri"/>
                <w:sz w:val="18"/>
              </w:rPr>
              <w:t>https://www.test.de/</w:t>
            </w:r>
          </w:p>
        </w:tc>
      </w:tr>
      <w:tr w:rsidR="008A0DA5" w14:paraId="477DCA16" w14:textId="77777777">
        <w:trPr>
          <w:jc w:val="center"/>
        </w:trPr>
        <w:tc>
          <w:tcPr>
            <w:tcW w:w="2436" w:type="dxa"/>
          </w:tcPr>
          <w:p w14:paraId="207E3BCC" w14:textId="77777777" w:rsidR="008A0DA5" w:rsidRDefault="00000000">
            <w:pPr>
              <w:spacing w:after="40"/>
            </w:pPr>
            <w:r>
              <w:rPr>
                <w:rFonts w:cs="Calibri"/>
                <w:sz w:val="18"/>
              </w:rPr>
              <w:t>string</w:t>
            </w:r>
          </w:p>
        </w:tc>
        <w:tc>
          <w:tcPr>
            <w:tcW w:w="2436" w:type="dxa"/>
          </w:tcPr>
          <w:p w14:paraId="25C8C91E" w14:textId="77777777" w:rsidR="008A0DA5" w:rsidRDefault="00000000">
            <w:pPr>
              <w:spacing w:after="40"/>
            </w:pPr>
            <w:r>
              <w:rPr>
                <w:rFonts w:cs="Calibri"/>
                <w:sz w:val="18"/>
              </w:rPr>
              <w:t>uri-reference</w:t>
            </w:r>
          </w:p>
        </w:tc>
        <w:tc>
          <w:tcPr>
            <w:tcW w:w="2436" w:type="dxa"/>
          </w:tcPr>
          <w:p w14:paraId="22D84CBB" w14:textId="77777777" w:rsidR="008A0DA5" w:rsidRDefault="00000000">
            <w:pPr>
              <w:spacing w:after="40"/>
            </w:pPr>
            <w:r>
              <w:rPr>
                <w:rFonts w:cs="Calibri"/>
                <w:sz w:val="18"/>
              </w:rPr>
              <w:t>RFC 3986</w:t>
            </w:r>
          </w:p>
        </w:tc>
        <w:tc>
          <w:tcPr>
            <w:tcW w:w="2436" w:type="dxa"/>
          </w:tcPr>
          <w:p w14:paraId="5F046AB0" w14:textId="77777777" w:rsidR="008A0DA5" w:rsidRDefault="00000000">
            <w:pPr>
              <w:spacing w:after="40"/>
            </w:pPr>
            <w:r>
              <w:rPr>
                <w:rFonts w:cs="Calibri"/>
                <w:sz w:val="18"/>
              </w:rPr>
              <w:t>/clothing/</w:t>
            </w:r>
          </w:p>
        </w:tc>
      </w:tr>
      <w:tr w:rsidR="008A0DA5" w14:paraId="0F36DB5E" w14:textId="77777777">
        <w:trPr>
          <w:jc w:val="center"/>
        </w:trPr>
        <w:tc>
          <w:tcPr>
            <w:tcW w:w="2436" w:type="dxa"/>
          </w:tcPr>
          <w:p w14:paraId="3FBE9A44" w14:textId="77777777" w:rsidR="008A0DA5" w:rsidRDefault="00000000">
            <w:pPr>
              <w:spacing w:after="40"/>
            </w:pPr>
            <w:r>
              <w:rPr>
                <w:rFonts w:cs="Calibri"/>
                <w:sz w:val="18"/>
              </w:rPr>
              <w:t>string</w:t>
            </w:r>
          </w:p>
        </w:tc>
        <w:tc>
          <w:tcPr>
            <w:tcW w:w="2436" w:type="dxa"/>
          </w:tcPr>
          <w:p w14:paraId="0E30E83D" w14:textId="77777777" w:rsidR="008A0DA5" w:rsidRDefault="00000000">
            <w:pPr>
              <w:spacing w:after="40"/>
            </w:pPr>
            <w:r>
              <w:rPr>
                <w:rFonts w:cs="Calibri"/>
                <w:sz w:val="18"/>
              </w:rPr>
              <w:t>uri-template</w:t>
            </w:r>
          </w:p>
        </w:tc>
        <w:tc>
          <w:tcPr>
            <w:tcW w:w="2436" w:type="dxa"/>
          </w:tcPr>
          <w:p w14:paraId="054A3538" w14:textId="77777777" w:rsidR="008A0DA5" w:rsidRDefault="00000000">
            <w:pPr>
              <w:spacing w:after="40"/>
            </w:pPr>
            <w:r>
              <w:rPr>
                <w:rFonts w:cs="Calibri"/>
                <w:sz w:val="18"/>
              </w:rPr>
              <w:t>RFC 6570</w:t>
            </w:r>
          </w:p>
        </w:tc>
        <w:tc>
          <w:tcPr>
            <w:tcW w:w="2436" w:type="dxa"/>
          </w:tcPr>
          <w:p w14:paraId="0AE85CA5" w14:textId="77777777" w:rsidR="008A0DA5" w:rsidRDefault="00000000">
            <w:pPr>
              <w:spacing w:after="40"/>
            </w:pPr>
            <w:r>
              <w:rPr>
                <w:rFonts w:cs="Calibri"/>
                <w:sz w:val="18"/>
              </w:rPr>
              <w:t>/users/{id}</w:t>
            </w:r>
          </w:p>
        </w:tc>
      </w:tr>
      <w:tr w:rsidR="008A0DA5" w14:paraId="06EA9CA2" w14:textId="77777777">
        <w:trPr>
          <w:jc w:val="center"/>
        </w:trPr>
        <w:tc>
          <w:tcPr>
            <w:tcW w:w="2436" w:type="dxa"/>
          </w:tcPr>
          <w:p w14:paraId="468A6C2E" w14:textId="77777777" w:rsidR="008A0DA5" w:rsidRDefault="00000000">
            <w:pPr>
              <w:spacing w:after="40"/>
            </w:pPr>
            <w:r>
              <w:rPr>
                <w:rFonts w:cs="Calibri"/>
                <w:sz w:val="18"/>
              </w:rPr>
              <w:t>string</w:t>
            </w:r>
          </w:p>
        </w:tc>
        <w:tc>
          <w:tcPr>
            <w:tcW w:w="2436" w:type="dxa"/>
          </w:tcPr>
          <w:p w14:paraId="4765020B" w14:textId="77777777" w:rsidR="008A0DA5" w:rsidRDefault="00000000">
            <w:pPr>
              <w:spacing w:after="40"/>
            </w:pPr>
            <w:r>
              <w:rPr>
                <w:rFonts w:cs="Calibri"/>
                <w:sz w:val="18"/>
              </w:rPr>
              <w:t>iri</w:t>
            </w:r>
          </w:p>
        </w:tc>
        <w:tc>
          <w:tcPr>
            <w:tcW w:w="2436" w:type="dxa"/>
          </w:tcPr>
          <w:p w14:paraId="090C37F7" w14:textId="77777777" w:rsidR="008A0DA5" w:rsidRDefault="00000000">
            <w:pPr>
              <w:spacing w:after="40"/>
            </w:pPr>
            <w:r>
              <w:rPr>
                <w:rFonts w:cs="Calibri"/>
                <w:sz w:val="18"/>
              </w:rPr>
              <w:t>RFC 3987</w:t>
            </w:r>
          </w:p>
        </w:tc>
        <w:tc>
          <w:tcPr>
            <w:tcW w:w="2436" w:type="dxa"/>
          </w:tcPr>
          <w:p w14:paraId="34CBBBA6" w14:textId="77777777" w:rsidR="008A0DA5" w:rsidRDefault="00000000">
            <w:pPr>
              <w:spacing w:after="40"/>
            </w:pPr>
            <w:r>
              <w:rPr>
                <w:rFonts w:cs="Calibri"/>
                <w:sz w:val="18"/>
              </w:rPr>
              <w:t>https://buecher.example/</w:t>
            </w:r>
          </w:p>
        </w:tc>
      </w:tr>
      <w:tr w:rsidR="008A0DA5" w14:paraId="16D1C68A" w14:textId="77777777">
        <w:trPr>
          <w:jc w:val="center"/>
        </w:trPr>
        <w:tc>
          <w:tcPr>
            <w:tcW w:w="2436" w:type="dxa"/>
          </w:tcPr>
          <w:p w14:paraId="7187B7B5" w14:textId="77777777" w:rsidR="008A0DA5" w:rsidRDefault="00000000">
            <w:pPr>
              <w:spacing w:after="40"/>
            </w:pPr>
            <w:r>
              <w:rPr>
                <w:rFonts w:cs="Calibri"/>
                <w:sz w:val="18"/>
              </w:rPr>
              <w:t>string</w:t>
            </w:r>
          </w:p>
        </w:tc>
        <w:tc>
          <w:tcPr>
            <w:tcW w:w="2436" w:type="dxa"/>
          </w:tcPr>
          <w:p w14:paraId="7E9F982E" w14:textId="77777777" w:rsidR="008A0DA5" w:rsidRDefault="00000000">
            <w:pPr>
              <w:spacing w:after="40"/>
            </w:pPr>
            <w:r>
              <w:rPr>
                <w:rFonts w:cs="Calibri"/>
                <w:sz w:val="18"/>
              </w:rPr>
              <w:t>iri-reference</w:t>
            </w:r>
          </w:p>
        </w:tc>
        <w:tc>
          <w:tcPr>
            <w:tcW w:w="2436" w:type="dxa"/>
          </w:tcPr>
          <w:p w14:paraId="4B9E1F9C" w14:textId="77777777" w:rsidR="008A0DA5" w:rsidRDefault="00000000">
            <w:pPr>
              <w:spacing w:after="40"/>
            </w:pPr>
            <w:r>
              <w:rPr>
                <w:rFonts w:cs="Calibri"/>
                <w:sz w:val="18"/>
              </w:rPr>
              <w:t>RFC 3987</w:t>
            </w:r>
          </w:p>
        </w:tc>
        <w:tc>
          <w:tcPr>
            <w:tcW w:w="2436" w:type="dxa"/>
          </w:tcPr>
          <w:p w14:paraId="0C2F8A1A" w14:textId="77777777" w:rsidR="008A0DA5" w:rsidRDefault="00000000">
            <w:pPr>
              <w:spacing w:after="40"/>
            </w:pPr>
            <w:r>
              <w:rPr>
                <w:rFonts w:cs="Calibri"/>
                <w:sz w:val="18"/>
              </w:rPr>
              <w:t>/buecher-sport/</w:t>
            </w:r>
          </w:p>
        </w:tc>
      </w:tr>
      <w:tr w:rsidR="008A0DA5" w14:paraId="5120B3DB" w14:textId="77777777">
        <w:trPr>
          <w:jc w:val="center"/>
        </w:trPr>
        <w:tc>
          <w:tcPr>
            <w:tcW w:w="2436" w:type="dxa"/>
          </w:tcPr>
          <w:p w14:paraId="08BA4D5D" w14:textId="77777777" w:rsidR="008A0DA5" w:rsidRDefault="00000000">
            <w:pPr>
              <w:spacing w:after="40"/>
            </w:pPr>
            <w:r>
              <w:rPr>
                <w:rFonts w:cs="Calibri"/>
                <w:sz w:val="18"/>
              </w:rPr>
              <w:lastRenderedPageBreak/>
              <w:t>string</w:t>
            </w:r>
          </w:p>
        </w:tc>
        <w:tc>
          <w:tcPr>
            <w:tcW w:w="2436" w:type="dxa"/>
          </w:tcPr>
          <w:p w14:paraId="6E36A939" w14:textId="77777777" w:rsidR="008A0DA5" w:rsidRDefault="00000000">
            <w:pPr>
              <w:spacing w:after="40"/>
            </w:pPr>
            <w:r>
              <w:rPr>
                <w:rFonts w:cs="Calibri"/>
                <w:sz w:val="18"/>
              </w:rPr>
              <w:t>uuid</w:t>
            </w:r>
          </w:p>
        </w:tc>
        <w:tc>
          <w:tcPr>
            <w:tcW w:w="2436" w:type="dxa"/>
          </w:tcPr>
          <w:p w14:paraId="4206D1A3" w14:textId="77777777" w:rsidR="008A0DA5" w:rsidRDefault="00000000">
            <w:pPr>
              <w:spacing w:after="40"/>
            </w:pPr>
            <w:r>
              <w:rPr>
                <w:rFonts w:cs="Calibri"/>
                <w:sz w:val="18"/>
              </w:rPr>
              <w:t>RFC 4122</w:t>
            </w:r>
          </w:p>
        </w:tc>
        <w:tc>
          <w:tcPr>
            <w:tcW w:w="2436" w:type="dxa"/>
          </w:tcPr>
          <w:p w14:paraId="1AA543A4" w14:textId="77777777" w:rsidR="008A0DA5" w:rsidRDefault="00000000">
            <w:pPr>
              <w:spacing w:after="40"/>
            </w:pPr>
            <w:r>
              <w:rPr>
                <w:rFonts w:cs="Calibri"/>
                <w:sz w:val="18"/>
              </w:rPr>
              <w:t>e2ab873e-b295-11e9-9c02-...</w:t>
            </w:r>
          </w:p>
        </w:tc>
      </w:tr>
      <w:tr w:rsidR="008A0DA5" w14:paraId="34629DBE" w14:textId="77777777">
        <w:trPr>
          <w:jc w:val="center"/>
        </w:trPr>
        <w:tc>
          <w:tcPr>
            <w:tcW w:w="2436" w:type="dxa"/>
          </w:tcPr>
          <w:p w14:paraId="6EA0CB1F" w14:textId="77777777" w:rsidR="008A0DA5" w:rsidRDefault="00000000">
            <w:pPr>
              <w:spacing w:after="40"/>
            </w:pPr>
            <w:r>
              <w:rPr>
                <w:rFonts w:cs="Calibri"/>
                <w:sz w:val="18"/>
              </w:rPr>
              <w:t>string</w:t>
            </w:r>
          </w:p>
        </w:tc>
        <w:tc>
          <w:tcPr>
            <w:tcW w:w="2436" w:type="dxa"/>
          </w:tcPr>
          <w:p w14:paraId="299D5A0D" w14:textId="77777777" w:rsidR="008A0DA5" w:rsidRDefault="00000000">
            <w:pPr>
              <w:spacing w:after="40"/>
            </w:pPr>
            <w:r>
              <w:rPr>
                <w:rFonts w:cs="Calibri"/>
                <w:sz w:val="18"/>
              </w:rPr>
              <w:t>json-pointer</w:t>
            </w:r>
          </w:p>
        </w:tc>
        <w:tc>
          <w:tcPr>
            <w:tcW w:w="2436" w:type="dxa"/>
          </w:tcPr>
          <w:p w14:paraId="14946CE2" w14:textId="77777777" w:rsidR="008A0DA5" w:rsidRDefault="00000000">
            <w:pPr>
              <w:spacing w:after="40"/>
            </w:pPr>
            <w:r>
              <w:rPr>
                <w:rFonts w:cs="Calibri"/>
                <w:sz w:val="18"/>
              </w:rPr>
              <w:t>RFC 6901</w:t>
            </w:r>
          </w:p>
        </w:tc>
        <w:tc>
          <w:tcPr>
            <w:tcW w:w="2436" w:type="dxa"/>
          </w:tcPr>
          <w:p w14:paraId="1D21CA82" w14:textId="77777777" w:rsidR="008A0DA5" w:rsidRDefault="00000000">
            <w:pPr>
              <w:spacing w:after="40"/>
            </w:pPr>
            <w:r>
              <w:rPr>
                <w:rFonts w:cs="Calibri"/>
                <w:sz w:val="18"/>
              </w:rPr>
              <w:t>/items/0/id</w:t>
            </w:r>
          </w:p>
        </w:tc>
      </w:tr>
      <w:tr w:rsidR="008A0DA5" w14:paraId="02B9955F" w14:textId="77777777">
        <w:trPr>
          <w:jc w:val="center"/>
        </w:trPr>
        <w:tc>
          <w:tcPr>
            <w:tcW w:w="2436" w:type="dxa"/>
          </w:tcPr>
          <w:p w14:paraId="464A448F" w14:textId="77777777" w:rsidR="008A0DA5" w:rsidRDefault="00000000">
            <w:pPr>
              <w:spacing w:after="40"/>
            </w:pPr>
            <w:r>
              <w:rPr>
                <w:rFonts w:cs="Calibri"/>
                <w:sz w:val="18"/>
              </w:rPr>
              <w:t>string</w:t>
            </w:r>
          </w:p>
        </w:tc>
        <w:tc>
          <w:tcPr>
            <w:tcW w:w="2436" w:type="dxa"/>
          </w:tcPr>
          <w:p w14:paraId="2A35072E" w14:textId="77777777" w:rsidR="008A0DA5" w:rsidRDefault="00000000">
            <w:pPr>
              <w:spacing w:after="40"/>
            </w:pPr>
            <w:r>
              <w:rPr>
                <w:rFonts w:cs="Calibri"/>
                <w:sz w:val="18"/>
              </w:rPr>
              <w:t>relative-json-pointer</w:t>
            </w:r>
          </w:p>
        </w:tc>
        <w:tc>
          <w:tcPr>
            <w:tcW w:w="2436" w:type="dxa"/>
          </w:tcPr>
          <w:p w14:paraId="4F613266" w14:textId="77777777" w:rsidR="008A0DA5" w:rsidRDefault="00000000">
            <w:pPr>
              <w:spacing w:after="40"/>
            </w:pPr>
            <w:r>
              <w:rPr>
                <w:rFonts w:cs="Calibri"/>
                <w:sz w:val="18"/>
              </w:rPr>
              <w:t>draft-handrews-relative-json-pointer</w:t>
            </w:r>
          </w:p>
        </w:tc>
        <w:tc>
          <w:tcPr>
            <w:tcW w:w="2436" w:type="dxa"/>
          </w:tcPr>
          <w:p w14:paraId="5ED73FDB" w14:textId="77777777" w:rsidR="008A0DA5" w:rsidRDefault="00000000">
            <w:pPr>
              <w:spacing w:after="40"/>
            </w:pPr>
            <w:r>
              <w:rPr>
                <w:rFonts w:cs="Calibri"/>
                <w:sz w:val="18"/>
              </w:rPr>
              <w:t>1/id</w:t>
            </w:r>
          </w:p>
        </w:tc>
      </w:tr>
      <w:tr w:rsidR="008A0DA5" w14:paraId="62A2FC2A" w14:textId="77777777">
        <w:trPr>
          <w:jc w:val="center"/>
        </w:trPr>
        <w:tc>
          <w:tcPr>
            <w:tcW w:w="2436" w:type="dxa"/>
          </w:tcPr>
          <w:p w14:paraId="24A404B4" w14:textId="77777777" w:rsidR="008A0DA5" w:rsidRDefault="00000000">
            <w:pPr>
              <w:spacing w:after="40"/>
            </w:pPr>
            <w:r>
              <w:rPr>
                <w:rFonts w:cs="Calibri"/>
                <w:sz w:val="18"/>
              </w:rPr>
              <w:t>string</w:t>
            </w:r>
          </w:p>
        </w:tc>
        <w:tc>
          <w:tcPr>
            <w:tcW w:w="2436" w:type="dxa"/>
          </w:tcPr>
          <w:p w14:paraId="435520CB" w14:textId="77777777" w:rsidR="008A0DA5" w:rsidRDefault="00000000">
            <w:pPr>
              <w:spacing w:after="40"/>
            </w:pPr>
            <w:r>
              <w:rPr>
                <w:rFonts w:cs="Calibri"/>
                <w:sz w:val="18"/>
              </w:rPr>
              <w:t>regex</w:t>
            </w:r>
          </w:p>
        </w:tc>
        <w:tc>
          <w:tcPr>
            <w:tcW w:w="2436" w:type="dxa"/>
          </w:tcPr>
          <w:p w14:paraId="33D7ED74" w14:textId="77777777" w:rsidR="008A0DA5" w:rsidRDefault="00000000">
            <w:pPr>
              <w:spacing w:after="40"/>
            </w:pPr>
            <w:r>
              <w:rPr>
                <w:rFonts w:cs="Calibri"/>
                <w:sz w:val="18"/>
              </w:rPr>
              <w:t>Reguläre Ausdrücke wie in ECMA 262 beschrieben</w:t>
            </w:r>
          </w:p>
        </w:tc>
        <w:tc>
          <w:tcPr>
            <w:tcW w:w="2436" w:type="dxa"/>
          </w:tcPr>
          <w:p w14:paraId="7DBD4F95" w14:textId="77777777" w:rsidR="008A0DA5" w:rsidRDefault="00000000">
            <w:pPr>
              <w:spacing w:after="40"/>
            </w:pPr>
            <w:r>
              <w:rPr>
                <w:rFonts w:cs="Calibri"/>
                <w:sz w:val="18"/>
              </w:rPr>
              <w:t>^[a-z0-9]+$</w:t>
            </w:r>
          </w:p>
        </w:tc>
      </w:tr>
    </w:tbl>
    <w:p w14:paraId="21B0CCF9" w14:textId="77777777" w:rsidR="008A0DA5" w:rsidRDefault="00000000">
      <w:pPr>
        <w:pStyle w:val="berschrift2"/>
      </w:pPr>
      <w:ins w:id="151" w:author="E.ON Netze" w:date="2026-07-13T15:24:00Z">
        <w:r>
          <w:rPr>
            <w:rFonts w:ascii="Calibri" w:hAnsi="Calibri" w:cs="Calibri"/>
          </w:rPr>
          <w:t>Internationalisierung und Feldbezeichner</w:t>
        </w:r>
      </w:ins>
    </w:p>
    <w:p w14:paraId="16B42DA6" w14:textId="77777777" w:rsidR="008A0DA5" w:rsidRDefault="00000000">
      <w:ins w:id="152" w:author="E.ON Netze" w:date="2026-07-08T07:26:00Z">
        <w:r>
          <w:rPr>
            <w:rFonts w:cs="Calibri"/>
          </w:rPr>
          <w:t>MUST Alle Feld-, Schema-, Parameter- und operationId-Bezeichner in den OpenAPI-Spezifikationen sind ausschließlich in englischer Sprache zu vergeben (lowerCamelCase für Felder und Parameter, PascalCase für Schema-Namen). Die englische Bezeichnung ist führend und gegenüber allen weiteren Sprachvarianten authoritativ. Damit wird sichergestellt, dass Code-Generatoren, Validatoren und internationale Werkzeuge (z. B. OpenAPI Generator, Redocly, Spectral) ohne Sonderbehandlung funktionieren; die englische Sprache ist zudem die in [RFC2119]-Dokumenten und der OpenAPI-Spezifikation selbst durchgängig verwendete Referenzsprache.</w:t>
        </w:r>
      </w:ins>
    </w:p>
    <w:p w14:paraId="1947EDD5" w14:textId="77777777" w:rsidR="008A0DA5" w:rsidRDefault="00000000">
      <w:ins w:id="153" w:author="E.ON Netze" w:date="2026-07-07T20:13:00Z">
        <w:r>
          <w:rPr>
            <w:rFonts w:cs="Calibri"/>
          </w:rPr>
          <w:t>MUST Auch die URI-Pfadsegmente selbst (Ressourcen- und Objektbezeichner, siehe Kapitel 3.1) sind ausschließlich in englischer Sprache zu vergeben (z. B. „marketLocations“ statt „marktlokationen“). Eine gemischtsprachige URI-Struktur erschwert Marktteilnehmern mit anderer Ausgangssprache die Nutzung und widerspricht dem Grundsatz einer einheitlichen, werkzeugkompatiblen Namensgebung nach Kapitel 3.1.3.</w:t>
        </w:r>
      </w:ins>
    </w:p>
    <w:p w14:paraId="777BC484" w14:textId="77777777" w:rsidR="008A0DA5" w:rsidRDefault="00000000">
      <w:commentRangeStart w:id="154"/>
      <w:ins w:id="155" w:author="E.ON Netze" w:date="2026-07-12T11:38:00Z">
        <w:r>
          <w:rPr>
            <w:rFonts w:cs="Calibri"/>
          </w:rPr>
          <w:t xml:space="preserve">MUST Jedes Schema und jede Eigenschaft (property) MUSS zusätzlich zur englischen title- und description-Angabe eine deutschsprachige Übersetzung über die Spezifikationserweiterung </w:t>
        </w:r>
      </w:ins>
      <w:ins w:id="156" w:author="E.ON Netze" w:date="2026-07-11T03:20:00Z">
        <w:r>
          <w:rPr>
            <w:rFonts w:ascii="Consolas" w:hAnsi="Consolas" w:cs="Consolas"/>
          </w:rPr>
          <w:t>x-i18n</w:t>
        </w:r>
      </w:ins>
      <w:ins w:id="157" w:author="E.ON Netze" w:date="2026-07-12T00:58:00Z">
        <w:r>
          <w:rPr>
            <w:rFonts w:cs="Calibri"/>
          </w:rPr>
          <w:t xml:space="preserve"> führen. Spezifikationserweiterungen sind gemäß OpenAPI Specification v3.1.0, Abschnitt „Specification Extensions“, als mit „x-“ präfigierte Patterned Fields zulässig; die Präfixe „x-oai-“ und „x-oas-“ sind der OpenAPI Initiative vorbehalten und dürfen nicht verwendet werden. Der Sprachcode folgt [BCP47]/[RFC5646] („Tags for Identifying Languages“) sowie der IANA Language Subtag Registry; für Deutsch ist der Subtag „de“ zu verwenden (bei Bedarf regional erweiterbar, z. B. „de-DE“, „de-AT“, „de-CH“). Die Erweiterung heißt bewusst x-i18n und nicht x-translation: „i18n“ ist das in der Software-Industrie und in Standardisierungsgremien (u. a. W3C Internationalization Activity) etablierte Numeronym für „Internationalization“ (i + 18 ausgelassene Buchstaben + n, analog „l10n“ für „Localization“) und bezeichnet nicht nur reine Textübersetzung, sondern die umfassendere sprachliche und regionale Anpassbarkeit (z. B. künftig Datums-, Zahlen- oder Einheitenformate). x-translation wäre eng auf Textübersetzung beschränkt und müsste bei künftiger Erweiterung über reine Übersetzung hinaus umbenannt werden.</w:t>
        </w:r>
        <w:commentRangeEnd w:id="154"/>
        <w:r>
          <w:rPr>
            <w:rStyle w:val="Kommentarzeichen"/>
            <w:sz w:val="20"/>
            <w:szCs w:val="22"/>
          </w:rPr>
          <w:commentReference w:id="154"/>
        </w:r>
      </w:ins>
    </w:p>
    <w:p w14:paraId="622EE85F" w14:textId="77777777" w:rsidR="008A0DA5" w:rsidRDefault="00000000">
      <w:ins w:id="158" w:author="E.ON Netze" w:date="2026-07-11T03:43:00Z">
        <w:r>
          <w:rPr>
            <w:rFonts w:cs="Calibri"/>
          </w:rPr>
          <w:t xml:space="preserve">MUST Der Aufbau von </w:t>
        </w:r>
      </w:ins>
      <w:ins w:id="159" w:author="E.ON Netze" w:date="2026-07-09T03:27:00Z">
        <w:r>
          <w:rPr>
            <w:rFonts w:ascii="Consolas" w:hAnsi="Consolas" w:cs="Consolas"/>
          </w:rPr>
          <w:t>x-i18n</w:t>
        </w:r>
      </w:ins>
      <w:ins w:id="160" w:author="E.ON Netze" w:date="2026-07-10T07:07:00Z">
        <w:r>
          <w:rPr>
            <w:rFonts w:cs="Calibri"/>
          </w:rPr>
          <w:t xml:space="preserve"> ist wie folgt normiert:</w:t>
        </w:r>
      </w:ins>
    </w:p>
    <w:p w14:paraId="3C957E6C" w14:textId="77777777" w:rsidR="008A0DA5" w:rsidRDefault="00000000">
      <w:pPr>
        <w:shd w:val="clear" w:color="auto" w:fill="F2F2F2"/>
        <w:spacing w:after="0"/>
      </w:pPr>
      <w:ins w:id="161" w:author="E.ON Netze" w:date="2026-07-14T15:06:00Z">
        <w:r>
          <w:rPr>
            <w:rFonts w:ascii="Consolas" w:hAnsi="Consolas" w:cs="Consolas"/>
            <w:sz w:val="17"/>
          </w:rPr>
          <w:t>x-i18n:</w:t>
        </w:r>
      </w:ins>
    </w:p>
    <w:p w14:paraId="4E1FBD04" w14:textId="77777777" w:rsidR="008A0DA5" w:rsidRDefault="00000000">
      <w:pPr>
        <w:shd w:val="clear" w:color="auto" w:fill="F2F2F2"/>
        <w:spacing w:after="0"/>
      </w:pPr>
      <w:ins w:id="162" w:author="E.ON Netze" w:date="2026-07-11T00:29:00Z">
        <w:r>
          <w:rPr>
            <w:rFonts w:ascii="Consolas" w:hAnsi="Consolas" w:cs="Consolas"/>
            <w:sz w:val="17"/>
          </w:rPr>
          <w:t xml:space="preserve">  de:</w:t>
        </w:r>
      </w:ins>
    </w:p>
    <w:p w14:paraId="32A31CBE" w14:textId="77777777" w:rsidR="008A0DA5" w:rsidRDefault="00000000">
      <w:pPr>
        <w:shd w:val="clear" w:color="auto" w:fill="F2F2F2"/>
        <w:spacing w:after="0"/>
      </w:pPr>
      <w:ins w:id="163" w:author="E.ON Netze" w:date="2026-07-14T11:48:00Z">
        <w:r>
          <w:rPr>
            <w:rFonts w:ascii="Consolas" w:hAnsi="Consolas" w:cs="Consolas"/>
            <w:sz w:val="17"/>
          </w:rPr>
          <w:t xml:space="preserve">    title: &lt;deutscher Titel&gt;</w:t>
        </w:r>
      </w:ins>
    </w:p>
    <w:p w14:paraId="36927A25" w14:textId="77777777" w:rsidR="008A0DA5" w:rsidRDefault="00000000">
      <w:pPr>
        <w:shd w:val="clear" w:color="auto" w:fill="F2F2F2"/>
        <w:spacing w:after="0"/>
      </w:pPr>
      <w:ins w:id="164" w:author="E.ON Netze" w:date="2026-07-11T10:11:00Z">
        <w:r>
          <w:rPr>
            <w:rFonts w:ascii="Consolas" w:hAnsi="Consolas" w:cs="Consolas"/>
            <w:sz w:val="17"/>
          </w:rPr>
          <w:t xml:space="preserve">    description: &lt;deutsche Beschreibung&gt;</w:t>
        </w:r>
      </w:ins>
    </w:p>
    <w:p w14:paraId="2C649E1B" w14:textId="77777777" w:rsidR="008A0DA5" w:rsidRDefault="00000000">
      <w:ins w:id="165" w:author="E.ON Netze" w:date="2026-07-12T06:02:00Z">
        <w:r>
          <w:rPr>
            <w:rFonts w:cs="Calibri"/>
          </w:rPr>
          <w:t>SHOULD Die englische description SOLLTE zusätzlich einen eingebetteten deutschsprachigen Absatz enthalten (gekennzeichnet mit „**German:**“), damit auch Werkzeuge, die x-i18n nicht auswerten (z. B. Standard-Swagger-UI), beide Sprachfassungen anzeigen. Die description ist damit zweisprachig aufgebaut: zuerst die maßgebliche englische Fassung, danach die deutsche Fassung als redaktionelle Ergänzung. Bei Widersprüchen zwischen der eingebetteten deutschen Fassung in description und der strukturierten Angabe in x-i18n.de.description gilt Letztere als maßgeblich für automatisierte Verarbeitung (z. B. Portale, die pro Sprache filtern).</w:t>
        </w:r>
      </w:ins>
    </w:p>
    <w:p w14:paraId="2B124248" w14:textId="77777777" w:rsidR="008A0DA5" w:rsidRDefault="00000000">
      <w:ins w:id="166" w:author="E.ON Netze" w:date="2026-07-10T10:22:00Z">
        <w:r>
          <w:rPr>
            <w:rFonts w:cs="Calibri"/>
          </w:rPr>
          <w:t>Beispiel (Auszug aus einem Schema für die Erzeugungs-Tranche):</w:t>
        </w:r>
      </w:ins>
    </w:p>
    <w:p w14:paraId="7685A124" w14:textId="77777777" w:rsidR="008A0DA5" w:rsidRDefault="00000000">
      <w:pPr>
        <w:shd w:val="clear" w:color="auto" w:fill="F2F2F2"/>
        <w:spacing w:after="0"/>
      </w:pPr>
      <w:ins w:id="167" w:author="E.ON Netze" w:date="2026-07-09T00:02:00Z">
        <w:r>
          <w:rPr>
            <w:rFonts w:ascii="Consolas" w:hAnsi="Consolas" w:cs="Consolas"/>
            <w:sz w:val="17"/>
          </w:rPr>
          <w:t>type: object</w:t>
        </w:r>
      </w:ins>
    </w:p>
    <w:p w14:paraId="7F83CBE0" w14:textId="77777777" w:rsidR="008A0DA5" w:rsidRDefault="00000000">
      <w:pPr>
        <w:shd w:val="clear" w:color="auto" w:fill="F2F2F2"/>
        <w:spacing w:after="0"/>
      </w:pPr>
      <w:ins w:id="168" w:author="E.ON Netze" w:date="2026-07-12T21:14:00Z">
        <w:r>
          <w:rPr>
            <w:rFonts w:ascii="Consolas" w:hAnsi="Consolas" w:cs="Consolas"/>
            <w:sz w:val="17"/>
          </w:rPr>
          <w:t>title: Tranche</w:t>
        </w:r>
      </w:ins>
    </w:p>
    <w:p w14:paraId="7E313C7E" w14:textId="77777777" w:rsidR="008A0DA5" w:rsidRDefault="00000000">
      <w:pPr>
        <w:shd w:val="clear" w:color="auto" w:fill="F2F2F2"/>
        <w:spacing w:after="0"/>
      </w:pPr>
      <w:ins w:id="169" w:author="E.ON Netze" w:date="2026-07-08T12:23:00Z">
        <w:r>
          <w:rPr>
            <w:rFonts w:ascii="Consolas" w:hAnsi="Consolas" w:cs="Consolas"/>
            <w:sz w:val="17"/>
          </w:rPr>
          <w:t>description: |</w:t>
        </w:r>
      </w:ins>
    </w:p>
    <w:p w14:paraId="41EAB22C" w14:textId="77777777" w:rsidR="008A0DA5" w:rsidRDefault="00000000">
      <w:pPr>
        <w:shd w:val="clear" w:color="auto" w:fill="F2F2F2"/>
        <w:spacing w:after="0"/>
      </w:pPr>
      <w:ins w:id="170" w:author="E.ON Netze" w:date="2026-07-11T19:27:00Z">
        <w:r>
          <w:rPr>
            <w:rFonts w:ascii="Consolas" w:hAnsi="Consolas" w:cs="Consolas"/>
            <w:sz w:val="17"/>
          </w:rPr>
          <w:t xml:space="preserve">  Tranche - a partial quantity allocation of a generating market</w:t>
        </w:r>
      </w:ins>
    </w:p>
    <w:p w14:paraId="63C21A53" w14:textId="77777777" w:rsidR="008A0DA5" w:rsidRDefault="00000000">
      <w:pPr>
        <w:shd w:val="clear" w:color="auto" w:fill="F2F2F2"/>
        <w:spacing w:after="0"/>
      </w:pPr>
      <w:ins w:id="171" w:author="E.ON Netze" w:date="2026-07-07T16:07:00Z">
        <w:r>
          <w:rPr>
            <w:rFonts w:ascii="Consolas" w:hAnsi="Consolas" w:cs="Consolas"/>
            <w:sz w:val="17"/>
          </w:rPr>
          <w:lastRenderedPageBreak/>
          <w:t xml:space="preserve">  location, used to represent partial feed-in quantities for</w:t>
        </w:r>
      </w:ins>
    </w:p>
    <w:p w14:paraId="2878C1EA" w14:textId="77777777" w:rsidR="008A0DA5" w:rsidRDefault="00000000">
      <w:pPr>
        <w:shd w:val="clear" w:color="auto" w:fill="F2F2F2"/>
        <w:spacing w:after="0"/>
      </w:pPr>
      <w:ins w:id="172" w:author="E.ON Netze" w:date="2026-07-12T00:50:00Z">
        <w:r>
          <w:rPr>
            <w:rFonts w:ascii="Consolas" w:hAnsi="Consolas" w:cs="Consolas"/>
            <w:sz w:val="17"/>
          </w:rPr>
          <w:t xml:space="preserve">  different suppliers or balancing groups.</w:t>
        </w:r>
      </w:ins>
    </w:p>
    <w:p w14:paraId="3BB3E6BB" w14:textId="77777777" w:rsidR="008A0DA5" w:rsidRDefault="00000000">
      <w:pPr>
        <w:shd w:val="clear" w:color="auto" w:fill="F2F2F2"/>
        <w:spacing w:after="0"/>
      </w:pPr>
      <w:ins w:id="173" w:author="E.ON Netze" w:date="2026-07-08T02:35:00Z">
        <w:r>
          <w:rPr>
            <w:rFonts w:ascii="Consolas" w:hAnsi="Consolas" w:cs="Consolas"/>
            <w:sz w:val="17"/>
          </w:rPr>
          <w:t> </w:t>
        </w:r>
      </w:ins>
    </w:p>
    <w:p w14:paraId="7FA75AAA" w14:textId="77777777" w:rsidR="008A0DA5" w:rsidRDefault="00000000">
      <w:pPr>
        <w:shd w:val="clear" w:color="auto" w:fill="F2F2F2"/>
        <w:spacing w:after="0"/>
      </w:pPr>
      <w:ins w:id="174" w:author="E.ON Netze" w:date="2026-07-09T21:29:00Z">
        <w:r>
          <w:rPr>
            <w:rFonts w:ascii="Consolas" w:hAnsi="Consolas" w:cs="Consolas"/>
            <w:sz w:val="17"/>
          </w:rPr>
          <w:t xml:space="preserve">  **German:** Tranche - Teilmengenzuordnung einer erzeugenden</w:t>
        </w:r>
      </w:ins>
    </w:p>
    <w:p w14:paraId="524E1794" w14:textId="77777777" w:rsidR="008A0DA5" w:rsidRDefault="00000000">
      <w:pPr>
        <w:shd w:val="clear" w:color="auto" w:fill="F2F2F2"/>
        <w:spacing w:after="0"/>
      </w:pPr>
      <w:ins w:id="175" w:author="E.ON Netze" w:date="2026-07-07T09:03:00Z">
        <w:r>
          <w:rPr>
            <w:rFonts w:ascii="Consolas" w:hAnsi="Consolas" w:cs="Consolas"/>
            <w:sz w:val="17"/>
          </w:rPr>
          <w:t xml:space="preserve">  Marktlokation zur Darstellung von Teilmengen fuer verschiedene</w:t>
        </w:r>
      </w:ins>
    </w:p>
    <w:p w14:paraId="18EB714B" w14:textId="77777777" w:rsidR="008A0DA5" w:rsidRDefault="00000000">
      <w:pPr>
        <w:shd w:val="clear" w:color="auto" w:fill="F2F2F2"/>
        <w:spacing w:after="0"/>
      </w:pPr>
      <w:ins w:id="176" w:author="E.ON Netze" w:date="2026-07-12T04:42:00Z">
        <w:r>
          <w:rPr>
            <w:rFonts w:ascii="Consolas" w:hAnsi="Consolas" w:cs="Consolas"/>
            <w:sz w:val="17"/>
          </w:rPr>
          <w:t xml:space="preserve">  Lieferanten oder Bilanzkreise.</w:t>
        </w:r>
      </w:ins>
    </w:p>
    <w:p w14:paraId="1B660CA3" w14:textId="77777777" w:rsidR="008A0DA5" w:rsidRDefault="00000000">
      <w:pPr>
        <w:shd w:val="clear" w:color="auto" w:fill="F2F2F2"/>
        <w:spacing w:after="0"/>
      </w:pPr>
      <w:ins w:id="177" w:author="E.ON Netze" w:date="2026-07-07T13:54:00Z">
        <w:r>
          <w:rPr>
            <w:rFonts w:ascii="Consolas" w:hAnsi="Consolas" w:cs="Consolas"/>
            <w:sz w:val="17"/>
          </w:rPr>
          <w:t>x-i18n:</w:t>
        </w:r>
      </w:ins>
    </w:p>
    <w:p w14:paraId="34FF7A25" w14:textId="77777777" w:rsidR="008A0DA5" w:rsidRDefault="00000000">
      <w:pPr>
        <w:shd w:val="clear" w:color="auto" w:fill="F2F2F2"/>
        <w:spacing w:after="0"/>
      </w:pPr>
      <w:ins w:id="178" w:author="E.ON Netze" w:date="2026-07-13T04:46:00Z">
        <w:r>
          <w:rPr>
            <w:rFonts w:ascii="Consolas" w:hAnsi="Consolas" w:cs="Consolas"/>
            <w:sz w:val="17"/>
          </w:rPr>
          <w:t xml:space="preserve">  de:</w:t>
        </w:r>
      </w:ins>
    </w:p>
    <w:p w14:paraId="47FDA85F" w14:textId="77777777" w:rsidR="008A0DA5" w:rsidRDefault="00000000">
      <w:pPr>
        <w:shd w:val="clear" w:color="auto" w:fill="F2F2F2"/>
        <w:spacing w:after="0"/>
      </w:pPr>
      <w:ins w:id="179" w:author="E.ON Netze" w:date="2026-07-07T20:59:00Z">
        <w:r>
          <w:rPr>
            <w:rFonts w:ascii="Consolas" w:hAnsi="Consolas" w:cs="Consolas"/>
            <w:sz w:val="17"/>
          </w:rPr>
          <w:t xml:space="preserve">    title: Tranche</w:t>
        </w:r>
      </w:ins>
    </w:p>
    <w:p w14:paraId="69311090" w14:textId="77777777" w:rsidR="008A0DA5" w:rsidRDefault="00000000">
      <w:pPr>
        <w:shd w:val="clear" w:color="auto" w:fill="F2F2F2"/>
        <w:spacing w:after="0"/>
      </w:pPr>
      <w:ins w:id="180" w:author="E.ON Netze" w:date="2026-07-14T08:21:00Z">
        <w:r>
          <w:rPr>
            <w:rFonts w:ascii="Consolas" w:hAnsi="Consolas" w:cs="Consolas"/>
            <w:sz w:val="17"/>
          </w:rPr>
          <w:t xml:space="preserve">    description: |</w:t>
        </w:r>
      </w:ins>
    </w:p>
    <w:p w14:paraId="1A554C2A" w14:textId="77777777" w:rsidR="008A0DA5" w:rsidRDefault="00000000">
      <w:pPr>
        <w:shd w:val="clear" w:color="auto" w:fill="F2F2F2"/>
        <w:spacing w:after="0"/>
      </w:pPr>
      <w:ins w:id="181" w:author="E.ON Netze" w:date="2026-07-11T09:11:00Z">
        <w:r>
          <w:rPr>
            <w:rFonts w:ascii="Consolas" w:hAnsi="Consolas" w:cs="Consolas"/>
            <w:sz w:val="17"/>
          </w:rPr>
          <w:t xml:space="preserve">      Teilmengenzuordnung einer erzeugenden MaLo fuer GVF</w:t>
        </w:r>
      </w:ins>
    </w:p>
    <w:p w14:paraId="5557B7A8" w14:textId="77777777" w:rsidR="008A0DA5" w:rsidRDefault="00000000">
      <w:pPr>
        <w:shd w:val="clear" w:color="auto" w:fill="F2F2F2"/>
        <w:spacing w:after="0"/>
      </w:pPr>
      <w:ins w:id="182" w:author="E.ON Netze" w:date="2026-07-10T04:09:00Z">
        <w:r>
          <w:rPr>
            <w:rFonts w:ascii="Consolas" w:hAnsi="Consolas" w:cs="Consolas"/>
            <w:sz w:val="17"/>
          </w:rPr>
          <w:t xml:space="preserve">      ZW1/ZW2/ZX1.</w:t>
        </w:r>
      </w:ins>
    </w:p>
    <w:p w14:paraId="212D7E0D" w14:textId="77777777" w:rsidR="008A0DA5" w:rsidRDefault="00000000">
      <w:pPr>
        <w:shd w:val="clear" w:color="auto" w:fill="F2F2F2"/>
        <w:spacing w:after="0"/>
      </w:pPr>
      <w:ins w:id="183" w:author="E.ON Netze" w:date="2026-07-07T08:57:00Z">
        <w:r>
          <w:rPr>
            <w:rFonts w:ascii="Consolas" w:hAnsi="Consolas" w:cs="Consolas"/>
            <w:sz w:val="17"/>
          </w:rPr>
          <w:t>properties:</w:t>
        </w:r>
      </w:ins>
    </w:p>
    <w:p w14:paraId="69498047" w14:textId="77777777" w:rsidR="008A0DA5" w:rsidRDefault="00000000">
      <w:pPr>
        <w:shd w:val="clear" w:color="auto" w:fill="F2F2F2"/>
        <w:spacing w:after="0"/>
      </w:pPr>
      <w:ins w:id="184" w:author="E.ON Netze" w:date="2026-07-13T05:00:00Z">
        <w:r>
          <w:rPr>
            <w:rFonts w:ascii="Consolas" w:hAnsi="Consolas" w:cs="Consolas"/>
            <w:sz w:val="17"/>
          </w:rPr>
          <w:t xml:space="preserve">  percentageShare:</w:t>
        </w:r>
      </w:ins>
    </w:p>
    <w:p w14:paraId="43CB0F8A" w14:textId="77777777" w:rsidR="008A0DA5" w:rsidRDefault="00000000">
      <w:pPr>
        <w:shd w:val="clear" w:color="auto" w:fill="F2F2F2"/>
        <w:spacing w:after="0"/>
      </w:pPr>
      <w:ins w:id="185" w:author="E.ON Netze" w:date="2026-07-12T10:30:00Z">
        <w:r>
          <w:rPr>
            <w:rFonts w:ascii="Consolas" w:hAnsi="Consolas" w:cs="Consolas"/>
            <w:sz w:val="17"/>
          </w:rPr>
          <w:t xml:space="preserve">    type: number</w:t>
        </w:r>
      </w:ins>
    </w:p>
    <w:p w14:paraId="6020029D" w14:textId="77777777" w:rsidR="008A0DA5" w:rsidRDefault="00000000">
      <w:pPr>
        <w:shd w:val="clear" w:color="auto" w:fill="F2F2F2"/>
        <w:spacing w:after="0"/>
      </w:pPr>
      <w:ins w:id="186" w:author="E.ON Netze" w:date="2026-07-07T20:56:00Z">
        <w:r>
          <w:rPr>
            <w:rFonts w:ascii="Consolas" w:hAnsi="Consolas" w:cs="Consolas"/>
            <w:sz w:val="17"/>
          </w:rPr>
          <w:t xml:space="preserve">    format: double</w:t>
        </w:r>
      </w:ins>
    </w:p>
    <w:p w14:paraId="471126F0" w14:textId="77777777" w:rsidR="008A0DA5" w:rsidRDefault="00000000">
      <w:pPr>
        <w:shd w:val="clear" w:color="auto" w:fill="F2F2F2"/>
        <w:spacing w:after="0"/>
      </w:pPr>
      <w:ins w:id="187" w:author="E.ON Netze" w:date="2026-07-12T12:24:00Z">
        <w:r>
          <w:rPr>
            <w:rFonts w:ascii="Consolas" w:hAnsi="Consolas" w:cs="Consolas"/>
            <w:sz w:val="17"/>
          </w:rPr>
          <w:t xml:space="preserve">    minimum: 0</w:t>
        </w:r>
      </w:ins>
    </w:p>
    <w:p w14:paraId="780FA039" w14:textId="77777777" w:rsidR="008A0DA5" w:rsidRDefault="00000000">
      <w:pPr>
        <w:shd w:val="clear" w:color="auto" w:fill="F2F2F2"/>
        <w:spacing w:after="0"/>
      </w:pPr>
      <w:ins w:id="188" w:author="E.ON Netze" w:date="2026-07-11T17:08:00Z">
        <w:r>
          <w:rPr>
            <w:rFonts w:ascii="Consolas" w:hAnsi="Consolas" w:cs="Consolas"/>
            <w:sz w:val="17"/>
          </w:rPr>
          <w:t xml:space="preserve">    maximum: 100</w:t>
        </w:r>
      </w:ins>
    </w:p>
    <w:p w14:paraId="0A829F26" w14:textId="77777777" w:rsidR="008A0DA5" w:rsidRDefault="00000000">
      <w:pPr>
        <w:shd w:val="clear" w:color="auto" w:fill="F2F2F2"/>
        <w:spacing w:after="0"/>
      </w:pPr>
      <w:ins w:id="189" w:author="E.ON Netze" w:date="2026-07-09T08:37:00Z">
        <w:r>
          <w:rPr>
            <w:rFonts w:ascii="Consolas" w:hAnsi="Consolas" w:cs="Consolas"/>
            <w:sz w:val="17"/>
          </w:rPr>
          <w:t xml:space="preserve">    description: |</w:t>
        </w:r>
      </w:ins>
    </w:p>
    <w:p w14:paraId="502032C5" w14:textId="77777777" w:rsidR="008A0DA5" w:rsidRDefault="00000000">
      <w:pPr>
        <w:shd w:val="clear" w:color="auto" w:fill="F2F2F2"/>
        <w:spacing w:after="0"/>
      </w:pPr>
      <w:ins w:id="190" w:author="E.ON Netze" w:date="2026-07-10T21:11:00Z">
        <w:r>
          <w:rPr>
            <w:rFonts w:ascii="Consolas" w:hAnsi="Consolas" w:cs="Consolas"/>
            <w:sz w:val="17"/>
          </w:rPr>
          <w:t xml:space="preserve">      Percentage share of the total generation capacity allocated</w:t>
        </w:r>
      </w:ins>
    </w:p>
    <w:p w14:paraId="7E4891B8" w14:textId="77777777" w:rsidR="008A0DA5" w:rsidRDefault="00000000">
      <w:pPr>
        <w:shd w:val="clear" w:color="auto" w:fill="F2F2F2"/>
        <w:spacing w:after="0"/>
      </w:pPr>
      <w:ins w:id="191" w:author="E.ON Netze" w:date="2026-07-10T21:22:00Z">
        <w:r>
          <w:rPr>
            <w:rFonts w:ascii="Consolas" w:hAnsi="Consolas" w:cs="Consolas"/>
            <w:sz w:val="17"/>
          </w:rPr>
          <w:t xml:space="preserve">      to this tranche.</w:t>
        </w:r>
      </w:ins>
    </w:p>
    <w:p w14:paraId="410B3E19" w14:textId="77777777" w:rsidR="008A0DA5" w:rsidRDefault="00000000">
      <w:pPr>
        <w:shd w:val="clear" w:color="auto" w:fill="F2F2F2"/>
        <w:spacing w:after="0"/>
      </w:pPr>
      <w:ins w:id="192" w:author="E.ON Netze" w:date="2026-07-09T08:58:00Z">
        <w:r>
          <w:rPr>
            <w:rFonts w:ascii="Consolas" w:hAnsi="Consolas" w:cs="Consolas"/>
            <w:sz w:val="17"/>
          </w:rPr>
          <w:t xml:space="preserve">      **German:** Prozentualer Anteil an der Gesamterzeugungs-</w:t>
        </w:r>
      </w:ins>
    </w:p>
    <w:p w14:paraId="675A2177" w14:textId="77777777" w:rsidR="008A0DA5" w:rsidRDefault="00000000">
      <w:pPr>
        <w:shd w:val="clear" w:color="auto" w:fill="F2F2F2"/>
        <w:spacing w:after="0"/>
      </w:pPr>
      <w:ins w:id="193" w:author="E.ON Netze" w:date="2026-07-14T13:32:00Z">
        <w:r>
          <w:rPr>
            <w:rFonts w:ascii="Consolas" w:hAnsi="Consolas" w:cs="Consolas"/>
            <w:sz w:val="17"/>
          </w:rPr>
          <w:t xml:space="preserve">      kapazitaet fuer diese Tranche.</w:t>
        </w:r>
      </w:ins>
    </w:p>
    <w:p w14:paraId="07C2D103" w14:textId="77777777" w:rsidR="008A0DA5" w:rsidRDefault="00000000">
      <w:pPr>
        <w:shd w:val="clear" w:color="auto" w:fill="F2F2F2"/>
        <w:spacing w:after="0"/>
      </w:pPr>
      <w:ins w:id="194" w:author="E.ON Netze" w:date="2026-07-10T10:20:00Z">
        <w:r>
          <w:rPr>
            <w:rFonts w:ascii="Consolas" w:hAnsi="Consolas" w:cs="Consolas"/>
            <w:sz w:val="17"/>
          </w:rPr>
          <w:t xml:space="preserve">    x-i18n:</w:t>
        </w:r>
      </w:ins>
    </w:p>
    <w:p w14:paraId="57D92074" w14:textId="77777777" w:rsidR="008A0DA5" w:rsidRDefault="00000000">
      <w:pPr>
        <w:shd w:val="clear" w:color="auto" w:fill="F2F2F2"/>
        <w:spacing w:after="0"/>
      </w:pPr>
      <w:ins w:id="195" w:author="E.ON Netze" w:date="2026-07-12T13:45:00Z">
        <w:r>
          <w:rPr>
            <w:rFonts w:ascii="Consolas" w:hAnsi="Consolas" w:cs="Consolas"/>
            <w:sz w:val="17"/>
          </w:rPr>
          <w:t xml:space="preserve">      de:</w:t>
        </w:r>
      </w:ins>
    </w:p>
    <w:p w14:paraId="3FBEDD1B" w14:textId="77777777" w:rsidR="008A0DA5" w:rsidRDefault="00000000">
      <w:pPr>
        <w:shd w:val="clear" w:color="auto" w:fill="F2F2F2"/>
        <w:spacing w:after="0"/>
      </w:pPr>
      <w:ins w:id="196" w:author="E.ON Netze" w:date="2026-07-13T17:41:00Z">
        <w:r>
          <w:rPr>
            <w:rFonts w:ascii="Consolas" w:hAnsi="Consolas" w:cs="Consolas"/>
            <w:sz w:val="17"/>
          </w:rPr>
          <w:t xml:space="preserve">        description: Prozentualer Anteil der Tranche an der</w:t>
        </w:r>
      </w:ins>
    </w:p>
    <w:p w14:paraId="18351BEB" w14:textId="77777777" w:rsidR="008A0DA5" w:rsidRDefault="00000000">
      <w:pPr>
        <w:shd w:val="clear" w:color="auto" w:fill="F2F2F2"/>
        <w:spacing w:after="0"/>
      </w:pPr>
      <w:ins w:id="197" w:author="E.ON Netze" w:date="2026-07-07T11:16:00Z">
        <w:r>
          <w:rPr>
            <w:rFonts w:ascii="Consolas" w:hAnsi="Consolas" w:cs="Consolas"/>
            <w:sz w:val="17"/>
          </w:rPr>
          <w:t xml:space="preserve">          Gesamterzeugung.</w:t>
        </w:r>
      </w:ins>
    </w:p>
    <w:p w14:paraId="487CC84F" w14:textId="77777777" w:rsidR="008A0DA5" w:rsidRDefault="00000000">
      <w:ins w:id="198" w:author="E.ON Netze" w:date="2026-07-14T16:01:00Z">
        <w:r>
          <w:rPr>
            <w:rFonts w:cs="Calibri"/>
          </w:rPr>
          <w:t>MUST Auch die Beispielwerte (</w:t>
        </w:r>
      </w:ins>
      <w:ins w:id="199" w:author="E.ON Netze" w:date="2026-07-08T12:23:00Z">
        <w:r>
          <w:rPr>
            <w:rFonts w:ascii="Consolas" w:hAnsi="Consolas" w:cs="Consolas"/>
          </w:rPr>
          <w:t>examples</w:t>
        </w:r>
      </w:ins>
      <w:ins w:id="200" w:author="E.ON Netze" w:date="2026-07-07T19:52:00Z">
        <w:r>
          <w:rPr>
            <w:rFonts w:cs="Calibri"/>
          </w:rPr>
          <w:t xml:space="preserve">) sind, sofern deren summary-Feld sprachtragenden Text enthält, über eine analoge Erweiterung </w:t>
        </w:r>
      </w:ins>
      <w:ins w:id="201" w:author="E.ON Netze" w:date="2026-07-13T06:27:00Z">
        <w:r>
          <w:rPr>
            <w:rFonts w:ascii="Consolas" w:hAnsi="Consolas" w:cs="Consolas"/>
          </w:rPr>
          <w:t>x-examples-i18n</w:t>
        </w:r>
      </w:ins>
      <w:ins w:id="202" w:author="E.ON Netze" w:date="2026-07-10T17:53:00Z">
        <w:r>
          <w:rPr>
            <w:rFonts w:cs="Calibri"/>
          </w:rPr>
          <w:t xml:space="preserve"> zu übersetzen, damit generierte Beispieldokumentationen durchgängig zweisprachig sind.</w:t>
        </w:r>
      </w:ins>
    </w:p>
    <w:p w14:paraId="761D528A" w14:textId="77777777" w:rsidR="008A0DA5" w:rsidRDefault="00000000">
      <w:ins w:id="203" w:author="E.ON Netze" w:date="2026-07-14T18:16:00Z">
        <w:r>
          <w:rPr>
            <w:rFonts w:cs="Calibri"/>
          </w:rPr>
          <w:t>MUST Verletzt eine Schema-Datei die x-i18n-Pflicht (fehlende deutsche Übersetzung für title und description), MUSS die automatisierte Validierung gemäß Kapitel 4.2 die Datei mit einem Fehler zurückweisen.</w:t>
        </w:r>
      </w:ins>
    </w:p>
    <w:p w14:paraId="5DF48226" w14:textId="77777777" w:rsidR="008A0DA5" w:rsidRDefault="00000000">
      <w:r>
        <w:br w:type="page"/>
      </w:r>
    </w:p>
    <w:p w14:paraId="0831DC20" w14:textId="77777777" w:rsidR="008A0DA5" w:rsidRDefault="00000000">
      <w:pPr>
        <w:pStyle w:val="berschrift2"/>
      </w:pPr>
      <w:r>
        <w:rPr>
          <w:rFonts w:ascii="Calibri" w:hAnsi="Calibri" w:cs="Calibri"/>
        </w:rPr>
        <w:lastRenderedPageBreak/>
        <w:t>Bestandteile eines jeden API-Webdienstes</w:t>
      </w:r>
    </w:p>
    <w:p w14:paraId="7BD675D0" w14:textId="77777777" w:rsidR="008A0DA5" w:rsidRDefault="00000000">
      <w:commentRangeStart w:id="204"/>
      <w:r>
        <w:rPr>
          <w:rFonts w:cs="Calibri"/>
        </w:rPr>
        <w:t xml:space="preserve">MUST Jeder API-Webdienst besitzt die folgenden </w:t>
      </w:r>
      <w:del w:id="205" w:author="E.ON Netze" w:date="2026-07-13T20:34:00Z">
        <w:r>
          <w:rPr>
            <w:rFonts w:cs="Calibri"/>
          </w:rPr>
          <w:delText>Schemata.</w:delText>
        </w:r>
      </w:del>
      <w:ins w:id="206" w:author="E.ON Netze" w:date="2026-07-14T03:24:00Z">
        <w:r>
          <w:rPr>
            <w:rFonts w:cs="Calibri"/>
          </w:rPr>
          <w:t>Header.</w:t>
        </w:r>
        <w:commentRangeEnd w:id="204"/>
        <w:r>
          <w:rPr>
            <w:rStyle w:val="Kommentarzeichen"/>
            <w:sz w:val="20"/>
            <w:szCs w:val="22"/>
          </w:rPr>
          <w:commentReference w:id="204"/>
        </w:r>
      </w:ins>
    </w:p>
    <w:p w14:paraId="6D72A39F" w14:textId="77777777" w:rsidR="008A0DA5" w:rsidRDefault="00000000">
      <w:del w:id="207" w:author="E.ON Netze" w:date="2026-07-09T21:40:00Z">
        <w:r>
          <w:rPr>
            <w:rFonts w:cs="Calibri"/>
            <w:b/>
          </w:rPr>
          <w:delText>transactionId</w:delText>
        </w:r>
      </w:del>
    </w:p>
    <w:p w14:paraId="61FBFCBA" w14:textId="77777777" w:rsidR="008A0DA5" w:rsidRDefault="00000000">
      <w:del w:id="208" w:author="E.ON Netze" w:date="2026-07-09T21:32:00Z">
        <w:r>
          <w:rPr>
            <w:rFonts w:cs="Calibri"/>
          </w:rPr>
          <w:delText>OpenAPI Typ: string</w:delText>
        </w:r>
      </w:del>
    </w:p>
    <w:p w14:paraId="1B1B500D" w14:textId="77777777" w:rsidR="008A0DA5" w:rsidRDefault="00000000">
      <w:del w:id="209" w:author="E.ON Netze" w:date="2026-07-09T23:26:00Z">
        <w:r>
          <w:rPr>
            <w:rFonts w:cs="Calibri"/>
          </w:rPr>
          <w:delText>OpenAPI Format: uuid</w:delText>
        </w:r>
      </w:del>
    </w:p>
    <w:p w14:paraId="01DACC75" w14:textId="77777777" w:rsidR="008A0DA5" w:rsidRDefault="00000000">
      <w:del w:id="210" w:author="E.ON Netze" w:date="2026-07-08T06:49:00Z">
        <w:r>
          <w:rPr>
            <w:rFonts w:cs="Calibri"/>
          </w:rPr>
          <w:delText>Zweck: ID zur eindeutigen Identifikation eines Aufrufs</w:delText>
        </w:r>
      </w:del>
    </w:p>
    <w:p w14:paraId="41E24DCA" w14:textId="77777777" w:rsidR="008A0DA5" w:rsidRDefault="00000000">
      <w:ins w:id="211" w:author="E.ON Netze" w:date="2026-07-11T15:13:00Z">
        <w:r>
          <w:rPr>
            <w:rFonts w:cs="Calibri"/>
            <w:b/>
          </w:rPr>
          <w:t>traceparent</w:t>
        </w:r>
      </w:ins>
    </w:p>
    <w:p w14:paraId="21CF1B73" w14:textId="77777777" w:rsidR="008A0DA5" w:rsidRDefault="00000000">
      <w:ins w:id="212" w:author="E.ON Netze" w:date="2026-07-14T14:03:00Z">
        <w:r>
          <w:rPr>
            <w:rFonts w:cs="Calibri"/>
          </w:rPr>
          <w:t>OpenAPI Typ: string</w:t>
        </w:r>
      </w:ins>
    </w:p>
    <w:p w14:paraId="215CC5D3" w14:textId="77777777" w:rsidR="008A0DA5" w:rsidRDefault="00000000">
      <w:ins w:id="213" w:author="E.ON Netze" w:date="2026-07-09T14:21:00Z">
        <w:r>
          <w:rPr>
            <w:rFonts w:cs="Calibri"/>
          </w:rPr>
          <w:t>OpenAPI Format: siehe [W3CTraceContext]</w:t>
        </w:r>
      </w:ins>
    </w:p>
    <w:p w14:paraId="7F1DE838" w14:textId="77777777" w:rsidR="008A0DA5" w:rsidRDefault="00000000">
      <w:ins w:id="214" w:author="E.ON Netze" w:date="2026-07-09T14:46:00Z">
        <w:r>
          <w:rPr>
            <w:rFonts w:cs="Calibri"/>
          </w:rPr>
          <w:t>Zweck: Standardisierte Kennzeichnung eines Aufrufs innerhalb eines verteilten Trace gemäß W3C Trace Context (Version, trace-id, parent-id/span-id, trace-flags), siehe Kapitel 3.5.1</w:t>
        </w:r>
      </w:ins>
    </w:p>
    <w:p w14:paraId="3962B1DE" w14:textId="77777777" w:rsidR="008A0DA5" w:rsidRDefault="00000000">
      <w:ins w:id="215" w:author="E.ON Netze" w:date="2026-07-08T21:32:00Z">
        <w:r>
          <w:rPr>
            <w:rFonts w:cs="Calibri"/>
            <w:b/>
          </w:rPr>
          <w:t>tracestate</w:t>
        </w:r>
      </w:ins>
    </w:p>
    <w:p w14:paraId="1A4E5F80" w14:textId="77777777" w:rsidR="008A0DA5" w:rsidRDefault="00000000">
      <w:ins w:id="216" w:author="E.ON Netze" w:date="2026-07-07T13:57:00Z">
        <w:r>
          <w:rPr>
            <w:rFonts w:cs="Calibri"/>
          </w:rPr>
          <w:t>OpenAPI Typ: string</w:t>
        </w:r>
      </w:ins>
    </w:p>
    <w:p w14:paraId="4BB280C6" w14:textId="77777777" w:rsidR="008A0DA5" w:rsidRDefault="00000000">
      <w:ins w:id="217" w:author="E.ON Netze" w:date="2026-07-12T03:47:00Z">
        <w:r>
          <w:rPr>
            <w:rFonts w:cs="Calibri"/>
          </w:rPr>
          <w:t>OpenAPI Format: siehe [W3CTraceContext]</w:t>
        </w:r>
      </w:ins>
    </w:p>
    <w:p w14:paraId="1A030C84" w14:textId="77777777" w:rsidR="008A0DA5" w:rsidRDefault="00000000">
      <w:ins w:id="218" w:author="E.ON Netze" w:date="2026-07-07T19:04:00Z">
        <w:r>
          <w:rPr>
            <w:rFonts w:cs="Calibri"/>
          </w:rPr>
          <w:t>Zweck: Freiwillige, herstellerspezifische Zusatzangaben zum Trace (z. B. Sampling-Entscheidungen einzelner Anbieter), siehe Kapitel 3.5.1</w:t>
        </w:r>
      </w:ins>
    </w:p>
    <w:p w14:paraId="0203DC9A" w14:textId="77777777" w:rsidR="008A0DA5" w:rsidRDefault="00000000">
      <w:r>
        <w:rPr>
          <w:rFonts w:cs="Calibri"/>
          <w:b/>
        </w:rPr>
        <w:t>creationDateTime</w:t>
      </w:r>
    </w:p>
    <w:p w14:paraId="6932BFB5" w14:textId="77777777" w:rsidR="008A0DA5" w:rsidRDefault="00000000">
      <w:r>
        <w:rPr>
          <w:rFonts w:cs="Calibri"/>
        </w:rPr>
        <w:t>OpenAPI Typ: string</w:t>
      </w:r>
    </w:p>
    <w:p w14:paraId="5AF172B3" w14:textId="77777777" w:rsidR="008A0DA5" w:rsidRDefault="00000000">
      <w:r>
        <w:rPr>
          <w:rFonts w:cs="Calibri"/>
        </w:rPr>
        <w:t>OpenAPI Format: date-time</w:t>
      </w:r>
    </w:p>
    <w:p w14:paraId="7BCA15BD" w14:textId="77777777" w:rsidR="008A0DA5" w:rsidRDefault="00000000">
      <w:r>
        <w:rPr>
          <w:rFonts w:cs="Calibri"/>
        </w:rPr>
        <w:t>Zweck: Zeitpunkt, an dem der Aufruf erstellt wurde</w:t>
      </w:r>
    </w:p>
    <w:p w14:paraId="12B0F643" w14:textId="77777777" w:rsidR="008A0DA5" w:rsidRDefault="00000000">
      <w:del w:id="219" w:author="E.ON Netze" w:date="2026-07-12T19:00:00Z">
        <w:r>
          <w:rPr>
            <w:rFonts w:cs="Calibri"/>
            <w:b/>
          </w:rPr>
          <w:delText>initialTransactionId</w:delText>
        </w:r>
      </w:del>
    </w:p>
    <w:p w14:paraId="29E432E5" w14:textId="77777777" w:rsidR="008A0DA5" w:rsidRDefault="00000000">
      <w:del w:id="220" w:author="E.ON Netze" w:date="2026-07-13T12:07:00Z">
        <w:r>
          <w:rPr>
            <w:rFonts w:cs="Calibri"/>
          </w:rPr>
          <w:delText>OpenAPI Typ: string</w:delText>
        </w:r>
      </w:del>
    </w:p>
    <w:p w14:paraId="32814AC4" w14:textId="77777777" w:rsidR="008A0DA5" w:rsidRDefault="00000000">
      <w:del w:id="221" w:author="E.ON Netze" w:date="2026-07-08T07:53:00Z">
        <w:r>
          <w:rPr>
            <w:rFonts w:cs="Calibri"/>
          </w:rPr>
          <w:delText>OpenAPI Format: uuid</w:delText>
        </w:r>
      </w:del>
    </w:p>
    <w:p w14:paraId="251E174C" w14:textId="77777777" w:rsidR="008A0DA5" w:rsidRDefault="00000000">
      <w:del w:id="222" w:author="E.ON Netze" w:date="2026-07-10T05:17:00Z">
        <w:r>
          <w:rPr>
            <w:rFonts w:cs="Calibri"/>
          </w:rPr>
          <w:delText>Zweck: Sicherstellung der Idempotenz</w:delText>
        </w:r>
      </w:del>
    </w:p>
    <w:p w14:paraId="0E708D23" w14:textId="77777777" w:rsidR="008A0DA5" w:rsidRDefault="00000000">
      <w:pPr>
        <w:pStyle w:val="Aufzhlungszeichen"/>
      </w:pPr>
      <w:del w:id="223" w:author="E.ON Netze" w:date="2026-07-14T00:34:00Z">
        <w:r>
          <w:rPr>
            <w:rFonts w:cs="Calibri"/>
          </w:rPr>
          <w:delText>MUST Falls eine Antwort auf eine Anfrage referenzieren muss</w:delText>
        </w:r>
      </w:del>
    </w:p>
    <w:p w14:paraId="0EE338FB" w14:textId="77777777" w:rsidR="008A0DA5" w:rsidRDefault="00000000">
      <w:del w:id="224" w:author="E.ON Netze" w:date="2026-07-07T22:37:00Z">
        <w:r>
          <w:rPr>
            <w:rFonts w:cs="Calibri"/>
            <w:b/>
          </w:rPr>
          <w:delText>referenceId</w:delText>
        </w:r>
      </w:del>
    </w:p>
    <w:p w14:paraId="3E0DB0AD" w14:textId="77777777" w:rsidR="008A0DA5" w:rsidRDefault="00000000">
      <w:del w:id="225" w:author="E.ON Netze" w:date="2026-07-09T10:47:00Z">
        <w:r>
          <w:rPr>
            <w:rFonts w:cs="Calibri"/>
          </w:rPr>
          <w:delText>OpenAPI Typ: string</w:delText>
        </w:r>
      </w:del>
    </w:p>
    <w:p w14:paraId="2E3FBF3B" w14:textId="77777777" w:rsidR="008A0DA5" w:rsidRDefault="00000000">
      <w:del w:id="226" w:author="E.ON Netze" w:date="2026-07-10T04:52:00Z">
        <w:r>
          <w:rPr>
            <w:rFonts w:cs="Calibri"/>
          </w:rPr>
          <w:delText>OpenAPI Format: uuid</w:delText>
        </w:r>
      </w:del>
    </w:p>
    <w:p w14:paraId="5E9800DD" w14:textId="77777777" w:rsidR="008A0DA5" w:rsidRDefault="00000000">
      <w:del w:id="227" w:author="E.ON Netze" w:date="2026-07-09T04:44:00Z">
        <w:r>
          <w:rPr>
            <w:rFonts w:cs="Calibri"/>
          </w:rPr>
          <w:lastRenderedPageBreak/>
          <w:delText>Zweck: ID zur Angabe des Inhalts der initialTransactionId aus der zuvor empfangenen Anfrage bzw. der transactionId, wenn die zuvor empfangene Anfrage keine initialTransactionId enthält (= eindeutige Referenzierung der Antwort auf eine zuvor empfangene Anfrage)</w:delText>
        </w:r>
      </w:del>
    </w:p>
    <w:p w14:paraId="0866149A" w14:textId="77777777" w:rsidR="008A0DA5" w:rsidRDefault="00000000">
      <w:ins w:id="228" w:author="E.ON Netze" w:date="2026-07-14T13:43:00Z">
        <w:r>
          <w:rPr>
            <w:rFonts w:cs="Calibri"/>
            <w:b/>
          </w:rPr>
          <w:t>correlationId</w:t>
        </w:r>
      </w:ins>
    </w:p>
    <w:p w14:paraId="4F310427" w14:textId="77777777" w:rsidR="008A0DA5" w:rsidRDefault="00000000">
      <w:ins w:id="229" w:author="E.ON Netze" w:date="2026-07-08T08:50:00Z">
        <w:r>
          <w:rPr>
            <w:rFonts w:cs="Calibri"/>
          </w:rPr>
          <w:t>OpenAPI Typ: string</w:t>
        </w:r>
      </w:ins>
    </w:p>
    <w:p w14:paraId="26792C74" w14:textId="77777777" w:rsidR="008A0DA5" w:rsidRDefault="00000000">
      <w:ins w:id="230" w:author="E.ON Netze" w:date="2026-07-12T11:52:00Z">
        <w:r>
          <w:rPr>
            <w:rFonts w:cs="Calibri"/>
          </w:rPr>
          <w:t>OpenAPI Format: uuid</w:t>
        </w:r>
      </w:ins>
    </w:p>
    <w:p w14:paraId="11AB2148" w14:textId="77777777" w:rsidR="008A0DA5" w:rsidRDefault="00000000">
      <w:ins w:id="231" w:author="E.ON Netze" w:date="2026-07-09T18:00:00Z">
        <w:r>
          <w:rPr>
            <w:rFonts w:cs="Calibri"/>
          </w:rPr>
          <w:t>Zweck: Einfache, für Menschen und einfache Log-Werkzeuge durchsuchbare Correlation-ID zur Zuordnung einer asynchronen Antwort zur ursprünglichen Anfrage, siehe Kapitel 3.5.1 zur Abgrenzung von traceparent</w:t>
        </w:r>
      </w:ins>
    </w:p>
    <w:p w14:paraId="6D28710A" w14:textId="77777777" w:rsidR="008A0DA5" w:rsidRDefault="00000000">
      <w:ins w:id="232" w:author="E.ON Netze" w:date="2026-07-08T10:37:00Z">
        <w:r>
          <w:rPr>
            <w:rFonts w:cs="Calibri"/>
          </w:rPr>
          <w:t>MUST Die Header traceparent, tracestate, creationDateTime und correlationId sind ausschließlich als http-Header zu übertragen (</w:t>
        </w:r>
      </w:ins>
      <w:ins w:id="233" w:author="E.ON Netze" w:date="2026-07-13T07:47:00Z">
        <w:r>
          <w:rPr>
            <w:rFonts w:ascii="Consolas" w:hAnsi="Consolas" w:cs="Consolas"/>
          </w:rPr>
          <w:t>in: header</w:t>
        </w:r>
      </w:ins>
      <w:ins w:id="234" w:author="E.ON Netze" w:date="2026-07-12T03:33:00Z">
        <w:r>
          <w:rPr>
            <w:rFonts w:cs="Calibri"/>
          </w:rPr>
          <w:t>), niemals als Query-Parameter oder als Bestandteil des JSON-Payloads. Eine uneinheitliche Übertragung einzelner Korrelations-Header als Query-Parameter oder Payload-Feld verletzt das Konsistenzgebot aus Kapitel 3.1 und ist zusätzlich für signaturbasierte Verfahren (Header-Signatur gemäß [RFC9421], siehe Begleitdokument RzÜ) problematisch, da signierte und unsignierte Übertragungswege dann uneinheitlich vermischt würden.</w:t>
        </w:r>
      </w:ins>
    </w:p>
    <w:p w14:paraId="43857B14" w14:textId="77777777" w:rsidR="008A0DA5" w:rsidRDefault="00000000">
      <w:commentRangeStart w:id="235"/>
      <w:ins w:id="236" w:author="E.ON Netze" w:date="2026-07-13T21:30:00Z">
        <w:r>
          <w:rPr>
            <w:rFonts w:cs="Calibri"/>
          </w:rPr>
          <w:t>Übersicht: Correlation-ID, Tracing und Tracking/Metrics verfolgen unterschiedliche Zwecke und schließen sich nicht gegenseitig aus.</w:t>
        </w:r>
        <w:commentRangeEnd w:id="235"/>
        <w:r>
          <w:rPr>
            <w:rStyle w:val="Kommentarzeichen"/>
            <w:sz w:val="20"/>
            <w:szCs w:val="22"/>
          </w:rPr>
          <w:commentReference w:id="235"/>
        </w:r>
      </w:ins>
    </w:p>
    <w:tbl>
      <w:tblPr>
        <w:tblStyle w:val="Tabellenraster"/>
        <w:tblW w:w="0" w:type="auto"/>
        <w:jc w:val="center"/>
        <w:tblLook w:val="04A0" w:firstRow="1" w:lastRow="0" w:firstColumn="1" w:lastColumn="0" w:noHBand="0" w:noVBand="1"/>
      </w:tblPr>
      <w:tblGrid>
        <w:gridCol w:w="2434"/>
        <w:gridCol w:w="2433"/>
        <w:gridCol w:w="2434"/>
        <w:gridCol w:w="2435"/>
      </w:tblGrid>
      <w:tr w:rsidR="008A0DA5" w14:paraId="660310D0" w14:textId="77777777">
        <w:trPr>
          <w:jc w:val="center"/>
        </w:trPr>
        <w:tc>
          <w:tcPr>
            <w:tcW w:w="2436" w:type="dxa"/>
            <w:shd w:val="clear" w:color="auto" w:fill="D9D9D9"/>
          </w:tcPr>
          <w:p w14:paraId="72CF7E36" w14:textId="77777777" w:rsidR="008A0DA5" w:rsidRDefault="00000000">
            <w:pPr>
              <w:spacing w:after="40"/>
            </w:pPr>
            <w:r>
              <w:rPr>
                <w:rFonts w:cs="Calibri"/>
                <w:b/>
                <w:sz w:val="19"/>
              </w:rPr>
              <w:t>Methode</w:t>
            </w:r>
          </w:p>
        </w:tc>
        <w:tc>
          <w:tcPr>
            <w:tcW w:w="2436" w:type="dxa"/>
            <w:shd w:val="clear" w:color="auto" w:fill="D9D9D9"/>
          </w:tcPr>
          <w:p w14:paraId="1D29D68E" w14:textId="77777777" w:rsidR="008A0DA5" w:rsidRDefault="00000000">
            <w:pPr>
              <w:spacing w:after="40"/>
            </w:pPr>
            <w:r>
              <w:rPr>
                <w:rFonts w:cs="Calibri"/>
                <w:b/>
                <w:sz w:val="19"/>
              </w:rPr>
              <w:t>Beantwortet die Frage</w:t>
            </w:r>
          </w:p>
        </w:tc>
        <w:tc>
          <w:tcPr>
            <w:tcW w:w="2436" w:type="dxa"/>
            <w:shd w:val="clear" w:color="auto" w:fill="D9D9D9"/>
          </w:tcPr>
          <w:p w14:paraId="6918BFA7" w14:textId="77777777" w:rsidR="008A0DA5" w:rsidRDefault="00000000">
            <w:pPr>
              <w:spacing w:after="40"/>
            </w:pPr>
            <w:r>
              <w:rPr>
                <w:rFonts w:cs="Calibri"/>
                <w:b/>
                <w:sz w:val="19"/>
              </w:rPr>
              <w:t>Verwendet für</w:t>
            </w:r>
          </w:p>
        </w:tc>
        <w:tc>
          <w:tcPr>
            <w:tcW w:w="2436" w:type="dxa"/>
            <w:shd w:val="clear" w:color="auto" w:fill="D9D9D9"/>
          </w:tcPr>
          <w:p w14:paraId="757D611A" w14:textId="77777777" w:rsidR="008A0DA5" w:rsidRDefault="00000000">
            <w:pPr>
              <w:spacing w:after="40"/>
            </w:pPr>
            <w:r>
              <w:rPr>
                <w:rFonts w:cs="Calibri"/>
                <w:b/>
                <w:sz w:val="19"/>
              </w:rPr>
              <w:t>Standard/RFC</w:t>
            </w:r>
          </w:p>
        </w:tc>
      </w:tr>
      <w:tr w:rsidR="008A0DA5" w14:paraId="06179479" w14:textId="77777777">
        <w:trPr>
          <w:jc w:val="center"/>
        </w:trPr>
        <w:tc>
          <w:tcPr>
            <w:tcW w:w="2436" w:type="dxa"/>
          </w:tcPr>
          <w:p w14:paraId="1EA8EAD5" w14:textId="77777777" w:rsidR="008A0DA5" w:rsidRDefault="00000000">
            <w:pPr>
              <w:spacing w:after="40"/>
            </w:pPr>
            <w:ins w:id="237" w:author="E.ON Netze" w:date="2026-07-10T00:30:00Z">
              <w:r>
                <w:rPr>
                  <w:rFonts w:cs="Calibri"/>
                  <w:sz w:val="17"/>
                </w:rPr>
                <w:t>Correlation-ID (correlationId)</w:t>
              </w:r>
            </w:ins>
          </w:p>
        </w:tc>
        <w:tc>
          <w:tcPr>
            <w:tcW w:w="2436" w:type="dxa"/>
          </w:tcPr>
          <w:p w14:paraId="5145BD1A" w14:textId="77777777" w:rsidR="008A0DA5" w:rsidRDefault="00000000">
            <w:pPr>
              <w:spacing w:after="40"/>
            </w:pPr>
            <w:ins w:id="238" w:author="E.ON Netze" w:date="2026-07-14T06:46:00Z">
              <w:r>
                <w:rPr>
                  <w:rFonts w:cs="Calibri"/>
                  <w:sz w:val="17"/>
                </w:rPr>
                <w:t>Zu welcher Anfrage gehört diese Antwort?</w:t>
              </w:r>
            </w:ins>
          </w:p>
        </w:tc>
        <w:tc>
          <w:tcPr>
            <w:tcW w:w="2436" w:type="dxa"/>
          </w:tcPr>
          <w:p w14:paraId="7B747279" w14:textId="77777777" w:rsidR="008A0DA5" w:rsidRDefault="00000000">
            <w:pPr>
              <w:spacing w:after="40"/>
            </w:pPr>
            <w:ins w:id="239" w:author="E.ON Netze" w:date="2026-07-13T04:53:00Z">
              <w:r>
                <w:rPr>
                  <w:rFonts w:cs="Calibri"/>
                  <w:sz w:val="17"/>
                </w:rPr>
                <w:t>Einfache, werkzeuglose Zuordnung in Logs</w:t>
              </w:r>
            </w:ins>
          </w:p>
        </w:tc>
        <w:tc>
          <w:tcPr>
            <w:tcW w:w="2436" w:type="dxa"/>
          </w:tcPr>
          <w:p w14:paraId="3D58789B" w14:textId="77777777" w:rsidR="008A0DA5" w:rsidRDefault="00000000">
            <w:pPr>
              <w:spacing w:after="40"/>
            </w:pPr>
            <w:ins w:id="240" w:author="E.ON Netze" w:date="2026-07-13T01:26:00Z">
              <w:r>
                <w:rPr>
                  <w:rFonts w:cs="Calibri"/>
                  <w:sz w:val="17"/>
                </w:rPr>
                <w:t>keine feste RFC-Kodierung; UUID-Wert (vgl. [RFC4122])</w:t>
              </w:r>
            </w:ins>
          </w:p>
        </w:tc>
      </w:tr>
      <w:tr w:rsidR="008A0DA5" w14:paraId="2D4BA5C0" w14:textId="77777777">
        <w:trPr>
          <w:jc w:val="center"/>
        </w:trPr>
        <w:tc>
          <w:tcPr>
            <w:tcW w:w="2436" w:type="dxa"/>
          </w:tcPr>
          <w:p w14:paraId="51A7A858" w14:textId="77777777" w:rsidR="008A0DA5" w:rsidRDefault="00000000">
            <w:pPr>
              <w:spacing w:after="40"/>
            </w:pPr>
            <w:ins w:id="241" w:author="E.ON Netze" w:date="2026-07-14T01:37:00Z">
              <w:r>
                <w:rPr>
                  <w:rFonts w:cs="Calibri"/>
                  <w:sz w:val="17"/>
                </w:rPr>
                <w:t>Tracing (traceparent/tracestate)</w:t>
              </w:r>
            </w:ins>
          </w:p>
        </w:tc>
        <w:tc>
          <w:tcPr>
            <w:tcW w:w="2436" w:type="dxa"/>
          </w:tcPr>
          <w:p w14:paraId="27F20F43" w14:textId="77777777" w:rsidR="008A0DA5" w:rsidRDefault="00000000">
            <w:pPr>
              <w:spacing w:after="40"/>
            </w:pPr>
            <w:ins w:id="242" w:author="E.ON Netze" w:date="2026-07-10T12:44:00Z">
              <w:r>
                <w:rPr>
                  <w:rFonts w:cs="Calibri"/>
                  <w:sz w:val="17"/>
                </w:rPr>
                <w:t>Welchen Weg hat ein Vorgang durch welche Systeme genommen, und wo genau ist er fehlgeschlagen?</w:t>
              </w:r>
            </w:ins>
          </w:p>
        </w:tc>
        <w:tc>
          <w:tcPr>
            <w:tcW w:w="2436" w:type="dxa"/>
          </w:tcPr>
          <w:p w14:paraId="0C404846" w14:textId="77777777" w:rsidR="008A0DA5" w:rsidRDefault="00000000">
            <w:pPr>
              <w:spacing w:after="40"/>
            </w:pPr>
            <w:ins w:id="243" w:author="E.ON Netze" w:date="2026-07-12T04:58:00Z">
              <w:r>
                <w:rPr>
                  <w:rFonts w:cs="Calibri"/>
                  <w:sz w:val="17"/>
                </w:rPr>
                <w:t>Technische Ursachenanalyse in Tracing-Backends (z. B. Jaeger, Zipkin)</w:t>
              </w:r>
            </w:ins>
          </w:p>
        </w:tc>
        <w:tc>
          <w:tcPr>
            <w:tcW w:w="2436" w:type="dxa"/>
          </w:tcPr>
          <w:p w14:paraId="19214B1F" w14:textId="77777777" w:rsidR="008A0DA5" w:rsidRDefault="00000000">
            <w:pPr>
              <w:spacing w:after="40"/>
            </w:pPr>
            <w:ins w:id="244" w:author="E.ON Netze" w:date="2026-07-12T06:31:00Z">
              <w:r>
                <w:rPr>
                  <w:rFonts w:cs="Calibri"/>
                  <w:sz w:val="17"/>
                </w:rPr>
                <w:t>[W3CTraceContext]; allgemeine Header-Syntax nach [RFC9110]</w:t>
              </w:r>
            </w:ins>
          </w:p>
        </w:tc>
      </w:tr>
      <w:tr w:rsidR="008A0DA5" w14:paraId="51EF1A7B" w14:textId="77777777">
        <w:trPr>
          <w:jc w:val="center"/>
        </w:trPr>
        <w:tc>
          <w:tcPr>
            <w:tcW w:w="2436" w:type="dxa"/>
          </w:tcPr>
          <w:p w14:paraId="4A228726" w14:textId="77777777" w:rsidR="008A0DA5" w:rsidRDefault="00000000">
            <w:pPr>
              <w:spacing w:after="40"/>
            </w:pPr>
            <w:ins w:id="245" w:author="E.ON Netze" w:date="2026-07-09T20:49:00Z">
              <w:r>
                <w:rPr>
                  <w:rFonts w:cs="Calibri"/>
                  <w:sz w:val="17"/>
                </w:rPr>
                <w:t>Tracking/Metrics</w:t>
              </w:r>
            </w:ins>
          </w:p>
        </w:tc>
        <w:tc>
          <w:tcPr>
            <w:tcW w:w="2436" w:type="dxa"/>
          </w:tcPr>
          <w:p w14:paraId="29A792D3" w14:textId="77777777" w:rsidR="008A0DA5" w:rsidRDefault="00000000">
            <w:pPr>
              <w:spacing w:after="40"/>
            </w:pPr>
            <w:ins w:id="246" w:author="E.ON Netze" w:date="2026-07-09T14:28:00Z">
              <w:r>
                <w:rPr>
                  <w:rFonts w:cs="Calibri"/>
                  <w:sz w:val="17"/>
                </w:rPr>
                <w:t>Wie oft und wie lange insgesamt über viele Vorgänge hinweg?</w:t>
              </w:r>
            </w:ins>
          </w:p>
        </w:tc>
        <w:tc>
          <w:tcPr>
            <w:tcW w:w="2436" w:type="dxa"/>
          </w:tcPr>
          <w:p w14:paraId="1CB87036" w14:textId="77777777" w:rsidR="008A0DA5" w:rsidRDefault="00000000">
            <w:pPr>
              <w:spacing w:after="40"/>
            </w:pPr>
            <w:ins w:id="247" w:author="E.ON Netze" w:date="2026-07-09T04:54:00Z">
              <w:r>
                <w:rPr>
                  <w:rFonts w:cs="Calibri"/>
                  <w:sz w:val="17"/>
                </w:rPr>
                <w:t>Überwachung von Bearbeitungsfristen, Reporting, Alarmierung</w:t>
              </w:r>
            </w:ins>
          </w:p>
        </w:tc>
        <w:tc>
          <w:tcPr>
            <w:tcW w:w="2436" w:type="dxa"/>
          </w:tcPr>
          <w:p w14:paraId="6AB58D00" w14:textId="77777777" w:rsidR="008A0DA5" w:rsidRDefault="00000000">
            <w:pPr>
              <w:spacing w:after="40"/>
            </w:pPr>
            <w:ins w:id="248" w:author="E.ON Netze" w:date="2026-07-07T19:25:00Z">
              <w:r>
                <w:rPr>
                  <w:rFonts w:cs="Calibri"/>
                  <w:sz w:val="17"/>
                </w:rPr>
                <w:t>[OpenTelemetry]-Metrics-Modell, [OpenMetrics]/Prometheus-Exposition, [W3CServerTiming]</w:t>
              </w:r>
            </w:ins>
          </w:p>
        </w:tc>
      </w:tr>
    </w:tbl>
    <w:p w14:paraId="5CD7C696" w14:textId="77777777" w:rsidR="008A0DA5" w:rsidRDefault="00000000">
      <w:pPr>
        <w:pStyle w:val="berschrift3"/>
      </w:pPr>
      <w:commentRangeStart w:id="249"/>
      <w:ins w:id="250" w:author="E.ON Netze" w:date="2026-07-12T14:19:00Z">
        <w:r>
          <w:rPr>
            <w:rFonts w:ascii="Calibri" w:hAnsi="Calibri" w:cs="Calibri"/>
            <w:sz w:val="23"/>
          </w:rPr>
          <w:t>Tracing und Anfrage-Korrelation (W3C Trace Context)</w:t>
        </w:r>
        <w:commentRangeEnd w:id="249"/>
        <w:r>
          <w:rPr>
            <w:rStyle w:val="Kommentarzeichen"/>
            <w:sz w:val="20"/>
            <w:szCs w:val="22"/>
          </w:rPr>
          <w:commentReference w:id="249"/>
        </w:r>
      </w:ins>
    </w:p>
    <w:p w14:paraId="5CEA4387" w14:textId="77777777" w:rsidR="008A0DA5" w:rsidRDefault="00000000">
      <w:ins w:id="251" w:author="E.ON Netze" w:date="2026-07-10T21:52:00Z">
        <w:r>
          <w:rPr>
            <w:rFonts w:cs="Calibri"/>
          </w:rPr>
          <w:t xml:space="preserve">MUST Jeder API-Aufruf MUSS den Header </w:t>
        </w:r>
      </w:ins>
      <w:ins w:id="252" w:author="E.ON Netze" w:date="2026-07-08T03:51:00Z">
        <w:r>
          <w:rPr>
            <w:rFonts w:ascii="Consolas" w:hAnsi="Consolas" w:cs="Consolas"/>
          </w:rPr>
          <w:t>traceparent</w:t>
        </w:r>
      </w:ins>
      <w:ins w:id="253" w:author="E.ON Netze" w:date="2026-07-09T01:32:00Z">
        <w:r>
          <w:rPr>
            <w:rFonts w:cs="Calibri"/>
          </w:rPr>
          <w:t xml:space="preserve"> gemäß [W3CTraceContext] („Trace Context, Level 2“, W3C Recommendation) im Format </w:t>
        </w:r>
      </w:ins>
      <w:ins w:id="254" w:author="E.ON Netze" w:date="2026-07-07T14:05:00Z">
        <w:r>
          <w:rPr>
            <w:rFonts w:ascii="Consolas" w:hAnsi="Consolas" w:cs="Consolas"/>
          </w:rPr>
          <w:t>&lt;version&gt;-&lt;trace-id&gt;-&lt;parent-id&gt;-&lt;trace-flags&gt;</w:t>
        </w:r>
      </w:ins>
      <w:ins w:id="255" w:author="E.ON Netze" w:date="2026-07-13T20:41:00Z">
        <w:r>
          <w:rPr>
            <w:rFonts w:cs="Calibri"/>
          </w:rPr>
          <w:t xml:space="preserve"> mitsenden (Version 2-stellig hex, trace-id 32-stellig hex, parent-id/span-id 16-stellig hex, trace-flags 2-stellig hex). Der W3C Trace Context ist zwar keine IETF-RFC, sondern eine W3C Recommendation; die allgemeine Syntax von http-Header-Feldern richtet sich jedoch weiterhin nach [RFC9110].</w:t>
        </w:r>
      </w:ins>
    </w:p>
    <w:p w14:paraId="222D867C" w14:textId="77777777" w:rsidR="008A0DA5" w:rsidRDefault="00000000">
      <w:ins w:id="256" w:author="E.ON Netze" w:date="2026-07-09T10:19:00Z">
        <w:r>
          <w:rPr>
            <w:rFonts w:cs="Calibri"/>
          </w:rPr>
          <w:t>MUST Die trace-id-Komponente MUSS über die gesamte Dauer eines logischen Vorgangs identisch bleiben – sowohl über alle Wiederholungen (Retries) desselben Aufrufs als auch über alle Einzelaufrufe eines mehrstufigen Geschäftsvorfalls hinweg (siehe Kapitel 3.5.3). Die parent-id-Komponente (Span-ID) MUSS dagegen für jeden einzelnen HTTP-Aufruf neu erzeugt werden. Dieses einheitliche Modell ersetzt sowohl die frühere initialTransactionId (Retry-Kennzeichnung) als auch die gesondert eingeführte businessTransactionId (Kapitel 3.5.3 a. F.): Beide Anwendungsfälle sind mit dem trace-id/parent-id-Konzept des Standards bereits abgedeckt, ein zusätzliches proprietäres Feld ist überflüssig (Grundsatz der Sparsamkeit, Kapitel 1.1).</w:t>
        </w:r>
      </w:ins>
    </w:p>
    <w:p w14:paraId="478D00DD" w14:textId="77777777" w:rsidR="008A0DA5" w:rsidRDefault="00000000">
      <w:ins w:id="257" w:author="E.ON Netze" w:date="2026-07-10T04:43:00Z">
        <w:r>
          <w:rPr>
            <w:rFonts w:cs="Calibri"/>
          </w:rPr>
          <w:t xml:space="preserve">SHOULD Der Header </w:t>
        </w:r>
      </w:ins>
      <w:ins w:id="258" w:author="E.ON Netze" w:date="2026-07-11T01:44:00Z">
        <w:r>
          <w:rPr>
            <w:rFonts w:ascii="Consolas" w:hAnsi="Consolas" w:cs="Consolas"/>
          </w:rPr>
          <w:t>tracestate</w:t>
        </w:r>
      </w:ins>
      <w:ins w:id="259" w:author="E.ON Netze" w:date="2026-07-10T08:06:00Z">
        <w:r>
          <w:rPr>
            <w:rFonts w:cs="Calibri"/>
          </w:rPr>
          <w:t xml:space="preserve"> gemäß [W3CTraceContext] KANN zusätzliche, herstellerspezifische Zustandsinformationen führen und SOLLTE unverändert durchgereicht werden, auch wenn ein Marktteilnehmer sie nicht selbst auswertet.</w:t>
        </w:r>
      </w:ins>
    </w:p>
    <w:p w14:paraId="0766F282" w14:textId="77777777" w:rsidR="008A0DA5" w:rsidRDefault="00000000">
      <w:commentRangeStart w:id="260"/>
      <w:ins w:id="261" w:author="E.ON Netze" w:date="2026-07-07T14:46:00Z">
        <w:r>
          <w:rPr>
            <w:rFonts w:cs="Calibri"/>
          </w:rPr>
          <w:lastRenderedPageBreak/>
          <w:t xml:space="preserve">MUST Zusätzlich zu traceparent ist bei asynchronen Antworten der Header </w:t>
        </w:r>
      </w:ins>
      <w:ins w:id="262" w:author="E.ON Netze" w:date="2026-07-07T21:05:00Z">
        <w:r>
          <w:rPr>
            <w:rFonts w:ascii="Consolas" w:hAnsi="Consolas" w:cs="Consolas"/>
          </w:rPr>
          <w:t>correlationId</w:t>
        </w:r>
      </w:ins>
      <w:ins w:id="263" w:author="E.ON Netze" w:date="2026-07-10T05:39:00Z">
        <w:r>
          <w:rPr>
            <w:rFonts w:cs="Calibri"/>
          </w:rPr>
          <w:t xml:space="preserve"> zu verwenden, sofern eine einfache, auch ohne Tracing-Werkzeug lesbare Zuordnung benötigt wird.</w:t>
        </w:r>
        <w:commentRangeEnd w:id="260"/>
        <w:r>
          <w:rPr>
            <w:rStyle w:val="Kommentarzeichen"/>
            <w:sz w:val="20"/>
            <w:szCs w:val="22"/>
          </w:rPr>
          <w:commentReference w:id="260"/>
        </w:r>
      </w:ins>
    </w:p>
    <w:p w14:paraId="13721F00" w14:textId="77777777" w:rsidR="008A0DA5" w:rsidRDefault="00000000">
      <w:ins w:id="264" w:author="E.ON Netze" w:date="2026-07-12T23:36:00Z">
        <w:r>
          <w:rPr>
            <w:rFonts w:cs="Calibri"/>
          </w:rPr>
          <w:t>Beispiel einer Retry-Kette unter Verwendung von traceparent (gleiche trace-id, neue parent-id je Versuch):</w:t>
        </w:r>
      </w:ins>
    </w:p>
    <w:p w14:paraId="1C1BF834" w14:textId="77777777" w:rsidR="008A0DA5" w:rsidRDefault="00000000">
      <w:pPr>
        <w:shd w:val="clear" w:color="auto" w:fill="F2F2F2"/>
        <w:spacing w:after="0"/>
      </w:pPr>
      <w:ins w:id="265" w:author="E.ON Netze" w:date="2026-07-11T14:06:00Z">
        <w:r>
          <w:rPr>
            <w:rFonts w:ascii="Consolas" w:hAnsi="Consolas" w:cs="Consolas"/>
            <w:sz w:val="17"/>
          </w:rPr>
          <w:t>1. Aufruf   traceparent: 00-4bf92f3577b34da6a3ce929d0e0e4736-00f067aa0ba902b7-01</w:t>
        </w:r>
      </w:ins>
    </w:p>
    <w:p w14:paraId="780D9504" w14:textId="77777777" w:rsidR="008A0DA5" w:rsidRDefault="00000000">
      <w:pPr>
        <w:shd w:val="clear" w:color="auto" w:fill="F2F2F2"/>
        <w:spacing w:after="0"/>
      </w:pPr>
      <w:ins w:id="266" w:author="E.ON Netze" w:date="2026-07-07T20:00:00Z">
        <w:r>
          <w:rPr>
            <w:rFonts w:ascii="Consolas" w:hAnsi="Consolas" w:cs="Consolas"/>
            <w:sz w:val="17"/>
          </w:rPr>
          <w:t xml:space="preserve">            -&gt; 202 (noch nicht fertig)</w:t>
        </w:r>
      </w:ins>
    </w:p>
    <w:p w14:paraId="3C1AA826" w14:textId="77777777" w:rsidR="008A0DA5" w:rsidRDefault="00000000">
      <w:pPr>
        <w:shd w:val="clear" w:color="auto" w:fill="F2F2F2"/>
        <w:spacing w:after="0"/>
      </w:pPr>
      <w:ins w:id="267" w:author="E.ON Netze" w:date="2026-07-11T19:26:00Z">
        <w:r>
          <w:rPr>
            <w:rFonts w:ascii="Consolas" w:hAnsi="Consolas" w:cs="Consolas"/>
            <w:sz w:val="17"/>
          </w:rPr>
          <w:t> </w:t>
        </w:r>
      </w:ins>
    </w:p>
    <w:p w14:paraId="65B190A5" w14:textId="77777777" w:rsidR="008A0DA5" w:rsidRDefault="00000000">
      <w:pPr>
        <w:shd w:val="clear" w:color="auto" w:fill="F2F2F2"/>
        <w:spacing w:after="0"/>
      </w:pPr>
      <w:ins w:id="268" w:author="E.ON Netze" w:date="2026-07-11T16:52:00Z">
        <w:r>
          <w:rPr>
            <w:rFonts w:ascii="Consolas" w:hAnsi="Consolas" w:cs="Consolas"/>
            <w:sz w:val="17"/>
          </w:rPr>
          <w:t>Retry 1     traceparent: 00-4bf92f3577b34da6a3ce929d0e0e4736-a1b2c3d4e5f60718-01</w:t>
        </w:r>
      </w:ins>
    </w:p>
    <w:p w14:paraId="6806F7C9" w14:textId="77777777" w:rsidR="008A0DA5" w:rsidRDefault="00000000">
      <w:pPr>
        <w:shd w:val="clear" w:color="auto" w:fill="F2F2F2"/>
        <w:spacing w:after="0"/>
      </w:pPr>
      <w:ins w:id="269" w:author="E.ON Netze" w:date="2026-07-07T11:04:00Z">
        <w:r>
          <w:rPr>
            <w:rFonts w:ascii="Consolas" w:hAnsi="Consolas" w:cs="Consolas"/>
            <w:sz w:val="17"/>
          </w:rPr>
          <w:t xml:space="preserve">            (trace-id unveraendert, neue parent-id)</w:t>
        </w:r>
      </w:ins>
    </w:p>
    <w:p w14:paraId="6E5CBECC" w14:textId="77777777" w:rsidR="008A0DA5" w:rsidRDefault="00000000">
      <w:pPr>
        <w:shd w:val="clear" w:color="auto" w:fill="F2F2F2"/>
        <w:spacing w:after="0"/>
      </w:pPr>
      <w:ins w:id="270" w:author="E.ON Netze" w:date="2026-07-10T16:05:00Z">
        <w:r>
          <w:rPr>
            <w:rFonts w:ascii="Consolas" w:hAnsi="Consolas" w:cs="Consolas"/>
            <w:sz w:val="17"/>
          </w:rPr>
          <w:t xml:space="preserve">            -&gt; 202</w:t>
        </w:r>
      </w:ins>
    </w:p>
    <w:p w14:paraId="77107DB6" w14:textId="77777777" w:rsidR="008A0DA5" w:rsidRDefault="00000000">
      <w:pPr>
        <w:shd w:val="clear" w:color="auto" w:fill="F2F2F2"/>
        <w:spacing w:after="0"/>
      </w:pPr>
      <w:ins w:id="271" w:author="E.ON Netze" w:date="2026-07-13T02:04:00Z">
        <w:r>
          <w:rPr>
            <w:rFonts w:ascii="Consolas" w:hAnsi="Consolas" w:cs="Consolas"/>
            <w:sz w:val="17"/>
          </w:rPr>
          <w:t> </w:t>
        </w:r>
      </w:ins>
    </w:p>
    <w:p w14:paraId="4EB394A5" w14:textId="77777777" w:rsidR="008A0DA5" w:rsidRDefault="00000000">
      <w:pPr>
        <w:shd w:val="clear" w:color="auto" w:fill="F2F2F2"/>
        <w:spacing w:after="0"/>
      </w:pPr>
      <w:ins w:id="272" w:author="E.ON Netze" w:date="2026-07-08T00:50:00Z">
        <w:r>
          <w:rPr>
            <w:rFonts w:ascii="Consolas" w:hAnsi="Consolas" w:cs="Consolas"/>
            <w:sz w:val="17"/>
          </w:rPr>
          <w:t>Retry 2     traceparent: 00-4bf92f3577b34da6a3ce929d0e0e4736-9988776655443322-01</w:t>
        </w:r>
      </w:ins>
    </w:p>
    <w:p w14:paraId="5A5A5C93" w14:textId="77777777" w:rsidR="008A0DA5" w:rsidRDefault="00000000">
      <w:pPr>
        <w:shd w:val="clear" w:color="auto" w:fill="F2F2F2"/>
        <w:spacing w:after="0"/>
      </w:pPr>
      <w:ins w:id="273" w:author="E.ON Netze" w:date="2026-07-11T15:02:00Z">
        <w:r>
          <w:rPr>
            <w:rFonts w:ascii="Consolas" w:hAnsi="Consolas" w:cs="Consolas"/>
            <w:sz w:val="17"/>
          </w:rPr>
          <w:t xml:space="preserve">            -&gt; 200 OK</w:t>
        </w:r>
      </w:ins>
    </w:p>
    <w:p w14:paraId="579E5D0D" w14:textId="77777777" w:rsidR="008A0DA5" w:rsidRDefault="00000000">
      <w:pPr>
        <w:shd w:val="clear" w:color="auto" w:fill="F2F2F2"/>
        <w:spacing w:after="0"/>
      </w:pPr>
      <w:ins w:id="274" w:author="E.ON Netze" w:date="2026-07-08T01:46:00Z">
        <w:r>
          <w:rPr>
            <w:rFonts w:ascii="Consolas" w:hAnsi="Consolas" w:cs="Consolas"/>
            <w:sz w:val="17"/>
          </w:rPr>
          <w:t> </w:t>
        </w:r>
      </w:ins>
    </w:p>
    <w:p w14:paraId="716499E8" w14:textId="77777777" w:rsidR="008A0DA5" w:rsidRDefault="00000000">
      <w:pPr>
        <w:shd w:val="clear" w:color="auto" w:fill="F2F2F2"/>
        <w:spacing w:after="0"/>
      </w:pPr>
      <w:ins w:id="275" w:author="E.ON Netze" w:date="2026-07-11T07:01:00Z">
        <w:r>
          <w:rPr>
            <w:rFonts w:ascii="Consolas" w:hAnsi="Consolas" w:cs="Consolas"/>
            <w:sz w:val="17"/>
          </w:rPr>
          <w:t>Asynchrone Antwort: correlationId = 7a91...-c02 (fachliche Zuordnung)</w:t>
        </w:r>
      </w:ins>
    </w:p>
    <w:p w14:paraId="3B713F7C" w14:textId="77777777" w:rsidR="008A0DA5" w:rsidRDefault="00000000">
      <w:pPr>
        <w:shd w:val="clear" w:color="auto" w:fill="F2F2F2"/>
        <w:spacing w:after="0"/>
      </w:pPr>
      <w:ins w:id="276" w:author="E.ON Netze" w:date="2026-07-09T12:46:00Z">
        <w:r>
          <w:rPr>
            <w:rFonts w:ascii="Consolas" w:hAnsi="Consolas" w:cs="Consolas"/>
            <w:sz w:val="17"/>
          </w:rPr>
          <w:t>Technische Auswertung im Tracing-Backend: 3 Spans zur trace-id</w:t>
        </w:r>
      </w:ins>
    </w:p>
    <w:p w14:paraId="029D4899" w14:textId="77777777" w:rsidR="008A0DA5" w:rsidRDefault="00000000">
      <w:pPr>
        <w:shd w:val="clear" w:color="auto" w:fill="F2F2F2"/>
        <w:spacing w:after="0"/>
      </w:pPr>
      <w:ins w:id="277" w:author="E.ON Netze" w:date="2026-07-09T20:18:00Z">
        <w:r>
          <w:rPr>
            <w:rFonts w:ascii="Consolas" w:hAnsi="Consolas" w:cs="Consolas"/>
            <w:sz w:val="17"/>
          </w:rPr>
          <w:t>4bf92f3577b34da6a3ce929d0e0e4736, Gesamtdauer 15,4s</w:t>
        </w:r>
      </w:ins>
    </w:p>
    <w:p w14:paraId="66F6D32C" w14:textId="77777777" w:rsidR="008A0DA5" w:rsidRDefault="00000000">
      <w:ins w:id="278" w:author="E.ON Netze" w:date="2026-07-08T22:59:00Z">
        <w:r>
          <w:rPr>
            <w:rFonts w:cs="Calibri"/>
          </w:rPr>
          <w:t>Abbildung 1: Beispielhafte Darstellung der Nutzung von traceparent (W3C Trace Context) und correlationId</w:t>
        </w:r>
      </w:ins>
    </w:p>
    <w:p w14:paraId="261024AB" w14:textId="77777777" w:rsidR="008A0DA5" w:rsidRDefault="00000000">
      <w:pPr>
        <w:pStyle w:val="berschrift3"/>
      </w:pPr>
      <w:ins w:id="279" w:author="E.ON Netze" w:date="2026-07-09T03:52:00Z">
        <w:r>
          <w:rPr>
            <w:rFonts w:ascii="Calibri" w:hAnsi="Calibri" w:cs="Calibri"/>
            <w:sz w:val="23"/>
          </w:rPr>
          <w:t>Kennzeichnung von Testaufrufen (Sandbox-Subdomain)</w:t>
        </w:r>
      </w:ins>
    </w:p>
    <w:p w14:paraId="545B6AE5" w14:textId="77777777" w:rsidR="008A0DA5" w:rsidRDefault="00000000">
      <w:commentRangeStart w:id="280"/>
      <w:ins w:id="281" w:author="E.ON Netze" w:date="2026-07-09T22:15:00Z">
        <w:r>
          <w:rPr>
            <w:rFonts w:cs="Calibri"/>
          </w:rPr>
          <w:t>MUST Testaufrufe ohne Auswirkung auf produktive Datenbestände werden nicht über ein Feld oder einen Header im Request gekennzeichnet, sondern ausschließlich über eine eigene Sandbox-Subdomain adressiert.</w:t>
        </w:r>
        <w:commentRangeEnd w:id="280"/>
        <w:r>
          <w:rPr>
            <w:rStyle w:val="Kommentarzeichen"/>
            <w:sz w:val="20"/>
            <w:szCs w:val="22"/>
          </w:rPr>
          <w:commentReference w:id="280"/>
        </w:r>
      </w:ins>
    </w:p>
    <w:p w14:paraId="5220A490" w14:textId="77777777" w:rsidR="008A0DA5" w:rsidRDefault="00000000">
      <w:pPr>
        <w:shd w:val="clear" w:color="auto" w:fill="F2F2F2"/>
        <w:spacing w:after="0"/>
      </w:pPr>
      <w:ins w:id="282" w:author="E.ON Netze" w:date="2026-07-13T22:49:00Z">
        <w:r>
          <w:rPr>
            <w:rFonts w:ascii="Consolas" w:hAnsi="Consolas" w:cs="Consolas"/>
            <w:sz w:val="17"/>
          </w:rPr>
          <w:t>Produktiv:  https://api.example.com/edienergy/marketLocations/identification</w:t>
        </w:r>
      </w:ins>
    </w:p>
    <w:p w14:paraId="49560C31" w14:textId="77777777" w:rsidR="008A0DA5" w:rsidRDefault="00000000">
      <w:pPr>
        <w:shd w:val="clear" w:color="auto" w:fill="F2F2F2"/>
        <w:spacing w:after="0"/>
      </w:pPr>
      <w:ins w:id="283" w:author="E.ON Netze" w:date="2026-07-14T11:18:00Z">
        <w:r>
          <w:rPr>
            <w:rFonts w:ascii="Consolas" w:hAnsi="Consolas" w:cs="Consolas"/>
            <w:sz w:val="17"/>
          </w:rPr>
          <w:t>Sandbox:    https://sandbox.api.example.com/edienergy/marketLocations/identification</w:t>
        </w:r>
      </w:ins>
    </w:p>
    <w:p w14:paraId="051E9284" w14:textId="77777777" w:rsidR="008A0DA5" w:rsidRDefault="00000000">
      <w:ins w:id="284" w:author="E.ON Netze" w:date="2026-07-08T02:40:00Z">
        <w:r>
          <w:rPr>
            <w:rFonts w:cs="Calibri"/>
          </w:rPr>
          <w:t>MUST Jeder API-Anbieter MUSS unter der Subdomain „sandbox.“ (vorangestellt vor die produktive Basis-URL) eine vollständig von der produktiven Umgebung getrennte Sandbox-Umgebung bereitstellen: getrennte Infrastruktur, getrennte Datenhaltung und keine gemeinsame Datenbank-Instanz mit der Produktivumgebung. Die Sandbox-Umgebung bildet dieselbe API-Version, dieselben Schemas und denselben fachlichen Ablauf (siehe Kapitel 3.10) wie die produktive Umgebung ab, damit ein erfolgreicher Test in der Sandbox verlässlich auf das produktive Verhalten schließen lässt.</w:t>
        </w:r>
      </w:ins>
    </w:p>
    <w:p w14:paraId="00E775D9" w14:textId="77777777" w:rsidR="008A0DA5" w:rsidRDefault="00000000">
      <w:ins w:id="285" w:author="E.ON Netze" w:date="2026-07-11T14:05:00Z">
        <w:r>
          <w:rPr>
            <w:rFonts w:cs="Calibri"/>
          </w:rPr>
          <w:t>MUST Zugangsdaten (Zertifikate, Schlüssel) für die Sandbox-Umgebung MÜSSEN von den produktiven Zugangsdaten getrennt ausgestellt werden und DÜRFEN NICHT gegen die produktive Umgebung gültig sein, damit eine Verwechslung der Umgebung bereits auf Authentisierungsebene ausgeschlossen ist.</w:t>
        </w:r>
      </w:ins>
    </w:p>
    <w:p w14:paraId="4AA0B988" w14:textId="77777777" w:rsidR="008A0DA5" w:rsidRDefault="00000000">
      <w:ins w:id="286" w:author="E.ON Netze" w:date="2026-07-14T16:37:00Z">
        <w:r>
          <w:rPr>
            <w:rFonts w:cs="Calibri"/>
          </w:rPr>
          <w:t>SHOULD Für rein lesende, nicht zustandsverändernde API-Webdienste (z. B. MaLo-Ident) SOLLTE eine Sandbox-Umgebung angeboten werden, ist aber nicht zwingend erforderlich, da diese Operationen keine produktiven Daten verändern (vgl. Datensparsamkeit, Kapitel 3.6.3).</w:t>
        </w:r>
      </w:ins>
    </w:p>
    <w:p w14:paraId="12FA7CFD" w14:textId="77777777" w:rsidR="008A0DA5" w:rsidRDefault="00000000">
      <w:pPr>
        <w:pStyle w:val="berschrift4"/>
      </w:pPr>
      <w:ins w:id="287" w:author="E.ON Netze" w:date="2026-07-09T05:27:00Z">
        <w:r>
          <w:rPr>
            <w:rFonts w:ascii="Calibri" w:hAnsi="Calibri" w:cs="Calibri"/>
            <w:sz w:val="22"/>
          </w:rPr>
          <w:t>Alternative: Kennzeichnung über den Prefer-Header (RFC 7240)</w:t>
        </w:r>
      </w:ins>
    </w:p>
    <w:p w14:paraId="2E99A80A" w14:textId="77777777" w:rsidR="008A0DA5" w:rsidRDefault="00000000">
      <w:ins w:id="288" w:author="E.ON Netze" w:date="2026-07-09T13:02:00Z">
        <w:r>
          <w:rPr>
            <w:rFonts w:cs="Calibri"/>
          </w:rPr>
          <w:t>MAY Ist die Bereitstellung einer vollständig getrennten Sandbox-Umgebung für einen API-Anbieter im Einzelfall technisch nicht kurzfristig umsetzbar, KANN als Alternative der Standard-Header „Prefer“ gemäß [RFC7240] („Prefer Header for HTTP“) verwendet werden, um einen Testaufruf auf der produktiven Adresse anzukündigen.</w:t>
        </w:r>
      </w:ins>
    </w:p>
    <w:p w14:paraId="57D04EF7" w14:textId="77777777" w:rsidR="008A0DA5" w:rsidRDefault="00000000">
      <w:pPr>
        <w:shd w:val="clear" w:color="auto" w:fill="F2F2F2"/>
        <w:spacing w:after="0"/>
      </w:pPr>
      <w:ins w:id="289" w:author="E.ON Netze" w:date="2026-07-10T18:39:00Z">
        <w:r>
          <w:rPr>
            <w:rFonts w:ascii="Consolas" w:hAnsi="Consolas" w:cs="Consolas"/>
            <w:sz w:val="17"/>
          </w:rPr>
          <w:t>POST /edienergy/marketLocations/identification HTTP/2</w:t>
        </w:r>
      </w:ins>
    </w:p>
    <w:p w14:paraId="6D723092" w14:textId="77777777" w:rsidR="008A0DA5" w:rsidRDefault="00000000">
      <w:pPr>
        <w:shd w:val="clear" w:color="auto" w:fill="F2F2F2"/>
        <w:spacing w:after="0"/>
      </w:pPr>
      <w:ins w:id="290" w:author="E.ON Netze" w:date="2026-07-08T21:51:00Z">
        <w:r>
          <w:rPr>
            <w:rFonts w:ascii="Consolas" w:hAnsi="Consolas" w:cs="Consolas"/>
            <w:sz w:val="17"/>
          </w:rPr>
          <w:t>Prefer: handling=test</w:t>
        </w:r>
      </w:ins>
    </w:p>
    <w:p w14:paraId="50BE3EE2" w14:textId="77777777" w:rsidR="008A0DA5" w:rsidRDefault="00000000">
      <w:pPr>
        <w:shd w:val="clear" w:color="auto" w:fill="F2F2F2"/>
        <w:spacing w:after="0"/>
      </w:pPr>
      <w:ins w:id="291" w:author="E.ON Netze" w:date="2026-07-08T04:14:00Z">
        <w:r>
          <w:rPr>
            <w:rFonts w:ascii="Consolas" w:hAnsi="Consolas" w:cs="Consolas"/>
            <w:sz w:val="17"/>
          </w:rPr>
          <w:t>traceparent: 00-4bf92f3577b34da6a3ce929d0e0e4736-00f067aa0ba902b7-01</w:t>
        </w:r>
      </w:ins>
    </w:p>
    <w:p w14:paraId="2D7F4908" w14:textId="77777777" w:rsidR="008A0DA5" w:rsidRDefault="00000000">
      <w:pPr>
        <w:shd w:val="clear" w:color="auto" w:fill="F2F2F2"/>
        <w:spacing w:after="0"/>
      </w:pPr>
      <w:ins w:id="292" w:author="E.ON Netze" w:date="2026-07-08T11:13:00Z">
        <w:r>
          <w:rPr>
            <w:rFonts w:ascii="Consolas" w:hAnsi="Consolas" w:cs="Consolas"/>
            <w:sz w:val="17"/>
          </w:rPr>
          <w:t> </w:t>
        </w:r>
      </w:ins>
    </w:p>
    <w:p w14:paraId="07218516" w14:textId="77777777" w:rsidR="008A0DA5" w:rsidRDefault="00000000">
      <w:pPr>
        <w:shd w:val="clear" w:color="auto" w:fill="F2F2F2"/>
        <w:spacing w:after="0"/>
      </w:pPr>
      <w:ins w:id="293" w:author="E.ON Netze" w:date="2026-07-13T01:44:00Z">
        <w:r>
          <w:rPr>
            <w:rFonts w:ascii="Consolas" w:hAnsi="Consolas" w:cs="Consolas"/>
            <w:sz w:val="17"/>
          </w:rPr>
          <w:t>HTTP/2 202 Accepted</w:t>
        </w:r>
      </w:ins>
    </w:p>
    <w:p w14:paraId="2BFB53EB" w14:textId="77777777" w:rsidR="008A0DA5" w:rsidRDefault="00000000">
      <w:pPr>
        <w:shd w:val="clear" w:color="auto" w:fill="F2F2F2"/>
        <w:spacing w:after="0"/>
      </w:pPr>
      <w:ins w:id="294" w:author="E.ON Netze" w:date="2026-07-08T01:55:00Z">
        <w:r>
          <w:rPr>
            <w:rFonts w:ascii="Consolas" w:hAnsi="Consolas" w:cs="Consolas"/>
            <w:sz w:val="17"/>
          </w:rPr>
          <w:t>Preference-Applied: handling=test</w:t>
        </w:r>
      </w:ins>
    </w:p>
    <w:p w14:paraId="63CF1751" w14:textId="77777777" w:rsidR="008A0DA5" w:rsidRDefault="00000000">
      <w:commentRangeStart w:id="295"/>
      <w:ins w:id="296" w:author="E.ON Netze" w:date="2026-07-13T10:08:00Z">
        <w:r>
          <w:rPr>
            <w:rFonts w:cs="Calibri"/>
          </w:rPr>
          <w:lastRenderedPageBreak/>
          <w:t>MUST Wird die Prefer-Alternative genutzt, MUSS der Server dies über den Antwort-Header „Preference-Applied“ gemäß [RFC7240] bestätigen und den Aufruf ebenso vollständig vom produktiven Datenbestand isoliert verarbeiten wie einen Aufruf über die Sandbox-Subdomain.</w:t>
        </w:r>
        <w:commentRangeEnd w:id="295"/>
        <w:r>
          <w:rPr>
            <w:rStyle w:val="Kommentarzeichen"/>
            <w:sz w:val="20"/>
            <w:szCs w:val="22"/>
          </w:rPr>
          <w:commentReference w:id="295"/>
        </w:r>
      </w:ins>
    </w:p>
    <w:p w14:paraId="1ABE5A11" w14:textId="77777777" w:rsidR="008A0DA5" w:rsidRDefault="00000000">
      <w:pPr>
        <w:pStyle w:val="berschrift3"/>
      </w:pPr>
      <w:commentRangeStart w:id="297"/>
      <w:ins w:id="298" w:author="E.ON Netze" w:date="2026-07-09T22:41:00Z">
        <w:r>
          <w:rPr>
            <w:rFonts w:ascii="Calibri" w:hAnsi="Calibri" w:cs="Calibri"/>
            <w:sz w:val="23"/>
          </w:rPr>
          <w:t>Mehrstufige Geschäftsvorfälle über mehrere API-Webdienste</w:t>
        </w:r>
        <w:commentRangeEnd w:id="297"/>
        <w:r>
          <w:rPr>
            <w:rStyle w:val="Kommentarzeichen"/>
            <w:sz w:val="20"/>
            <w:szCs w:val="22"/>
          </w:rPr>
          <w:commentReference w:id="297"/>
        </w:r>
      </w:ins>
    </w:p>
    <w:p w14:paraId="1391F746" w14:textId="77777777" w:rsidR="008A0DA5" w:rsidRDefault="00000000">
      <w:ins w:id="299" w:author="E.ON Netze" w:date="2026-07-12T05:32:00Z">
        <w:r>
          <w:rPr>
            <w:rFonts w:cs="Calibri"/>
          </w:rPr>
          <w:t>Ein fachlicher Geschäftsvorfall (z. B. ein Lieferantenwechsel) kann aus mehreren, ggf. nacheinander aufgerufenen API-Webdiensten bestehen (Beispiel: Anlage des Wechsels, anschließende Zählerstandsmeldung, abschließende Bestätigung).</w:t>
        </w:r>
      </w:ins>
    </w:p>
    <w:p w14:paraId="61C7FBA3" w14:textId="77777777" w:rsidR="008A0DA5" w:rsidRDefault="00000000">
      <w:ins w:id="300" w:author="E.ON Netze" w:date="2026-07-11T10:39:00Z">
        <w:r>
          <w:rPr>
            <w:rFonts w:cs="Calibri"/>
          </w:rPr>
          <w:t>MUST Für Geschäftsvorfälle, die mehrere API-Webdienste umfassen, MUSS der initiierende Aufruf eine neue trace-id erzeugen (siehe Kapitel 3.5.1). Alle nachfolgenden API-Aufrufe, die demselben Geschäftsvorfall zuzurechnen sind, MÜSSEN dieselbe trace-id im traceparent-Header fortführen (mit jeweils neuer parent-id je Aufruf). Ein separates, eigenständiges Feld für den Geschäftsvorfall wird nicht mehr geführt, da die trace-id des W3C Trace Context dieselbe fachliche Aufgabe standardkonform übernimmt.</w:t>
        </w:r>
      </w:ins>
    </w:p>
    <w:p w14:paraId="500D99CB" w14:textId="77777777" w:rsidR="008A0DA5" w:rsidRDefault="00000000">
      <w:pPr>
        <w:shd w:val="clear" w:color="auto" w:fill="F2F2F2"/>
        <w:spacing w:after="0"/>
      </w:pPr>
      <w:ins w:id="301" w:author="E.ON Netze" w:date="2026-07-09T18:34:00Z">
        <w:r>
          <w:rPr>
            <w:rFonts w:ascii="Consolas" w:hAnsi="Consolas" w:cs="Consolas"/>
            <w:sz w:val="17"/>
          </w:rPr>
          <w:t>Schritt 1  POST /supplierChanges</w:t>
        </w:r>
      </w:ins>
    </w:p>
    <w:p w14:paraId="34D1EB12" w14:textId="77777777" w:rsidR="008A0DA5" w:rsidRDefault="00000000">
      <w:pPr>
        <w:shd w:val="clear" w:color="auto" w:fill="F2F2F2"/>
        <w:spacing w:after="0"/>
      </w:pPr>
      <w:ins w:id="302" w:author="E.ON Netze" w:date="2026-07-13T07:03:00Z">
        <w:r>
          <w:rPr>
            <w:rFonts w:ascii="Consolas" w:hAnsi="Consolas" w:cs="Consolas"/>
            <w:sz w:val="17"/>
          </w:rPr>
          <w:t xml:space="preserve">           traceparent: 00-4bf92f3577b34da6a3ce929d0e0e4736-...-01</w:t>
        </w:r>
      </w:ins>
    </w:p>
    <w:p w14:paraId="7433E1B6" w14:textId="77777777" w:rsidR="008A0DA5" w:rsidRDefault="00000000">
      <w:pPr>
        <w:shd w:val="clear" w:color="auto" w:fill="F2F2F2"/>
        <w:spacing w:after="0"/>
      </w:pPr>
      <w:ins w:id="303" w:author="E.ON Netze" w:date="2026-07-09T23:45:00Z">
        <w:r>
          <w:rPr>
            <w:rFonts w:ascii="Consolas" w:hAnsi="Consolas" w:cs="Consolas"/>
            <w:sz w:val="17"/>
          </w:rPr>
          <w:t xml:space="preserve">           -&gt; 202</w:t>
        </w:r>
      </w:ins>
    </w:p>
    <w:p w14:paraId="0566EA99" w14:textId="77777777" w:rsidR="008A0DA5" w:rsidRDefault="00000000">
      <w:pPr>
        <w:shd w:val="clear" w:color="auto" w:fill="F2F2F2"/>
        <w:spacing w:after="0"/>
      </w:pPr>
      <w:ins w:id="304" w:author="E.ON Netze" w:date="2026-07-10T20:07:00Z">
        <w:r>
          <w:rPr>
            <w:rFonts w:ascii="Consolas" w:hAnsi="Consolas" w:cs="Consolas"/>
            <w:sz w:val="17"/>
          </w:rPr>
          <w:t> </w:t>
        </w:r>
      </w:ins>
    </w:p>
    <w:p w14:paraId="58429D36" w14:textId="77777777" w:rsidR="008A0DA5" w:rsidRDefault="00000000">
      <w:pPr>
        <w:shd w:val="clear" w:color="auto" w:fill="F2F2F2"/>
        <w:spacing w:after="0"/>
      </w:pPr>
      <w:ins w:id="305" w:author="E.ON Netze" w:date="2026-07-10T18:48:00Z">
        <w:r>
          <w:rPr>
            <w:rFonts w:ascii="Consolas" w:hAnsi="Consolas" w:cs="Consolas"/>
            <w:sz w:val="17"/>
          </w:rPr>
          <w:t>Schritt 2  POST /meterReadingNotifications</w:t>
        </w:r>
      </w:ins>
    </w:p>
    <w:p w14:paraId="0E961236" w14:textId="77777777" w:rsidR="008A0DA5" w:rsidRDefault="00000000">
      <w:pPr>
        <w:shd w:val="clear" w:color="auto" w:fill="F2F2F2"/>
        <w:spacing w:after="0"/>
      </w:pPr>
      <w:ins w:id="306" w:author="E.ON Netze" w:date="2026-07-07T20:13:00Z">
        <w:r>
          <w:rPr>
            <w:rFonts w:ascii="Consolas" w:hAnsi="Consolas" w:cs="Consolas"/>
            <w:sz w:val="17"/>
          </w:rPr>
          <w:t xml:space="preserve">           traceparent: 00-4bf92f3577b34da6a3ce929d0e0e4736-...-01</w:t>
        </w:r>
      </w:ins>
    </w:p>
    <w:p w14:paraId="2E45632E" w14:textId="77777777" w:rsidR="008A0DA5" w:rsidRDefault="00000000">
      <w:pPr>
        <w:shd w:val="clear" w:color="auto" w:fill="F2F2F2"/>
        <w:spacing w:after="0"/>
      </w:pPr>
      <w:ins w:id="307" w:author="E.ON Netze" w:date="2026-07-09T23:49:00Z">
        <w:r>
          <w:rPr>
            <w:rFonts w:ascii="Consolas" w:hAnsi="Consolas" w:cs="Consolas"/>
            <w:sz w:val="17"/>
          </w:rPr>
          <w:t xml:space="preserve">           (gleiche trace-id wie Schritt 1, neue parent-id)</w:t>
        </w:r>
      </w:ins>
    </w:p>
    <w:p w14:paraId="36FAB314" w14:textId="77777777" w:rsidR="008A0DA5" w:rsidRDefault="00000000">
      <w:pPr>
        <w:shd w:val="clear" w:color="auto" w:fill="F2F2F2"/>
        <w:spacing w:after="0"/>
      </w:pPr>
      <w:ins w:id="308" w:author="E.ON Netze" w:date="2026-07-12T23:05:00Z">
        <w:r>
          <w:rPr>
            <w:rFonts w:ascii="Consolas" w:hAnsi="Consolas" w:cs="Consolas"/>
            <w:sz w:val="17"/>
          </w:rPr>
          <w:t xml:space="preserve">           -&gt; 202</w:t>
        </w:r>
      </w:ins>
    </w:p>
    <w:p w14:paraId="4AB4D829" w14:textId="77777777" w:rsidR="008A0DA5" w:rsidRDefault="00000000">
      <w:pPr>
        <w:shd w:val="clear" w:color="auto" w:fill="F2F2F2"/>
        <w:spacing w:after="0"/>
      </w:pPr>
      <w:ins w:id="309" w:author="E.ON Netze" w:date="2026-07-07T14:20:00Z">
        <w:r>
          <w:rPr>
            <w:rFonts w:ascii="Consolas" w:hAnsi="Consolas" w:cs="Consolas"/>
            <w:sz w:val="17"/>
          </w:rPr>
          <w:t> </w:t>
        </w:r>
      </w:ins>
    </w:p>
    <w:p w14:paraId="16D58B31" w14:textId="77777777" w:rsidR="008A0DA5" w:rsidRDefault="00000000">
      <w:pPr>
        <w:shd w:val="clear" w:color="auto" w:fill="F2F2F2"/>
        <w:spacing w:after="0"/>
      </w:pPr>
      <w:ins w:id="310" w:author="E.ON Netze" w:date="2026-07-09T10:54:00Z">
        <w:r>
          <w:rPr>
            <w:rFonts w:ascii="Consolas" w:hAnsi="Consolas" w:cs="Consolas"/>
            <w:sz w:val="17"/>
          </w:rPr>
          <w:t>Schritt 3  POST /supplierChanges/confirmation</w:t>
        </w:r>
      </w:ins>
    </w:p>
    <w:p w14:paraId="194998AA" w14:textId="77777777" w:rsidR="008A0DA5" w:rsidRDefault="00000000">
      <w:pPr>
        <w:shd w:val="clear" w:color="auto" w:fill="F2F2F2"/>
        <w:spacing w:after="0"/>
      </w:pPr>
      <w:ins w:id="311" w:author="E.ON Netze" w:date="2026-07-12T08:50:00Z">
        <w:r>
          <w:rPr>
            <w:rFonts w:ascii="Consolas" w:hAnsi="Consolas" w:cs="Consolas"/>
            <w:sz w:val="17"/>
          </w:rPr>
          <w:t xml:space="preserve">           traceparent: 00-4bf92f3577b34da6a3ce929d0e0e4736-...-01</w:t>
        </w:r>
      </w:ins>
    </w:p>
    <w:p w14:paraId="37727EA3" w14:textId="77777777" w:rsidR="008A0DA5" w:rsidRDefault="00000000">
      <w:pPr>
        <w:shd w:val="clear" w:color="auto" w:fill="F2F2F2"/>
        <w:spacing w:after="0"/>
      </w:pPr>
      <w:ins w:id="312" w:author="E.ON Netze" w:date="2026-07-12T03:14:00Z">
        <w:r>
          <w:rPr>
            <w:rFonts w:ascii="Consolas" w:hAnsi="Consolas" w:cs="Consolas"/>
            <w:sz w:val="17"/>
          </w:rPr>
          <w:t xml:space="preserve">           -&gt; 200 OK</w:t>
        </w:r>
      </w:ins>
    </w:p>
    <w:p w14:paraId="3E70F4A1" w14:textId="77777777" w:rsidR="008A0DA5" w:rsidRDefault="00000000">
      <w:ins w:id="313" w:author="E.ON Netze" w:date="2026-07-08T14:52:00Z">
        <w:r>
          <w:rPr>
            <w:rFonts w:cs="Calibri"/>
          </w:rPr>
          <w:t>MUST Jeder API-Aufruf – unabhängig davon, ob er erfolgreich abgeschlossen, wiederholt (Retry) oder durch den Client abgebrochen wird – MUSS serverseitig protokolliert werden. Das Protokoll (Log) MUSS mindestens die trace-id und parent-id aus traceparent, ggf. correlationId, creationDateTime, Zeitpunkt der Serverantwort und den gelieferten http-Status-Code enthalten. Bricht ein Client eine Anfrage vor Erhalt einer Antwort ab (z. B. durch Verbindungsabbruch oder Client-seitigen Timeout gemäß Kapitel 3.8.3) und erfolgt anschließend ein erneuter Versuch mit derselben trace-id, MUSS diese Wiederholungskette anhand der trace-id nachvollziehbar protokolliert sein, damit fehlerhafte Mehrfachverarbeitung erkannt und im Rahmen der Idempotenz-Prüfung (Kapitel 3.6) behandelt werden kann. Die Protokollierungspflicht orientiert sich an den Anforderungen des BSI-IT-Grundschutz-Bausteins [BSI-OPS.1.1.5] („Protokollierung“) sowie an [BSI-APP.3.1] Anforderung APP.3.1.A7 „Schutz vor unerlaubter automatisierter Nutzung“.</w:t>
        </w:r>
      </w:ins>
    </w:p>
    <w:p w14:paraId="0E658DEC" w14:textId="77777777" w:rsidR="008A0DA5" w:rsidRDefault="00000000">
      <w:ins w:id="314" w:author="E.ON Netze" w:date="2026-07-08T18:33:00Z">
        <w:r>
          <w:rPr>
            <w:rFonts w:cs="Calibri"/>
          </w:rPr>
          <w:t>SHOULD Protokolldaten SOLLTEN keine personenbezogenen Nutzdaten (Payload-Inhalte), sondern ausschließlich die Korrelations-Metadaten enthalten (Grundsatz der Datensparsamkeit, siehe Kapitel 3.6.3).</w:t>
        </w:r>
      </w:ins>
    </w:p>
    <w:p w14:paraId="69024A82" w14:textId="77777777" w:rsidR="008A0DA5" w:rsidRDefault="00000000">
      <w:pPr>
        <w:pStyle w:val="berschrift3"/>
      </w:pPr>
      <w:commentRangeStart w:id="315"/>
      <w:ins w:id="316" w:author="E.ON Netze" w:date="2026-07-11T10:29:00Z">
        <w:r>
          <w:rPr>
            <w:rFonts w:ascii="Calibri" w:hAnsi="Calibri" w:cs="Calibri"/>
            <w:sz w:val="23"/>
          </w:rPr>
          <w:t>Tracking und Metrics (Zeitmessung und Aufrufhäufigkeit)</w:t>
        </w:r>
        <w:commentRangeEnd w:id="315"/>
        <w:r>
          <w:rPr>
            <w:rStyle w:val="Kommentarzeichen"/>
            <w:sz w:val="20"/>
            <w:szCs w:val="22"/>
          </w:rPr>
          <w:commentReference w:id="315"/>
        </w:r>
      </w:ins>
    </w:p>
    <w:p w14:paraId="17F14AC6" w14:textId="77777777" w:rsidR="008A0DA5" w:rsidRDefault="00000000">
      <w:ins w:id="317" w:author="E.ON Netze" w:date="2026-07-10T23:30:00Z">
        <w:r>
          <w:rPr>
            <w:rFonts w:cs="Calibri"/>
          </w:rPr>
          <w:t xml:space="preserve">SHOULD Jede Antwort SOLLTE den Header </w:t>
        </w:r>
      </w:ins>
      <w:ins w:id="318" w:author="E.ON Netze" w:date="2026-07-08T09:25:00Z">
        <w:r>
          <w:rPr>
            <w:rFonts w:ascii="Consolas" w:hAnsi="Consolas" w:cs="Consolas"/>
          </w:rPr>
          <w:t>Server-Timing</w:t>
        </w:r>
      </w:ins>
      <w:ins w:id="319" w:author="E.ON Netze" w:date="2026-07-10T03:11:00Z">
        <w:r>
          <w:rPr>
            <w:rFonts w:cs="Calibri"/>
          </w:rPr>
          <w:t xml:space="preserve"> gemäß der W3C-Server-Timing-Spezifikation enthalten, mit Angaben zur Anzahl der bislang zu dieser trace-id erfolgten Versuche sowie zur seit dem ersten Versuch verstrichenen Gesamtdauer.</w:t>
        </w:r>
      </w:ins>
    </w:p>
    <w:p w14:paraId="1ECE56D6" w14:textId="77777777" w:rsidR="008A0DA5" w:rsidRDefault="00000000">
      <w:pPr>
        <w:shd w:val="clear" w:color="auto" w:fill="F2F2F2"/>
        <w:spacing w:after="0"/>
      </w:pPr>
      <w:ins w:id="320" w:author="E.ON Netze" w:date="2026-07-09T11:15:00Z">
        <w:r>
          <w:rPr>
            <w:rFonts w:ascii="Consolas" w:hAnsi="Consolas" w:cs="Consolas"/>
            <w:sz w:val="17"/>
          </w:rPr>
          <w:t>HTTP/2 200 OK</w:t>
        </w:r>
      </w:ins>
    </w:p>
    <w:p w14:paraId="6CE61F77" w14:textId="77777777" w:rsidR="008A0DA5" w:rsidRDefault="00000000">
      <w:pPr>
        <w:shd w:val="clear" w:color="auto" w:fill="F2F2F2"/>
        <w:spacing w:after="0"/>
      </w:pPr>
      <w:ins w:id="321" w:author="E.ON Netze" w:date="2026-07-10T03:36:00Z">
        <w:r>
          <w:rPr>
            <w:rFonts w:ascii="Consolas" w:hAnsi="Consolas" w:cs="Consolas"/>
            <w:sz w:val="17"/>
          </w:rPr>
          <w:t>traceparent: 00-4bf92f3577b34da6a3ce929d0e0e4736-9988776655443322-01</w:t>
        </w:r>
      </w:ins>
    </w:p>
    <w:p w14:paraId="5351FC42" w14:textId="77777777" w:rsidR="008A0DA5" w:rsidRDefault="00000000">
      <w:pPr>
        <w:shd w:val="clear" w:color="auto" w:fill="F2F2F2"/>
        <w:spacing w:after="0"/>
      </w:pPr>
      <w:ins w:id="322" w:author="E.ON Netze" w:date="2026-07-14T00:56:00Z">
        <w:r>
          <w:rPr>
            <w:rFonts w:ascii="Consolas" w:hAnsi="Consolas" w:cs="Consolas"/>
            <w:sz w:val="17"/>
          </w:rPr>
          <w:t>Server-Timing: attempt;desc="3", total;dur=15400;desc="since first attempt"</w:t>
        </w:r>
      </w:ins>
    </w:p>
    <w:p w14:paraId="0B475CB3" w14:textId="77777777" w:rsidR="008A0DA5" w:rsidRDefault="00000000">
      <w:ins w:id="323" w:author="E.ON Netze" w:date="2026-07-11T02:23:00Z">
        <w:r>
          <w:rPr>
            <w:rFonts w:cs="Calibri"/>
          </w:rPr>
          <w:t xml:space="preserve">MUST Jeder API-Anbieter MUSS Betriebsmetriken zu allen API-Webdiensten mit dem in [OpenTelemetry] definierten Metrics-Modell erheben und in einem für Standardwerkzeuge auswertbaren, textbasierten Exposition-Format (OpenMetrics; IETF-HTTPAPI-/OPSAWG-Individual-Draft, in weiten Teilen identisch mit dem etablierten Prometheus-Exposition-Format) über einen Metrik-Endpunkt bereitstellen. Mindestens zu erheben sind: (1) ein Histogramm der </w:t>
        </w:r>
        <w:r>
          <w:rPr>
            <w:rFonts w:cs="Calibri"/>
          </w:rPr>
          <w:lastRenderedPageBreak/>
          <w:t>Gesamtdauer je Geschäftsvorfall vom ersten Versuch bis zur abschließenden Antwort, und (2) ein Zähler der Versuche (Spans) je abgeschlossenem Geschäftsvorfall.</w:t>
        </w:r>
      </w:ins>
    </w:p>
    <w:p w14:paraId="4BBC0802" w14:textId="77777777" w:rsidR="008A0DA5" w:rsidRDefault="00000000">
      <w:ins w:id="324" w:author="E.ON Netze" w:date="2026-07-13T23:49:00Z">
        <w:r>
          <w:rPr>
            <w:rFonts w:cs="Calibri"/>
          </w:rPr>
          <w:t>Beispiel eines Metrik-Endpunkts (Auszug, OpenMetrics-/Prometheus-Exposition-Format):</w:t>
        </w:r>
      </w:ins>
    </w:p>
    <w:p w14:paraId="078C0B6C" w14:textId="77777777" w:rsidR="008A0DA5" w:rsidRDefault="00000000">
      <w:pPr>
        <w:shd w:val="clear" w:color="auto" w:fill="F2F2F2"/>
        <w:spacing w:after="0"/>
      </w:pPr>
      <w:ins w:id="325" w:author="E.ON Netze" w:date="2026-07-12T14:39:00Z">
        <w:r>
          <w:rPr>
            <w:rFonts w:ascii="Consolas" w:hAnsi="Consolas" w:cs="Consolas"/>
            <w:sz w:val="17"/>
          </w:rPr>
          <w:t># HELP api_call_duration_seconds Time from first attempt to final response</w:t>
        </w:r>
      </w:ins>
    </w:p>
    <w:p w14:paraId="229EE7C8" w14:textId="77777777" w:rsidR="008A0DA5" w:rsidRDefault="00000000">
      <w:pPr>
        <w:shd w:val="clear" w:color="auto" w:fill="F2F2F2"/>
        <w:spacing w:after="0"/>
      </w:pPr>
      <w:ins w:id="326" w:author="E.ON Netze" w:date="2026-07-13T05:56:00Z">
        <w:r>
          <w:rPr>
            <w:rFonts w:ascii="Consolas" w:hAnsi="Consolas" w:cs="Consolas"/>
            <w:sz w:val="17"/>
          </w:rPr>
          <w:t># TYPE api_call_duration_seconds histogram</w:t>
        </w:r>
      </w:ins>
    </w:p>
    <w:p w14:paraId="452EAA50" w14:textId="77777777" w:rsidR="008A0DA5" w:rsidRDefault="00000000">
      <w:pPr>
        <w:shd w:val="clear" w:color="auto" w:fill="F2F2F2"/>
        <w:spacing w:after="0"/>
      </w:pPr>
      <w:ins w:id="327" w:author="E.ON Netze" w:date="2026-07-07T18:54:00Z">
        <w:r>
          <w:rPr>
            <w:rFonts w:ascii="Consolas" w:hAnsi="Consolas" w:cs="Consolas"/>
            <w:sz w:val="17"/>
          </w:rPr>
          <w:t>api_call_duration_seconds_bucket{operation="supplierChanges",le="5"} 812</w:t>
        </w:r>
      </w:ins>
    </w:p>
    <w:p w14:paraId="2A48A3EB" w14:textId="77777777" w:rsidR="008A0DA5" w:rsidRDefault="00000000">
      <w:pPr>
        <w:shd w:val="clear" w:color="auto" w:fill="F2F2F2"/>
        <w:spacing w:after="0"/>
      </w:pPr>
      <w:ins w:id="328" w:author="E.ON Netze" w:date="2026-07-12T08:37:00Z">
        <w:r>
          <w:rPr>
            <w:rFonts w:ascii="Consolas" w:hAnsi="Consolas" w:cs="Consolas"/>
            <w:sz w:val="17"/>
          </w:rPr>
          <w:t>api_call_duration_seconds_bucket{operation="supplierChanges",le="15"} 998</w:t>
        </w:r>
      </w:ins>
    </w:p>
    <w:p w14:paraId="3FC53494" w14:textId="77777777" w:rsidR="008A0DA5" w:rsidRDefault="00000000">
      <w:pPr>
        <w:shd w:val="clear" w:color="auto" w:fill="F2F2F2"/>
        <w:spacing w:after="0"/>
      </w:pPr>
      <w:ins w:id="329" w:author="E.ON Netze" w:date="2026-07-12T19:07:00Z">
        <w:r>
          <w:rPr>
            <w:rFonts w:ascii="Consolas" w:hAnsi="Consolas" w:cs="Consolas"/>
            <w:sz w:val="17"/>
          </w:rPr>
          <w:t>api_call_duration_seconds_bucket{operation="supplierChanges",le="+Inf"} 1000</w:t>
        </w:r>
      </w:ins>
    </w:p>
    <w:p w14:paraId="0B7EF32D" w14:textId="77777777" w:rsidR="008A0DA5" w:rsidRDefault="00000000">
      <w:pPr>
        <w:shd w:val="clear" w:color="auto" w:fill="F2F2F2"/>
        <w:spacing w:after="0"/>
      </w:pPr>
      <w:ins w:id="330" w:author="E.ON Netze" w:date="2026-07-08T21:24:00Z">
        <w:r>
          <w:rPr>
            <w:rFonts w:ascii="Consolas" w:hAnsi="Consolas" w:cs="Consolas"/>
            <w:sz w:val="17"/>
          </w:rPr>
          <w:t>api_call_duration_seconds_sum{operation="supplierChanges"} 4213.7</w:t>
        </w:r>
      </w:ins>
    </w:p>
    <w:p w14:paraId="2043BDEC" w14:textId="77777777" w:rsidR="008A0DA5" w:rsidRDefault="00000000">
      <w:pPr>
        <w:shd w:val="clear" w:color="auto" w:fill="F2F2F2"/>
        <w:spacing w:after="0"/>
      </w:pPr>
      <w:ins w:id="331" w:author="E.ON Netze" w:date="2026-07-09T02:25:00Z">
        <w:r>
          <w:rPr>
            <w:rFonts w:ascii="Consolas" w:hAnsi="Consolas" w:cs="Consolas"/>
            <w:sz w:val="17"/>
          </w:rPr>
          <w:t>api_call_duration_seconds_count{operation="supplierChanges"} 1000</w:t>
        </w:r>
      </w:ins>
    </w:p>
    <w:p w14:paraId="61D9BF87" w14:textId="77777777" w:rsidR="008A0DA5" w:rsidRDefault="00000000">
      <w:pPr>
        <w:shd w:val="clear" w:color="auto" w:fill="F2F2F2"/>
        <w:spacing w:after="0"/>
      </w:pPr>
      <w:ins w:id="332" w:author="E.ON Netze" w:date="2026-07-10T10:35:00Z">
        <w:r>
          <w:rPr>
            <w:rFonts w:ascii="Consolas" w:hAnsi="Consolas" w:cs="Consolas"/>
            <w:sz w:val="17"/>
          </w:rPr>
          <w:t> </w:t>
        </w:r>
      </w:ins>
    </w:p>
    <w:p w14:paraId="7995921B" w14:textId="77777777" w:rsidR="008A0DA5" w:rsidRDefault="00000000">
      <w:pPr>
        <w:shd w:val="clear" w:color="auto" w:fill="F2F2F2"/>
        <w:spacing w:after="0"/>
      </w:pPr>
      <w:ins w:id="333" w:author="E.ON Netze" w:date="2026-07-10T10:45:00Z">
        <w:r>
          <w:rPr>
            <w:rFonts w:ascii="Consolas" w:hAnsi="Consolas" w:cs="Consolas"/>
            <w:sz w:val="17"/>
          </w:rPr>
          <w:t># HELP api_call_attempts_total Attempts (spans) per completed business case</w:t>
        </w:r>
      </w:ins>
    </w:p>
    <w:p w14:paraId="7A12FD82" w14:textId="77777777" w:rsidR="008A0DA5" w:rsidRDefault="00000000">
      <w:pPr>
        <w:shd w:val="clear" w:color="auto" w:fill="F2F2F2"/>
        <w:spacing w:after="0"/>
      </w:pPr>
      <w:ins w:id="334" w:author="E.ON Netze" w:date="2026-07-09T19:36:00Z">
        <w:r>
          <w:rPr>
            <w:rFonts w:ascii="Consolas" w:hAnsi="Consolas" w:cs="Consolas"/>
            <w:sz w:val="17"/>
          </w:rPr>
          <w:t># TYPE api_call_attempts_total counter</w:t>
        </w:r>
      </w:ins>
    </w:p>
    <w:p w14:paraId="45944D0D" w14:textId="77777777" w:rsidR="008A0DA5" w:rsidRDefault="00000000">
      <w:pPr>
        <w:shd w:val="clear" w:color="auto" w:fill="F2F2F2"/>
        <w:spacing w:after="0"/>
      </w:pPr>
      <w:ins w:id="335" w:author="E.ON Netze" w:date="2026-07-08T04:26:00Z">
        <w:r>
          <w:rPr>
            <w:rFonts w:ascii="Consolas" w:hAnsi="Consolas" w:cs="Consolas"/>
            <w:sz w:val="17"/>
          </w:rPr>
          <w:t>api_call_attempts_total{operation="supplierChanges"} 1187</w:t>
        </w:r>
      </w:ins>
    </w:p>
    <w:p w14:paraId="655CCA0E" w14:textId="77777777" w:rsidR="008A0DA5" w:rsidRDefault="00000000">
      <w:commentRangeStart w:id="336"/>
      <w:ins w:id="337" w:author="E.ON Netze" w:date="2026-07-13T23:29:00Z">
        <w:r>
          <w:rPr>
            <w:rFonts w:cs="Calibri"/>
          </w:rPr>
          <w:t>SHOULD Überschreitet die gemessene Gesamtdauer eines Geschäftsvorfalls die für den jeweiligen Prozess geltende Bearbeitungsfrist, SOLLTE dies durch den API-Anbieter automatisiert erkennbar sein (z. B. durch einen Alarm auf Basis der oben genannten Metrik), damit Fristüberschreitungen nicht erst durch eine Rückfrage eines anderen Marktteilnehmers auffallen.</w:t>
        </w:r>
        <w:commentRangeEnd w:id="336"/>
        <w:r>
          <w:rPr>
            <w:rStyle w:val="Kommentarzeichen"/>
            <w:sz w:val="20"/>
            <w:szCs w:val="22"/>
          </w:rPr>
          <w:commentReference w:id="336"/>
        </w:r>
      </w:ins>
    </w:p>
    <w:p w14:paraId="33C06F3A" w14:textId="77777777" w:rsidR="008A0DA5" w:rsidRDefault="00000000">
      <w:r>
        <w:br w:type="page"/>
      </w:r>
    </w:p>
    <w:p w14:paraId="7877CC5F" w14:textId="77777777" w:rsidR="008A0DA5" w:rsidRDefault="00000000">
      <w:pPr>
        <w:pStyle w:val="berschrift2"/>
      </w:pPr>
      <w:commentRangeStart w:id="338"/>
      <w:ins w:id="339" w:author="E.ON Netze" w:date="2026-07-11T21:04:00Z">
        <w:r>
          <w:rPr>
            <w:rFonts w:ascii="Calibri" w:hAnsi="Calibri" w:cs="Calibri"/>
          </w:rPr>
          <w:lastRenderedPageBreak/>
          <w:t>Idempotenz</w:t>
        </w:r>
        <w:commentRangeEnd w:id="338"/>
        <w:r>
          <w:rPr>
            <w:rStyle w:val="Kommentarzeichen"/>
            <w:sz w:val="26"/>
            <w:szCs w:val="26"/>
          </w:rPr>
          <w:commentReference w:id="338"/>
        </w:r>
      </w:ins>
    </w:p>
    <w:p w14:paraId="26E86395" w14:textId="77777777" w:rsidR="008A0DA5" w:rsidRDefault="00000000">
      <w:pPr>
        <w:pStyle w:val="berschrift3"/>
      </w:pPr>
      <w:ins w:id="340" w:author="E.ON Netze" w:date="2026-07-07T09:08:00Z">
        <w:r>
          <w:rPr>
            <w:rFonts w:ascii="Calibri" w:hAnsi="Calibri" w:cs="Calibri"/>
            <w:sz w:val="23"/>
          </w:rPr>
          <w:t>Begriffsbestimmung</w:t>
        </w:r>
      </w:ins>
    </w:p>
    <w:p w14:paraId="3C410367" w14:textId="77777777" w:rsidR="008A0DA5" w:rsidRDefault="00000000">
      <w:ins w:id="341" w:author="E.ON Netze" w:date="2026-07-10T21:09:00Z">
        <w:r>
          <w:rPr>
            <w:rFonts w:cs="Calibri"/>
          </w:rPr>
          <w:t>MUST Idempotenz ist ausschließlich im Sinne von [RFC9110] Abschnitt 9.2.2 zu verstehen: „A request method is considered idempotent if the intended effect on the server of multiple identical requests with that method is the same as the effect for a single such request.“ Eine Operation ist idempotent, wenn ihre beliebig häufige Wiederholung denselben Server-Zustand erzeugt wie eine einmalige Ausführung. Nach [RFC9110] Abschnitt 9.3.4 ist die Methode PUT bereits durch ihre HTTP-Semantik inhärent idempotent; GET, HEAD, OPTIONS und DELETE sind es ebenfalls. POST und PATCH sind es nicht und benötigen daher – sofern sie Daten verändern – eine explizite Idempotenz-Sicherung nach diesem Kapitel.</w:t>
        </w:r>
      </w:ins>
    </w:p>
    <w:p w14:paraId="252C49B5" w14:textId="77777777" w:rsidR="008A0DA5" w:rsidRDefault="00000000">
      <w:pPr>
        <w:pStyle w:val="berschrift3"/>
      </w:pPr>
      <w:ins w:id="342" w:author="E.ON Netze" w:date="2026-07-14T17:16:00Z">
        <w:r>
          <w:rPr>
            <w:rFonts w:ascii="Calibri" w:hAnsi="Calibri" w:cs="Calibri"/>
            <w:sz w:val="23"/>
          </w:rPr>
          <w:t>MUST-Regel: Idempotenz nur bei datenverändernden Operationen</w:t>
        </w:r>
      </w:ins>
    </w:p>
    <w:p w14:paraId="2F145C94" w14:textId="77777777" w:rsidR="008A0DA5" w:rsidRDefault="00000000">
      <w:commentRangeStart w:id="343"/>
      <w:ins w:id="344" w:author="E.ON Netze" w:date="2026-07-14T15:23:00Z">
        <w:r>
          <w:rPr>
            <w:rFonts w:cs="Calibri"/>
          </w:rPr>
          <w:t>MUST Ein Idempotency-Key gemäß diesem Kapitel DARF NUR für API-Aufrufe verwendet werden, die einen dauerhaften Server-Zustand anlegen, ändern oder löschen (insbesondere POST, das eine neue Ressource oder einen neuen Vorgang anlegt, sowie PATCH). Ein Idempotency-Key DARF NICHT für rein lesende Operationen (Abfragen, GET-artige Anfragen, auch wenn diese aus technischen Gründen als POST mit Anfrage-Body realisiert sind, z. B. MaLo-Ident) verwendet werden. Für solche Operationen ist ausschließlich die Anfrage-Korrelation nach Kapitel 3.5.1 einschlägig.</w:t>
        </w:r>
        <w:commentRangeEnd w:id="343"/>
        <w:r>
          <w:rPr>
            <w:rStyle w:val="Kommentarzeichen"/>
            <w:sz w:val="20"/>
            <w:szCs w:val="22"/>
          </w:rPr>
          <w:commentReference w:id="343"/>
        </w:r>
      </w:ins>
    </w:p>
    <w:p w14:paraId="3B30599B" w14:textId="77777777" w:rsidR="008A0DA5" w:rsidRDefault="00000000">
      <w:pPr>
        <w:pStyle w:val="berschrift3"/>
      </w:pPr>
      <w:ins w:id="345" w:author="E.ON Netze" w:date="2026-07-09T17:33:00Z">
        <w:r>
          <w:rPr>
            <w:rFonts w:ascii="Calibri" w:hAnsi="Calibri" w:cs="Calibri"/>
            <w:sz w:val="23"/>
          </w:rPr>
          <w:t>Entscheidungstabelle</w:t>
        </w:r>
      </w:ins>
    </w:p>
    <w:tbl>
      <w:tblPr>
        <w:tblStyle w:val="Tabellenraster"/>
        <w:tblW w:w="0" w:type="auto"/>
        <w:jc w:val="center"/>
        <w:tblLook w:val="04A0" w:firstRow="1" w:lastRow="0" w:firstColumn="1" w:lastColumn="0" w:noHBand="0" w:noVBand="1"/>
      </w:tblPr>
      <w:tblGrid>
        <w:gridCol w:w="3246"/>
        <w:gridCol w:w="3245"/>
        <w:gridCol w:w="3245"/>
      </w:tblGrid>
      <w:tr w:rsidR="008A0DA5" w14:paraId="3E422033" w14:textId="77777777">
        <w:trPr>
          <w:jc w:val="center"/>
        </w:trPr>
        <w:tc>
          <w:tcPr>
            <w:tcW w:w="3249" w:type="dxa"/>
            <w:shd w:val="clear" w:color="auto" w:fill="D9D9D9"/>
          </w:tcPr>
          <w:p w14:paraId="48EA5FDB" w14:textId="77777777" w:rsidR="008A0DA5" w:rsidRDefault="00000000">
            <w:pPr>
              <w:spacing w:after="40"/>
            </w:pPr>
            <w:ins w:id="346" w:author="E.ON Netze" w:date="2026-07-13T09:53:00Z">
              <w:r>
                <w:rPr>
                  <w:rFonts w:cs="Calibri"/>
                  <w:b/>
                  <w:sz w:val="19"/>
                </w:rPr>
                <w:t>API-Operation</w:t>
              </w:r>
            </w:ins>
          </w:p>
        </w:tc>
        <w:tc>
          <w:tcPr>
            <w:tcW w:w="3249" w:type="dxa"/>
            <w:shd w:val="clear" w:color="auto" w:fill="D9D9D9"/>
          </w:tcPr>
          <w:p w14:paraId="626C3883" w14:textId="77777777" w:rsidR="008A0DA5" w:rsidRDefault="00000000">
            <w:pPr>
              <w:spacing w:after="40"/>
            </w:pPr>
            <w:ins w:id="347" w:author="E.ON Netze" w:date="2026-07-14T15:21:00Z">
              <w:r>
                <w:rPr>
                  <w:rFonts w:cs="Calibri"/>
                  <w:b/>
                  <w:sz w:val="19"/>
                </w:rPr>
                <w:t>Idempotenz-Key?</w:t>
              </w:r>
            </w:ins>
          </w:p>
        </w:tc>
        <w:tc>
          <w:tcPr>
            <w:tcW w:w="3249" w:type="dxa"/>
            <w:shd w:val="clear" w:color="auto" w:fill="D9D9D9"/>
          </w:tcPr>
          <w:p w14:paraId="6CC0DF44" w14:textId="77777777" w:rsidR="008A0DA5" w:rsidRDefault="00000000">
            <w:pPr>
              <w:spacing w:after="40"/>
            </w:pPr>
            <w:ins w:id="348" w:author="E.ON Netze" w:date="2026-07-08T17:24:00Z">
              <w:r>
                <w:rPr>
                  <w:rFonts w:cs="Calibri"/>
                  <w:b/>
                  <w:sz w:val="19"/>
                </w:rPr>
                <w:t>Begründung</w:t>
              </w:r>
            </w:ins>
          </w:p>
        </w:tc>
      </w:tr>
      <w:tr w:rsidR="008A0DA5" w14:paraId="7905C50E" w14:textId="77777777">
        <w:trPr>
          <w:jc w:val="center"/>
        </w:trPr>
        <w:tc>
          <w:tcPr>
            <w:tcW w:w="3249" w:type="dxa"/>
          </w:tcPr>
          <w:p w14:paraId="09DA1EF8" w14:textId="77777777" w:rsidR="008A0DA5" w:rsidRDefault="00000000">
            <w:pPr>
              <w:spacing w:after="40"/>
            </w:pPr>
            <w:ins w:id="349" w:author="E.ON Netze" w:date="2026-07-13T04:43:00Z">
              <w:r>
                <w:rPr>
                  <w:rFonts w:cs="Calibri"/>
                  <w:sz w:val="18"/>
                </w:rPr>
                <w:t>POST /maloId/request – MaLo-Ident-Abfrage</w:t>
              </w:r>
            </w:ins>
          </w:p>
        </w:tc>
        <w:tc>
          <w:tcPr>
            <w:tcW w:w="3249" w:type="dxa"/>
          </w:tcPr>
          <w:p w14:paraId="0FE2CCCA" w14:textId="77777777" w:rsidR="008A0DA5" w:rsidRDefault="00000000">
            <w:pPr>
              <w:spacing w:after="40"/>
            </w:pPr>
            <w:ins w:id="350" w:author="E.ON Netze" w:date="2026-07-13T06:28:00Z">
              <w:r>
                <w:rPr>
                  <w:rFonts w:cs="Calibri"/>
                  <w:sz w:val="18"/>
                </w:rPr>
                <w:t>Nein</w:t>
              </w:r>
            </w:ins>
          </w:p>
        </w:tc>
        <w:tc>
          <w:tcPr>
            <w:tcW w:w="3249" w:type="dxa"/>
          </w:tcPr>
          <w:p w14:paraId="0AD719CF" w14:textId="77777777" w:rsidR="008A0DA5" w:rsidRDefault="00000000">
            <w:pPr>
              <w:spacing w:after="40"/>
            </w:pPr>
            <w:ins w:id="351" w:author="E.ON Netze" w:date="2026-07-12T18:09:00Z">
              <w:r>
                <w:rPr>
                  <w:rFonts w:cs="Calibri"/>
                  <w:sz w:val="18"/>
                </w:rPr>
                <w:t>Reine Leseoperation, kein Zustand verändert. Anfrage-Korrelation gemäß Kapitel 3.5.1 verwenden.</w:t>
              </w:r>
            </w:ins>
          </w:p>
        </w:tc>
      </w:tr>
      <w:tr w:rsidR="008A0DA5" w14:paraId="7BFA5E56" w14:textId="77777777">
        <w:trPr>
          <w:jc w:val="center"/>
        </w:trPr>
        <w:tc>
          <w:tcPr>
            <w:tcW w:w="3249" w:type="dxa"/>
          </w:tcPr>
          <w:p w14:paraId="6D65A664" w14:textId="77777777" w:rsidR="008A0DA5" w:rsidRDefault="00000000">
            <w:pPr>
              <w:spacing w:after="40"/>
            </w:pPr>
            <w:ins w:id="352" w:author="E.ON Netze" w:date="2026-07-09T21:30:00Z">
              <w:r>
                <w:rPr>
                  <w:rFonts w:cs="Calibri"/>
                  <w:sz w:val="18"/>
                </w:rPr>
                <w:t>POST /supplierChanges – Wechsel anlegen</w:t>
              </w:r>
            </w:ins>
          </w:p>
        </w:tc>
        <w:tc>
          <w:tcPr>
            <w:tcW w:w="3249" w:type="dxa"/>
          </w:tcPr>
          <w:p w14:paraId="6FAD315A" w14:textId="77777777" w:rsidR="008A0DA5" w:rsidRDefault="00000000">
            <w:pPr>
              <w:spacing w:after="40"/>
            </w:pPr>
            <w:ins w:id="353" w:author="E.ON Netze" w:date="2026-07-11T15:19:00Z">
              <w:r>
                <w:rPr>
                  <w:rFonts w:cs="Calibri"/>
                  <w:sz w:val="18"/>
                </w:rPr>
                <w:t>Ja</w:t>
              </w:r>
            </w:ins>
          </w:p>
        </w:tc>
        <w:tc>
          <w:tcPr>
            <w:tcW w:w="3249" w:type="dxa"/>
          </w:tcPr>
          <w:p w14:paraId="624B409B" w14:textId="77777777" w:rsidR="008A0DA5" w:rsidRDefault="00000000">
            <w:pPr>
              <w:spacing w:after="40"/>
            </w:pPr>
            <w:ins w:id="354" w:author="E.ON Netze" w:date="2026-07-10T07:50:00Z">
              <w:r>
                <w:rPr>
                  <w:rFonts w:cs="Calibri"/>
                  <w:sz w:val="18"/>
                </w:rPr>
                <w:t>Legt neuen Datensatz an – Wiederholung ohne Key erzeugt Duplikat.</w:t>
              </w:r>
            </w:ins>
          </w:p>
        </w:tc>
      </w:tr>
      <w:tr w:rsidR="008A0DA5" w14:paraId="194D89B0" w14:textId="77777777">
        <w:trPr>
          <w:jc w:val="center"/>
        </w:trPr>
        <w:tc>
          <w:tcPr>
            <w:tcW w:w="3249" w:type="dxa"/>
          </w:tcPr>
          <w:p w14:paraId="4F01F5E3" w14:textId="77777777" w:rsidR="008A0DA5" w:rsidRDefault="00000000">
            <w:pPr>
              <w:spacing w:after="40"/>
            </w:pPr>
            <w:ins w:id="355" w:author="E.ON Netze" w:date="2026-07-13T03:22:00Z">
              <w:r>
                <w:rPr>
                  <w:rFonts w:cs="Calibri"/>
                  <w:sz w:val="18"/>
                </w:rPr>
                <w:t>POST /messwertnachmeldung – Wert übermitteln</w:t>
              </w:r>
            </w:ins>
          </w:p>
        </w:tc>
        <w:tc>
          <w:tcPr>
            <w:tcW w:w="3249" w:type="dxa"/>
          </w:tcPr>
          <w:p w14:paraId="1942EDFE" w14:textId="77777777" w:rsidR="008A0DA5" w:rsidRDefault="00000000">
            <w:pPr>
              <w:spacing w:after="40"/>
            </w:pPr>
            <w:ins w:id="356" w:author="E.ON Netze" w:date="2026-07-12T22:44:00Z">
              <w:r>
                <w:rPr>
                  <w:rFonts w:cs="Calibri"/>
                  <w:sz w:val="18"/>
                </w:rPr>
                <w:t>Ja</w:t>
              </w:r>
            </w:ins>
          </w:p>
        </w:tc>
        <w:tc>
          <w:tcPr>
            <w:tcW w:w="3249" w:type="dxa"/>
          </w:tcPr>
          <w:p w14:paraId="37B0EBA9" w14:textId="77777777" w:rsidR="008A0DA5" w:rsidRDefault="00000000">
            <w:pPr>
              <w:spacing w:after="40"/>
            </w:pPr>
            <w:ins w:id="357" w:author="E.ON Netze" w:date="2026-07-12T07:32:00Z">
              <w:r>
                <w:rPr>
                  <w:rFonts w:cs="Calibri"/>
                  <w:sz w:val="18"/>
                </w:rPr>
                <w:t>Schreibt Messwert – Wiederholung ohne Key erzeugt doppelten Wert.</w:t>
              </w:r>
            </w:ins>
          </w:p>
        </w:tc>
      </w:tr>
      <w:tr w:rsidR="008A0DA5" w14:paraId="60335522" w14:textId="77777777">
        <w:trPr>
          <w:jc w:val="center"/>
        </w:trPr>
        <w:tc>
          <w:tcPr>
            <w:tcW w:w="3249" w:type="dxa"/>
          </w:tcPr>
          <w:p w14:paraId="4EA7EFDD" w14:textId="77777777" w:rsidR="008A0DA5" w:rsidRDefault="00000000">
            <w:pPr>
              <w:spacing w:after="40"/>
            </w:pPr>
            <w:ins w:id="358" w:author="E.ON Netze" w:date="2026-07-10T12:25:00Z">
              <w:r>
                <w:rPr>
                  <w:rFonts w:cs="Calibri"/>
                  <w:sz w:val="18"/>
                </w:rPr>
                <w:t>POST /zaehlerwechsel – Wechsel beauftragen</w:t>
              </w:r>
            </w:ins>
          </w:p>
        </w:tc>
        <w:tc>
          <w:tcPr>
            <w:tcW w:w="3249" w:type="dxa"/>
          </w:tcPr>
          <w:p w14:paraId="1BA9E3B4" w14:textId="77777777" w:rsidR="008A0DA5" w:rsidRDefault="00000000">
            <w:pPr>
              <w:spacing w:after="40"/>
            </w:pPr>
            <w:ins w:id="359" w:author="E.ON Netze" w:date="2026-07-12T14:01:00Z">
              <w:r>
                <w:rPr>
                  <w:rFonts w:cs="Calibri"/>
                  <w:sz w:val="18"/>
                </w:rPr>
                <w:t>Ja</w:t>
              </w:r>
            </w:ins>
          </w:p>
        </w:tc>
        <w:tc>
          <w:tcPr>
            <w:tcW w:w="3249" w:type="dxa"/>
          </w:tcPr>
          <w:p w14:paraId="5F9131E0" w14:textId="77777777" w:rsidR="008A0DA5" w:rsidRDefault="00000000">
            <w:pPr>
              <w:spacing w:after="40"/>
            </w:pPr>
            <w:ins w:id="360" w:author="E.ON Netze" w:date="2026-07-11T18:38:00Z">
              <w:r>
                <w:rPr>
                  <w:rFonts w:cs="Calibri"/>
                  <w:sz w:val="18"/>
                </w:rPr>
                <w:t>Legt Auftrag an – Wiederholung ohne Key erzeugt zwei Aufträge.</w:t>
              </w:r>
            </w:ins>
          </w:p>
        </w:tc>
      </w:tr>
      <w:tr w:rsidR="008A0DA5" w14:paraId="0EA81130" w14:textId="77777777">
        <w:trPr>
          <w:jc w:val="center"/>
        </w:trPr>
        <w:tc>
          <w:tcPr>
            <w:tcW w:w="3249" w:type="dxa"/>
          </w:tcPr>
          <w:p w14:paraId="2C55F5BC" w14:textId="77777777" w:rsidR="008A0DA5" w:rsidRDefault="00000000">
            <w:pPr>
              <w:spacing w:after="40"/>
            </w:pPr>
            <w:ins w:id="361" w:author="E.ON Netze" w:date="2026-07-07T13:16:00Z">
              <w:r>
                <w:rPr>
                  <w:rFonts w:cs="Calibri"/>
                  <w:sz w:val="18"/>
                </w:rPr>
                <w:t>PATCH /vorgang/{id} – Teilaktualisierung</w:t>
              </w:r>
            </w:ins>
          </w:p>
        </w:tc>
        <w:tc>
          <w:tcPr>
            <w:tcW w:w="3249" w:type="dxa"/>
          </w:tcPr>
          <w:p w14:paraId="78C0F4DA" w14:textId="77777777" w:rsidR="008A0DA5" w:rsidRDefault="00000000">
            <w:pPr>
              <w:spacing w:after="40"/>
            </w:pPr>
            <w:ins w:id="362" w:author="E.ON Netze" w:date="2026-07-09T16:32:00Z">
              <w:r>
                <w:rPr>
                  <w:rFonts w:cs="Calibri"/>
                  <w:sz w:val="18"/>
                </w:rPr>
                <w:t>Ja</w:t>
              </w:r>
            </w:ins>
          </w:p>
        </w:tc>
        <w:tc>
          <w:tcPr>
            <w:tcW w:w="3249" w:type="dxa"/>
          </w:tcPr>
          <w:p w14:paraId="1D7E3AF2" w14:textId="77777777" w:rsidR="008A0DA5" w:rsidRDefault="00000000">
            <w:pPr>
              <w:spacing w:after="40"/>
            </w:pPr>
            <w:ins w:id="363" w:author="E.ON Netze" w:date="2026-07-13T17:23:00Z">
              <w:r>
                <w:rPr>
                  <w:rFonts w:cs="Calibri"/>
                  <w:sz w:val="18"/>
                </w:rPr>
                <w:t>Verändert Zustand – Wiederholung kann zu inkonsistenten Zwischenständen führen.</w:t>
              </w:r>
            </w:ins>
          </w:p>
        </w:tc>
      </w:tr>
      <w:tr w:rsidR="008A0DA5" w14:paraId="2322B3B7" w14:textId="77777777">
        <w:trPr>
          <w:jc w:val="center"/>
        </w:trPr>
        <w:tc>
          <w:tcPr>
            <w:tcW w:w="3249" w:type="dxa"/>
          </w:tcPr>
          <w:p w14:paraId="60A8058C" w14:textId="77777777" w:rsidR="008A0DA5" w:rsidRDefault="00000000">
            <w:pPr>
              <w:spacing w:after="40"/>
            </w:pPr>
            <w:ins w:id="364" w:author="E.ON Netze" w:date="2026-07-09T12:17:00Z">
              <w:r>
                <w:rPr>
                  <w:rFonts w:cs="Calibri"/>
                  <w:sz w:val="18"/>
                </w:rPr>
                <w:t>PUT /marktpartner/{id} – Stammdaten</w:t>
              </w:r>
            </w:ins>
          </w:p>
        </w:tc>
        <w:tc>
          <w:tcPr>
            <w:tcW w:w="3249" w:type="dxa"/>
          </w:tcPr>
          <w:p w14:paraId="28E9C505" w14:textId="77777777" w:rsidR="008A0DA5" w:rsidRDefault="00000000">
            <w:pPr>
              <w:spacing w:after="40"/>
            </w:pPr>
            <w:ins w:id="365" w:author="E.ON Netze" w:date="2026-07-10T14:47:00Z">
              <w:r>
                <w:rPr>
                  <w:rFonts w:cs="Calibri"/>
                  <w:sz w:val="18"/>
                </w:rPr>
                <w:t>Inhärent idempotent</w:t>
              </w:r>
            </w:ins>
          </w:p>
        </w:tc>
        <w:tc>
          <w:tcPr>
            <w:tcW w:w="3249" w:type="dxa"/>
          </w:tcPr>
          <w:p w14:paraId="2B381FA4" w14:textId="77777777" w:rsidR="008A0DA5" w:rsidRDefault="00000000">
            <w:pPr>
              <w:spacing w:after="40"/>
            </w:pPr>
            <w:ins w:id="366" w:author="E.ON Netze" w:date="2026-07-14T00:31:00Z">
              <w:r>
                <w:rPr>
                  <w:rFonts w:cs="Calibri"/>
                  <w:sz w:val="18"/>
                </w:rPr>
                <w:t>PUT ist nach RFC 9110 Abschnitt 9.3.4 inhärent idempotent; kein zusätzlicher Key erforderlich.</w:t>
              </w:r>
            </w:ins>
          </w:p>
        </w:tc>
      </w:tr>
      <w:tr w:rsidR="008A0DA5" w14:paraId="3326674A" w14:textId="77777777">
        <w:trPr>
          <w:jc w:val="center"/>
        </w:trPr>
        <w:tc>
          <w:tcPr>
            <w:tcW w:w="3249" w:type="dxa"/>
          </w:tcPr>
          <w:p w14:paraId="055544DB" w14:textId="77777777" w:rsidR="008A0DA5" w:rsidRDefault="00000000">
            <w:pPr>
              <w:spacing w:after="40"/>
            </w:pPr>
            <w:ins w:id="367" w:author="E.ON Netze" w:date="2026-07-11T10:34:00Z">
              <w:r>
                <w:rPr>
                  <w:rFonts w:cs="Calibri"/>
                  <w:sz w:val="18"/>
                </w:rPr>
                <w:t>GET /marktlokation/{id} – Abruf</w:t>
              </w:r>
            </w:ins>
          </w:p>
        </w:tc>
        <w:tc>
          <w:tcPr>
            <w:tcW w:w="3249" w:type="dxa"/>
          </w:tcPr>
          <w:p w14:paraId="333F4313" w14:textId="77777777" w:rsidR="008A0DA5" w:rsidRDefault="00000000">
            <w:pPr>
              <w:spacing w:after="40"/>
            </w:pPr>
            <w:ins w:id="368" w:author="E.ON Netze" w:date="2026-07-07T09:56:00Z">
              <w:r>
                <w:rPr>
                  <w:rFonts w:cs="Calibri"/>
                  <w:sz w:val="18"/>
                </w:rPr>
                <w:t>Nein</w:t>
              </w:r>
            </w:ins>
          </w:p>
        </w:tc>
        <w:tc>
          <w:tcPr>
            <w:tcW w:w="3249" w:type="dxa"/>
          </w:tcPr>
          <w:p w14:paraId="1CFD0E9D" w14:textId="77777777" w:rsidR="008A0DA5" w:rsidRDefault="00000000">
            <w:pPr>
              <w:spacing w:after="40"/>
            </w:pPr>
            <w:ins w:id="369" w:author="E.ON Netze" w:date="2026-07-11T07:06:00Z">
              <w:r>
                <w:rPr>
                  <w:rFonts w:cs="Calibri"/>
                  <w:sz w:val="18"/>
                </w:rPr>
                <w:t>Reine Leseoperation.</w:t>
              </w:r>
            </w:ins>
          </w:p>
        </w:tc>
      </w:tr>
    </w:tbl>
    <w:p w14:paraId="63555BF2" w14:textId="77777777" w:rsidR="008A0DA5" w:rsidRDefault="00000000">
      <w:pPr>
        <w:pStyle w:val="berschrift3"/>
      </w:pPr>
      <w:ins w:id="370" w:author="E.ON Netze" w:date="2026-07-13T14:26:00Z">
        <w:r>
          <w:rPr>
            <w:rFonts w:ascii="Calibri" w:hAnsi="Calibri" w:cs="Calibri"/>
            <w:sz w:val="23"/>
          </w:rPr>
          <w:t>Technisches Muster: Idempotency-Key</w:t>
        </w:r>
      </w:ins>
    </w:p>
    <w:p w14:paraId="5CB5397D" w14:textId="77777777" w:rsidR="008A0DA5" w:rsidRDefault="00000000">
      <w:ins w:id="371" w:author="E.ON Netze" w:date="2026-07-11T19:55:00Z">
        <w:r>
          <w:rPr>
            <w:rFonts w:cs="Calibri"/>
          </w:rPr>
          <w:t>MUST Für die unter „Ja“ eingestuften Operationen ist der Header „Idempotency-Key“ gemäß dem IETF-HTTPAPI-Working-Group-Entwurf [I-D.ietf-httpapi-idempotency-key-header] zu verwenden. Der Entwurf befindet sich zum Zeitpunkt der Erstellung dieses Dokuments im Stadium eines Internet-Drafts (Standards Track, noch nicht als RFC veröffentlicht); er wird hier als derzeit einschlägiger, in der Praxis (u. a. bei Stripe, PayPal, Adyen) etablierter Standard referenziert und ist bei Veröffentlichung als RFC durch die entsprechende RFC-Nummer zu ersetzen. Der Wert MUSS ein „String“-Item gemäß Structured Field Values [RFC8941] sein; als Wert wird ein UUID gemäß [RFC4122] empfohlen.</w:t>
        </w:r>
      </w:ins>
    </w:p>
    <w:p w14:paraId="2F6B63CD" w14:textId="77777777" w:rsidR="008A0DA5" w:rsidRDefault="00000000">
      <w:pPr>
        <w:shd w:val="clear" w:color="auto" w:fill="F2F2F2"/>
        <w:spacing w:after="0"/>
      </w:pPr>
      <w:ins w:id="372" w:author="E.ON Netze" w:date="2026-07-11T05:17:00Z">
        <w:r>
          <w:rPr>
            <w:rFonts w:ascii="Consolas" w:hAnsi="Consolas" w:cs="Consolas"/>
            <w:sz w:val="17"/>
          </w:rPr>
          <w:t>Schritt 1 - Erster Aufruf:</w:t>
        </w:r>
      </w:ins>
    </w:p>
    <w:p w14:paraId="45E07ED2" w14:textId="77777777" w:rsidR="008A0DA5" w:rsidRDefault="00000000">
      <w:pPr>
        <w:shd w:val="clear" w:color="auto" w:fill="F2F2F2"/>
        <w:spacing w:after="0"/>
      </w:pPr>
      <w:ins w:id="373" w:author="E.ON Netze" w:date="2026-07-12T07:58:00Z">
        <w:r>
          <w:rPr>
            <w:rFonts w:ascii="Consolas" w:hAnsi="Consolas" w:cs="Consolas"/>
            <w:sz w:val="17"/>
          </w:rPr>
          <w:t>POST /supplierChanges HTTP/2</w:t>
        </w:r>
      </w:ins>
    </w:p>
    <w:p w14:paraId="506E25D7" w14:textId="77777777" w:rsidR="008A0DA5" w:rsidRDefault="00000000">
      <w:pPr>
        <w:shd w:val="clear" w:color="auto" w:fill="F2F2F2"/>
        <w:spacing w:after="0"/>
      </w:pPr>
      <w:ins w:id="374" w:author="E.ON Netze" w:date="2026-07-11T09:50:00Z">
        <w:r>
          <w:rPr>
            <w:rFonts w:ascii="Consolas" w:hAnsi="Consolas" w:cs="Consolas"/>
            <w:sz w:val="17"/>
          </w:rPr>
          <w:t>Idempotency-Key: "550e8400-e29b-41d4-a716-446655440000"</w:t>
        </w:r>
      </w:ins>
    </w:p>
    <w:p w14:paraId="2CAE83FF" w14:textId="77777777" w:rsidR="008A0DA5" w:rsidRDefault="00000000">
      <w:pPr>
        <w:shd w:val="clear" w:color="auto" w:fill="F2F2F2"/>
        <w:spacing w:after="0"/>
      </w:pPr>
      <w:ins w:id="375" w:author="E.ON Netze" w:date="2026-07-13T10:54:00Z">
        <w:r>
          <w:rPr>
            <w:rFonts w:ascii="Consolas" w:hAnsi="Consolas" w:cs="Consolas"/>
            <w:sz w:val="17"/>
          </w:rPr>
          <w:t>{ "maloId": "DE0001234567890", "newSupplierId": "9900987654321" }</w:t>
        </w:r>
      </w:ins>
    </w:p>
    <w:p w14:paraId="3E0A8DC7" w14:textId="77777777" w:rsidR="008A0DA5" w:rsidRDefault="00000000">
      <w:pPr>
        <w:shd w:val="clear" w:color="auto" w:fill="F2F2F2"/>
        <w:spacing w:after="0"/>
      </w:pPr>
      <w:ins w:id="376" w:author="E.ON Netze" w:date="2026-07-10T11:16:00Z">
        <w:r>
          <w:rPr>
            <w:rFonts w:ascii="Consolas" w:hAnsi="Consolas" w:cs="Consolas"/>
            <w:sz w:val="17"/>
          </w:rPr>
          <w:t> </w:t>
        </w:r>
      </w:ins>
    </w:p>
    <w:p w14:paraId="35EDD15A" w14:textId="77777777" w:rsidR="008A0DA5" w:rsidRDefault="00000000">
      <w:pPr>
        <w:shd w:val="clear" w:color="auto" w:fill="F2F2F2"/>
        <w:spacing w:after="0"/>
      </w:pPr>
      <w:ins w:id="377" w:author="E.ON Netze" w:date="2026-07-12T00:35:00Z">
        <w:r>
          <w:rPr>
            <w:rFonts w:ascii="Consolas" w:hAnsi="Consolas" w:cs="Consolas"/>
            <w:sz w:val="17"/>
          </w:rPr>
          <w:t>HTTP/2 202 Accepted</w:t>
        </w:r>
      </w:ins>
    </w:p>
    <w:p w14:paraId="7F853D29" w14:textId="77777777" w:rsidR="008A0DA5" w:rsidRDefault="00000000">
      <w:pPr>
        <w:shd w:val="clear" w:color="auto" w:fill="F2F2F2"/>
        <w:spacing w:after="0"/>
      </w:pPr>
      <w:ins w:id="378" w:author="E.ON Netze" w:date="2026-07-14T12:50:00Z">
        <w:r>
          <w:rPr>
            <w:rFonts w:ascii="Consolas" w:hAnsi="Consolas" w:cs="Consolas"/>
            <w:sz w:val="17"/>
          </w:rPr>
          <w:t>Idempotent-Replayed: ?0</w:t>
        </w:r>
      </w:ins>
    </w:p>
    <w:p w14:paraId="35885B6F" w14:textId="77777777" w:rsidR="008A0DA5" w:rsidRDefault="00000000">
      <w:pPr>
        <w:shd w:val="clear" w:color="auto" w:fill="F2F2F2"/>
        <w:spacing w:after="0"/>
      </w:pPr>
      <w:ins w:id="379" w:author="E.ON Netze" w:date="2026-07-09T12:33:00Z">
        <w:r>
          <w:rPr>
            <w:rFonts w:ascii="Consolas" w:hAnsi="Consolas" w:cs="Consolas"/>
            <w:sz w:val="17"/>
          </w:rPr>
          <w:lastRenderedPageBreak/>
          <w:t>Location: /supplierChanges/SC-2026-00042</w:t>
        </w:r>
      </w:ins>
    </w:p>
    <w:p w14:paraId="4B288FCF" w14:textId="77777777" w:rsidR="008A0DA5" w:rsidRDefault="00000000">
      <w:pPr>
        <w:shd w:val="clear" w:color="auto" w:fill="F2F2F2"/>
        <w:spacing w:after="0"/>
      </w:pPr>
      <w:ins w:id="380" w:author="E.ON Netze" w:date="2026-07-10T22:22:00Z">
        <w:r>
          <w:rPr>
            <w:rFonts w:ascii="Consolas" w:hAnsi="Consolas" w:cs="Consolas"/>
            <w:sz w:val="17"/>
          </w:rPr>
          <w:t> </w:t>
        </w:r>
      </w:ins>
    </w:p>
    <w:p w14:paraId="6E21D3E9" w14:textId="77777777" w:rsidR="008A0DA5" w:rsidRDefault="00000000">
      <w:pPr>
        <w:shd w:val="clear" w:color="auto" w:fill="F2F2F2"/>
        <w:spacing w:after="0"/>
      </w:pPr>
      <w:ins w:id="381" w:author="E.ON Netze" w:date="2026-07-12T16:41:00Z">
        <w:r>
          <w:rPr>
            <w:rFonts w:ascii="Consolas" w:hAnsi="Consolas" w:cs="Consolas"/>
            <w:sz w:val="17"/>
          </w:rPr>
          <w:t>Schritt 2 - Netzwerk-Timeout, Retry mit GLEICHEM Key:</w:t>
        </w:r>
      </w:ins>
    </w:p>
    <w:p w14:paraId="22CB7813" w14:textId="77777777" w:rsidR="008A0DA5" w:rsidRDefault="00000000">
      <w:pPr>
        <w:shd w:val="clear" w:color="auto" w:fill="F2F2F2"/>
        <w:spacing w:after="0"/>
      </w:pPr>
      <w:ins w:id="382" w:author="E.ON Netze" w:date="2026-07-13T06:34:00Z">
        <w:r>
          <w:rPr>
            <w:rFonts w:ascii="Consolas" w:hAnsi="Consolas" w:cs="Consolas"/>
            <w:sz w:val="17"/>
          </w:rPr>
          <w:t>POST /supplierChanges HTTP/2</w:t>
        </w:r>
      </w:ins>
    </w:p>
    <w:p w14:paraId="72CA3010" w14:textId="77777777" w:rsidR="008A0DA5" w:rsidRDefault="00000000">
      <w:pPr>
        <w:shd w:val="clear" w:color="auto" w:fill="F2F2F2"/>
        <w:spacing w:after="0"/>
      </w:pPr>
      <w:ins w:id="383" w:author="E.ON Netze" w:date="2026-07-11T02:32:00Z">
        <w:r>
          <w:rPr>
            <w:rFonts w:ascii="Consolas" w:hAnsi="Consolas" w:cs="Consolas"/>
            <w:sz w:val="17"/>
          </w:rPr>
          <w:t>Idempotency-Key: "550e8400-e29b-41d4-a716-446655440000"</w:t>
        </w:r>
      </w:ins>
    </w:p>
    <w:p w14:paraId="51A2DABC" w14:textId="77777777" w:rsidR="008A0DA5" w:rsidRDefault="00000000">
      <w:pPr>
        <w:shd w:val="clear" w:color="auto" w:fill="F2F2F2"/>
        <w:spacing w:after="0"/>
      </w:pPr>
      <w:ins w:id="384" w:author="E.ON Netze" w:date="2026-07-10T03:31:00Z">
        <w:r>
          <w:rPr>
            <w:rFonts w:ascii="Consolas" w:hAnsi="Consolas" w:cs="Consolas"/>
            <w:sz w:val="17"/>
          </w:rPr>
          <w:t> </w:t>
        </w:r>
      </w:ins>
    </w:p>
    <w:p w14:paraId="6FAE4120" w14:textId="77777777" w:rsidR="008A0DA5" w:rsidRDefault="00000000">
      <w:pPr>
        <w:shd w:val="clear" w:color="auto" w:fill="F2F2F2"/>
        <w:spacing w:after="0"/>
      </w:pPr>
      <w:ins w:id="385" w:author="E.ON Netze" w:date="2026-07-11T07:03:00Z">
        <w:r>
          <w:rPr>
            <w:rFonts w:ascii="Consolas" w:hAnsi="Consolas" w:cs="Consolas"/>
            <w:sz w:val="17"/>
          </w:rPr>
          <w:t>HTTP/2 202 Accepted</w:t>
        </w:r>
      </w:ins>
    </w:p>
    <w:p w14:paraId="0B0558DF" w14:textId="77777777" w:rsidR="008A0DA5" w:rsidRDefault="00000000">
      <w:pPr>
        <w:shd w:val="clear" w:color="auto" w:fill="F2F2F2"/>
        <w:spacing w:after="0"/>
      </w:pPr>
      <w:ins w:id="386" w:author="E.ON Netze" w:date="2026-07-14T01:30:00Z">
        <w:r>
          <w:rPr>
            <w:rFonts w:ascii="Consolas" w:hAnsi="Consolas" w:cs="Consolas"/>
            <w:sz w:val="17"/>
          </w:rPr>
          <w:t>Idempotent-Replayed: ?1</w:t>
        </w:r>
      </w:ins>
    </w:p>
    <w:p w14:paraId="672F1A62" w14:textId="77777777" w:rsidR="008A0DA5" w:rsidRDefault="00000000">
      <w:pPr>
        <w:shd w:val="clear" w:color="auto" w:fill="F2F2F2"/>
        <w:spacing w:after="0"/>
      </w:pPr>
      <w:ins w:id="387" w:author="E.ON Netze" w:date="2026-07-07T23:27:00Z">
        <w:r>
          <w:rPr>
            <w:rFonts w:ascii="Consolas" w:hAnsi="Consolas" w:cs="Consolas"/>
            <w:sz w:val="17"/>
          </w:rPr>
          <w:t>Location: /supplierChanges/SC-2026-00042</w:t>
        </w:r>
      </w:ins>
    </w:p>
    <w:p w14:paraId="1514045C" w14:textId="77777777" w:rsidR="008A0DA5" w:rsidRDefault="00000000">
      <w:pPr>
        <w:shd w:val="clear" w:color="auto" w:fill="F2F2F2"/>
        <w:spacing w:after="0"/>
      </w:pPr>
      <w:ins w:id="388" w:author="E.ON Netze" w:date="2026-07-08T00:57:00Z">
        <w:r>
          <w:rPr>
            <w:rFonts w:ascii="Consolas" w:hAnsi="Consolas" w:cs="Consolas"/>
            <w:sz w:val="17"/>
          </w:rPr>
          <w:t> </w:t>
        </w:r>
      </w:ins>
    </w:p>
    <w:p w14:paraId="3BF80055" w14:textId="77777777" w:rsidR="008A0DA5" w:rsidRDefault="00000000">
      <w:pPr>
        <w:shd w:val="clear" w:color="auto" w:fill="F2F2F2"/>
        <w:spacing w:after="0"/>
      </w:pPr>
      <w:ins w:id="389" w:author="E.ON Netze" w:date="2026-07-07T20:45:00Z">
        <w:r>
          <w:rPr>
            <w:rFonts w:ascii="Consolas" w:hAnsi="Consolas" w:cs="Consolas"/>
            <w:sz w:val="17"/>
          </w:rPr>
          <w:t>Schritt 3 - Fehlerfall: gleicher Key, anderer Body:</w:t>
        </w:r>
      </w:ins>
    </w:p>
    <w:p w14:paraId="34319E96" w14:textId="77777777" w:rsidR="008A0DA5" w:rsidRDefault="00000000">
      <w:pPr>
        <w:shd w:val="clear" w:color="auto" w:fill="F2F2F2"/>
        <w:spacing w:after="0"/>
      </w:pPr>
      <w:ins w:id="390" w:author="E.ON Netze" w:date="2026-07-10T01:57:00Z">
        <w:r>
          <w:rPr>
            <w:rFonts w:ascii="Consolas" w:hAnsi="Consolas" w:cs="Consolas"/>
            <w:sz w:val="17"/>
          </w:rPr>
          <w:t>POST /supplierChanges HTTP/2</w:t>
        </w:r>
      </w:ins>
    </w:p>
    <w:p w14:paraId="6E9DB4EF" w14:textId="77777777" w:rsidR="008A0DA5" w:rsidRDefault="00000000">
      <w:pPr>
        <w:shd w:val="clear" w:color="auto" w:fill="F2F2F2"/>
        <w:spacing w:after="0"/>
      </w:pPr>
      <w:ins w:id="391" w:author="E.ON Netze" w:date="2026-07-08T22:42:00Z">
        <w:r>
          <w:rPr>
            <w:rFonts w:ascii="Consolas" w:hAnsi="Consolas" w:cs="Consolas"/>
            <w:sz w:val="17"/>
          </w:rPr>
          <w:t>Idempotency-Key: "550e8400-e29b-41d4-a716-446655440000"</w:t>
        </w:r>
      </w:ins>
    </w:p>
    <w:p w14:paraId="333329DD" w14:textId="77777777" w:rsidR="008A0DA5" w:rsidRDefault="00000000">
      <w:pPr>
        <w:shd w:val="clear" w:color="auto" w:fill="F2F2F2"/>
        <w:spacing w:after="0"/>
      </w:pPr>
      <w:ins w:id="392" w:author="E.ON Netze" w:date="2026-07-14T02:07:00Z">
        <w:r>
          <w:rPr>
            <w:rFonts w:ascii="Consolas" w:hAnsi="Consolas" w:cs="Consolas"/>
            <w:sz w:val="17"/>
          </w:rPr>
          <w:t>{ "maloId": "DE0001234567890", "newSupplierId": "OTHER_SUPPLIER" }</w:t>
        </w:r>
      </w:ins>
    </w:p>
    <w:p w14:paraId="4CD9D2A2" w14:textId="77777777" w:rsidR="008A0DA5" w:rsidRDefault="00000000">
      <w:pPr>
        <w:shd w:val="clear" w:color="auto" w:fill="F2F2F2"/>
        <w:spacing w:after="0"/>
      </w:pPr>
      <w:ins w:id="393" w:author="E.ON Netze" w:date="2026-07-10T06:17:00Z">
        <w:r>
          <w:rPr>
            <w:rFonts w:ascii="Consolas" w:hAnsi="Consolas" w:cs="Consolas"/>
            <w:sz w:val="17"/>
          </w:rPr>
          <w:t> </w:t>
        </w:r>
      </w:ins>
    </w:p>
    <w:p w14:paraId="5B727867" w14:textId="77777777" w:rsidR="008A0DA5" w:rsidRDefault="00000000">
      <w:pPr>
        <w:shd w:val="clear" w:color="auto" w:fill="F2F2F2"/>
        <w:spacing w:after="0"/>
      </w:pPr>
      <w:ins w:id="394" w:author="E.ON Netze" w:date="2026-07-14T12:22:00Z">
        <w:r>
          <w:rPr>
            <w:rFonts w:ascii="Consolas" w:hAnsi="Consolas" w:cs="Consolas"/>
            <w:sz w:val="17"/>
          </w:rPr>
          <w:t>HTTP/2 422 Unprocessable Content</w:t>
        </w:r>
      </w:ins>
    </w:p>
    <w:p w14:paraId="5181E24E" w14:textId="77777777" w:rsidR="008A0DA5" w:rsidRDefault="00000000">
      <w:pPr>
        <w:shd w:val="clear" w:color="auto" w:fill="F2F2F2"/>
        <w:spacing w:after="0"/>
      </w:pPr>
      <w:ins w:id="395" w:author="E.ON Netze" w:date="2026-07-08T19:38:00Z">
        <w:r>
          <w:rPr>
            <w:rFonts w:ascii="Consolas" w:hAnsi="Consolas" w:cs="Consolas"/>
            <w:sz w:val="17"/>
          </w:rPr>
          <w:t>Content-Type: application/problem+json</w:t>
        </w:r>
      </w:ins>
    </w:p>
    <w:p w14:paraId="7ED3B0D6" w14:textId="77777777" w:rsidR="008A0DA5" w:rsidRDefault="00000000">
      <w:pPr>
        <w:shd w:val="clear" w:color="auto" w:fill="F2F2F2"/>
        <w:spacing w:after="0"/>
      </w:pPr>
      <w:ins w:id="396" w:author="E.ON Netze" w:date="2026-07-11T15:04:00Z">
        <w:r>
          <w:rPr>
            <w:rFonts w:ascii="Consolas" w:hAnsi="Consolas" w:cs="Consolas"/>
            <w:sz w:val="17"/>
          </w:rPr>
          <w:t>{</w:t>
        </w:r>
      </w:ins>
    </w:p>
    <w:p w14:paraId="1A33EE2B" w14:textId="77777777" w:rsidR="008A0DA5" w:rsidRDefault="00000000">
      <w:pPr>
        <w:shd w:val="clear" w:color="auto" w:fill="F2F2F2"/>
        <w:spacing w:after="0"/>
      </w:pPr>
      <w:ins w:id="397" w:author="E.ON Netze" w:date="2026-07-14T09:16:00Z">
        <w:r>
          <w:rPr>
            <w:rFonts w:ascii="Consolas" w:hAnsi="Consolas" w:cs="Consolas"/>
            <w:sz w:val="17"/>
          </w:rPr>
          <w:t xml:space="preserve">  "type": "https://www.bdew.de/api/error/idempotency-conflict",</w:t>
        </w:r>
      </w:ins>
    </w:p>
    <w:p w14:paraId="554494CD" w14:textId="77777777" w:rsidR="008A0DA5" w:rsidRDefault="00000000">
      <w:pPr>
        <w:shd w:val="clear" w:color="auto" w:fill="F2F2F2"/>
        <w:spacing w:after="0"/>
      </w:pPr>
      <w:ins w:id="398" w:author="E.ON Netze" w:date="2026-07-09T18:43:00Z">
        <w:r>
          <w:rPr>
            <w:rFonts w:ascii="Consolas" w:hAnsi="Consolas" w:cs="Consolas"/>
            <w:sz w:val="17"/>
          </w:rPr>
          <w:t xml:space="preserve">  "title": "Idempotency-Key Konflikt",</w:t>
        </w:r>
      </w:ins>
    </w:p>
    <w:p w14:paraId="430D6A9E" w14:textId="77777777" w:rsidR="008A0DA5" w:rsidRDefault="00000000">
      <w:pPr>
        <w:shd w:val="clear" w:color="auto" w:fill="F2F2F2"/>
        <w:spacing w:after="0"/>
      </w:pPr>
      <w:ins w:id="399" w:author="E.ON Netze" w:date="2026-07-11T12:50:00Z">
        <w:r>
          <w:rPr>
            <w:rFonts w:ascii="Consolas" w:hAnsi="Consolas" w:cs="Consolas"/>
            <w:sz w:val="17"/>
          </w:rPr>
          <w:t xml:space="preserve">  "detail": "Dieser Key wurde bereits mit anderem Body verwendet."</w:t>
        </w:r>
      </w:ins>
    </w:p>
    <w:p w14:paraId="74C009AF" w14:textId="77777777" w:rsidR="008A0DA5" w:rsidRDefault="00000000">
      <w:pPr>
        <w:shd w:val="clear" w:color="auto" w:fill="F2F2F2"/>
        <w:spacing w:after="0"/>
      </w:pPr>
      <w:ins w:id="400" w:author="E.ON Netze" w:date="2026-07-13T08:37:00Z">
        <w:r>
          <w:rPr>
            <w:rFonts w:ascii="Consolas" w:hAnsi="Consolas" w:cs="Consolas"/>
            <w:sz w:val="17"/>
          </w:rPr>
          <w:t>}</w:t>
        </w:r>
      </w:ins>
    </w:p>
    <w:p w14:paraId="06407A0F" w14:textId="77777777" w:rsidR="008A0DA5" w:rsidRDefault="00000000">
      <w:ins w:id="401" w:author="E.ON Netze" w:date="2026-07-08T19:52:00Z">
        <w:r>
          <w:rPr>
            <w:rFonts w:cs="Calibri"/>
          </w:rPr>
          <w:t>MUST Ein Idempotency-Key MUSS eindeutig sein und DARF NICHT mit einem abweichenden Anfrage-Body wiederverwendet werden. Die Eindeutigkeit ist clientseitig sicherzustellen; die Prüfung auf Kollision (abweichender Body bei bereits verwendetem Key) ist serverseitig zwingend (siehe Schritt 3 im Beispiel).</w:t>
        </w:r>
      </w:ins>
    </w:p>
    <w:p w14:paraId="7297521C" w14:textId="77777777" w:rsidR="008A0DA5" w:rsidRDefault="00000000">
      <w:ins w:id="402" w:author="E.ON Netze" w:date="2026-07-11T18:00:00Z">
        <w:r>
          <w:rPr>
            <w:rFonts w:cs="Calibri"/>
          </w:rPr>
          <w:t>SHOULD Der API-Anbieter SOLLTE eine Gültigkeitsdauer (Aufbewahrungsfenster) für Idempotency-Keys veröffentlichen und abgelaufene Keys planmäßig löschen (Grundsatz der Datensparsamkeit). Ein Aufbewahrungsfenster von 24 Stunden ist im Regelfall ausreichend, sofern die fachliche Prozessbeschreibung keine abweichende Frist vorgibt.</w:t>
        </w:r>
      </w:ins>
    </w:p>
    <w:p w14:paraId="3235F302" w14:textId="77777777" w:rsidR="008A0DA5" w:rsidRDefault="00000000">
      <w:ins w:id="403" w:author="E.ON Netze" w:date="2026-07-12T04:08:00Z">
        <w:r>
          <w:rPr>
            <w:rFonts w:cs="Calibri"/>
          </w:rPr>
          <w:t>MUST Der Idempotency-Key ist – konsistent mit allen übrigen Korrelations-Headern (Kapitel 3.5) – ausschließlich als http-Header zu übertragen, niemals als Query-Parameter oder im Payload.</w:t>
        </w:r>
      </w:ins>
    </w:p>
    <w:p w14:paraId="5AB870DC" w14:textId="77777777" w:rsidR="008A0DA5" w:rsidRDefault="00000000">
      <w:r>
        <w:br w:type="page"/>
      </w:r>
    </w:p>
    <w:p w14:paraId="70CE9FA8" w14:textId="77777777" w:rsidR="008A0DA5" w:rsidRDefault="00000000">
      <w:pPr>
        <w:pStyle w:val="berschrift2"/>
      </w:pPr>
      <w:r>
        <w:rPr>
          <w:rFonts w:ascii="Calibri" w:hAnsi="Calibri" w:cs="Calibri"/>
        </w:rPr>
        <w:lastRenderedPageBreak/>
        <w:t>http-Status-Code</w:t>
      </w:r>
    </w:p>
    <w:p w14:paraId="41CFD3E9" w14:textId="77777777" w:rsidR="008A0DA5" w:rsidRDefault="00000000">
      <w:r>
        <w:rPr>
          <w:rFonts w:cs="Calibri"/>
        </w:rPr>
        <w:t>Es wird nach dem Aufruf eine direkte Antwort (Response) auf die Anfrage (Request) gesendet. Die Antwort ist ein http-Status-Code und gibt Auskunft darüber, ob der Aufruf technisch beim Empfänger empfangen werden konnte. Bei einer Antwort mit dem http-Status-Code 202 werden keine Nutzdaten (Payload) zurückgeliefert. Anschließend erfolgt eine asynchrone Rückmeldung auf den Vorgang, sofern gemäß Prozessbeschreibung eine Rückmeldung zu diesem Vorgang vorgesehen ist.</w:t>
      </w:r>
    </w:p>
    <w:p w14:paraId="5D01706D" w14:textId="77777777" w:rsidR="008A0DA5" w:rsidRDefault="00000000">
      <w:pPr>
        <w:pStyle w:val="berschrift2"/>
      </w:pPr>
      <w:r>
        <w:rPr>
          <w:rFonts w:ascii="Calibri" w:hAnsi="Calibri" w:cs="Calibri"/>
        </w:rPr>
        <w:t>Status Codes (Response)</w:t>
      </w:r>
    </w:p>
    <w:p w14:paraId="1B42FD30" w14:textId="77777777" w:rsidR="008A0DA5" w:rsidRDefault="00000000">
      <w:r>
        <w:rPr>
          <w:rFonts w:cs="Calibri"/>
        </w:rPr>
        <w:t>Jeder Aufruf einer Schnittstelle wird mit einem http-Statuscode (synchrone Response) beantwortet. In den von EDI@Energy erstellten API-Webdiensten kommen die folgenden Standard http-Statuscodes zur Anwendung. Die Erläuterung ist eine Übersetzung der Standardbeschreibungen aus den RFC-Definitionen.</w:t>
      </w:r>
    </w:p>
    <w:p w14:paraId="73F7CA04" w14:textId="77777777" w:rsidR="008A0DA5" w:rsidRDefault="00000000">
      <w:pPr>
        <w:pStyle w:val="berschrift3"/>
      </w:pPr>
      <w:r>
        <w:rPr>
          <w:rFonts w:ascii="Calibri" w:hAnsi="Calibri" w:cs="Calibri"/>
          <w:sz w:val="23"/>
        </w:rPr>
        <w:t>positive Responses</w:t>
      </w:r>
    </w:p>
    <w:tbl>
      <w:tblPr>
        <w:tblStyle w:val="Tabellenraster"/>
        <w:tblW w:w="0" w:type="auto"/>
        <w:jc w:val="center"/>
        <w:tblLook w:val="04A0" w:firstRow="1" w:lastRow="0" w:firstColumn="1" w:lastColumn="0" w:noHBand="0" w:noVBand="1"/>
      </w:tblPr>
      <w:tblGrid>
        <w:gridCol w:w="3245"/>
        <w:gridCol w:w="3245"/>
        <w:gridCol w:w="3246"/>
      </w:tblGrid>
      <w:tr w:rsidR="008A0DA5" w14:paraId="279DA555" w14:textId="77777777">
        <w:trPr>
          <w:jc w:val="center"/>
        </w:trPr>
        <w:tc>
          <w:tcPr>
            <w:tcW w:w="3249" w:type="dxa"/>
            <w:shd w:val="clear" w:color="auto" w:fill="D9D9D9"/>
          </w:tcPr>
          <w:p w14:paraId="040DE269" w14:textId="77777777" w:rsidR="008A0DA5" w:rsidRDefault="00000000">
            <w:pPr>
              <w:spacing w:after="40"/>
            </w:pPr>
            <w:r>
              <w:rPr>
                <w:rFonts w:cs="Calibri"/>
                <w:b/>
                <w:sz w:val="19"/>
              </w:rPr>
              <w:t>Code</w:t>
            </w:r>
          </w:p>
        </w:tc>
        <w:tc>
          <w:tcPr>
            <w:tcW w:w="3249" w:type="dxa"/>
            <w:shd w:val="clear" w:color="auto" w:fill="D9D9D9"/>
          </w:tcPr>
          <w:p w14:paraId="23B37970" w14:textId="77777777" w:rsidR="008A0DA5" w:rsidRDefault="00000000">
            <w:pPr>
              <w:spacing w:after="40"/>
            </w:pPr>
            <w:r>
              <w:rPr>
                <w:rFonts w:cs="Calibri"/>
                <w:b/>
                <w:sz w:val="19"/>
              </w:rPr>
              <w:t>Name</w:t>
            </w:r>
          </w:p>
        </w:tc>
        <w:tc>
          <w:tcPr>
            <w:tcW w:w="3249" w:type="dxa"/>
            <w:shd w:val="clear" w:color="auto" w:fill="D9D9D9"/>
          </w:tcPr>
          <w:p w14:paraId="3746865E" w14:textId="77777777" w:rsidR="008A0DA5" w:rsidRDefault="00000000">
            <w:pPr>
              <w:spacing w:after="40"/>
            </w:pPr>
            <w:r>
              <w:rPr>
                <w:rFonts w:cs="Calibri"/>
                <w:b/>
                <w:sz w:val="19"/>
              </w:rPr>
              <w:t>Erläuterung</w:t>
            </w:r>
          </w:p>
        </w:tc>
      </w:tr>
      <w:tr w:rsidR="008A0DA5" w14:paraId="62458769" w14:textId="77777777">
        <w:trPr>
          <w:jc w:val="center"/>
        </w:trPr>
        <w:tc>
          <w:tcPr>
            <w:tcW w:w="3249" w:type="dxa"/>
          </w:tcPr>
          <w:p w14:paraId="65DC77E8" w14:textId="77777777" w:rsidR="008A0DA5" w:rsidRDefault="00000000">
            <w:pPr>
              <w:spacing w:after="40"/>
            </w:pPr>
            <w:del w:id="404" w:author="E.ON Netze" w:date="2026-07-14T13:26:00Z">
              <w:r>
                <w:rPr>
                  <w:rFonts w:cs="Calibri"/>
                  <w:sz w:val="19"/>
                </w:rPr>
                <w:delText>202</w:delText>
              </w:r>
            </w:del>
          </w:p>
        </w:tc>
        <w:tc>
          <w:tcPr>
            <w:tcW w:w="3249" w:type="dxa"/>
          </w:tcPr>
          <w:p w14:paraId="55F0EACD" w14:textId="77777777" w:rsidR="008A0DA5" w:rsidRDefault="00000000">
            <w:pPr>
              <w:spacing w:after="40"/>
            </w:pPr>
            <w:del w:id="405" w:author="E.ON Netze" w:date="2026-07-10T00:28:00Z">
              <w:r>
                <w:rPr>
                  <w:rFonts w:cs="Calibri"/>
                  <w:sz w:val="19"/>
                </w:rPr>
                <w:delText>accepted</w:delText>
              </w:r>
            </w:del>
          </w:p>
        </w:tc>
        <w:tc>
          <w:tcPr>
            <w:tcW w:w="3249" w:type="dxa"/>
          </w:tcPr>
          <w:p w14:paraId="166CAD6A" w14:textId="77777777" w:rsidR="008A0DA5" w:rsidRDefault="00000000">
            <w:pPr>
              <w:spacing w:after="40"/>
            </w:pPr>
            <w:del w:id="406" w:author="E.ON Netze" w:date="2026-07-14T08:31:00Z">
              <w:r>
                <w:rPr>
                  <w:rFonts w:cs="Calibri"/>
                  <w:sz w:val="19"/>
                </w:rPr>
                <w:delText>Die Anfrage wurde technisch erfolgreich verarbeitet</w:delText>
              </w:r>
            </w:del>
          </w:p>
        </w:tc>
      </w:tr>
      <w:tr w:rsidR="008A0DA5" w14:paraId="38FD90BA" w14:textId="77777777">
        <w:trPr>
          <w:jc w:val="center"/>
        </w:trPr>
        <w:tc>
          <w:tcPr>
            <w:tcW w:w="3249" w:type="dxa"/>
            <w:shd w:val="clear" w:color="auto" w:fill="D9D9D9"/>
          </w:tcPr>
          <w:p w14:paraId="2068A110" w14:textId="77777777" w:rsidR="008A0DA5" w:rsidRDefault="00000000">
            <w:pPr>
              <w:spacing w:after="40"/>
            </w:pPr>
            <w:commentRangeStart w:id="407"/>
            <w:r>
              <w:rPr>
                <w:rFonts w:cs="Calibri"/>
                <w:b/>
                <w:sz w:val="19"/>
              </w:rPr>
              <w:t>Code</w:t>
            </w:r>
            <w:commentRangeEnd w:id="407"/>
            <w:r>
              <w:rPr>
                <w:rStyle w:val="Kommentarzeichen"/>
                <w:sz w:val="20"/>
                <w:szCs w:val="22"/>
              </w:rPr>
              <w:commentReference w:id="407"/>
            </w:r>
          </w:p>
        </w:tc>
        <w:tc>
          <w:tcPr>
            <w:tcW w:w="3249" w:type="dxa"/>
            <w:shd w:val="clear" w:color="auto" w:fill="D9D9D9"/>
          </w:tcPr>
          <w:p w14:paraId="68F79516" w14:textId="77777777" w:rsidR="008A0DA5" w:rsidRDefault="00000000">
            <w:pPr>
              <w:spacing w:after="40"/>
            </w:pPr>
            <w:r>
              <w:rPr>
                <w:rFonts w:cs="Calibri"/>
                <w:b/>
                <w:sz w:val="19"/>
              </w:rPr>
              <w:t>Name</w:t>
            </w:r>
          </w:p>
        </w:tc>
        <w:tc>
          <w:tcPr>
            <w:tcW w:w="3249" w:type="dxa"/>
            <w:shd w:val="clear" w:color="auto" w:fill="D9D9D9"/>
          </w:tcPr>
          <w:p w14:paraId="7D1F689F" w14:textId="77777777" w:rsidR="008A0DA5" w:rsidRDefault="00000000">
            <w:pPr>
              <w:spacing w:after="40"/>
            </w:pPr>
            <w:r>
              <w:rPr>
                <w:rFonts w:cs="Calibri"/>
                <w:b/>
                <w:sz w:val="19"/>
              </w:rPr>
              <w:t>Erläuterung</w:t>
            </w:r>
          </w:p>
        </w:tc>
      </w:tr>
      <w:tr w:rsidR="008A0DA5" w14:paraId="748F2333" w14:textId="77777777">
        <w:trPr>
          <w:jc w:val="center"/>
        </w:trPr>
        <w:tc>
          <w:tcPr>
            <w:tcW w:w="3249" w:type="dxa"/>
          </w:tcPr>
          <w:p w14:paraId="72A5F7E0" w14:textId="77777777" w:rsidR="008A0DA5" w:rsidRDefault="00000000">
            <w:pPr>
              <w:spacing w:after="40"/>
            </w:pPr>
            <w:ins w:id="408" w:author="E.ON Netze" w:date="2026-07-13T15:46:00Z">
              <w:r>
                <w:rPr>
                  <w:rFonts w:cs="Calibri"/>
                  <w:sz w:val="18"/>
                </w:rPr>
                <w:t>200</w:t>
              </w:r>
            </w:ins>
          </w:p>
        </w:tc>
        <w:tc>
          <w:tcPr>
            <w:tcW w:w="3249" w:type="dxa"/>
          </w:tcPr>
          <w:p w14:paraId="64233114" w14:textId="77777777" w:rsidR="008A0DA5" w:rsidRDefault="00000000">
            <w:pPr>
              <w:spacing w:after="40"/>
            </w:pPr>
            <w:ins w:id="409" w:author="E.ON Netze" w:date="2026-07-12T10:06:00Z">
              <w:r>
                <w:rPr>
                  <w:rFonts w:cs="Calibri"/>
                  <w:sz w:val="18"/>
                </w:rPr>
                <w:t>OK</w:t>
              </w:r>
            </w:ins>
          </w:p>
        </w:tc>
        <w:tc>
          <w:tcPr>
            <w:tcW w:w="3249" w:type="dxa"/>
          </w:tcPr>
          <w:p w14:paraId="351EAAE7" w14:textId="77777777" w:rsidR="008A0DA5" w:rsidRDefault="00000000">
            <w:pPr>
              <w:spacing w:after="40"/>
            </w:pPr>
            <w:ins w:id="410" w:author="E.ON Netze" w:date="2026-07-13T08:36:00Z">
              <w:r>
                <w:rPr>
                  <w:rFonts w:cs="Calibri"/>
                  <w:sz w:val="18"/>
                </w:rPr>
                <w:t>Die Anfrage wurde synchron erfolgreich verarbeitet; der Response Body enthält das Ergebnis.</w:t>
              </w:r>
            </w:ins>
          </w:p>
        </w:tc>
      </w:tr>
      <w:tr w:rsidR="008A0DA5" w14:paraId="55E8B3E7" w14:textId="77777777">
        <w:trPr>
          <w:jc w:val="center"/>
        </w:trPr>
        <w:tc>
          <w:tcPr>
            <w:tcW w:w="3249" w:type="dxa"/>
          </w:tcPr>
          <w:p w14:paraId="32466014" w14:textId="77777777" w:rsidR="008A0DA5" w:rsidRDefault="00000000">
            <w:pPr>
              <w:spacing w:after="40"/>
            </w:pPr>
            <w:ins w:id="411" w:author="E.ON Netze" w:date="2026-07-11T21:13:00Z">
              <w:r>
                <w:rPr>
                  <w:rFonts w:cs="Calibri"/>
                  <w:sz w:val="18"/>
                </w:rPr>
                <w:t>201</w:t>
              </w:r>
            </w:ins>
          </w:p>
        </w:tc>
        <w:tc>
          <w:tcPr>
            <w:tcW w:w="3249" w:type="dxa"/>
          </w:tcPr>
          <w:p w14:paraId="50E09F2E" w14:textId="77777777" w:rsidR="008A0DA5" w:rsidRDefault="00000000">
            <w:pPr>
              <w:spacing w:after="40"/>
            </w:pPr>
            <w:ins w:id="412" w:author="E.ON Netze" w:date="2026-07-14T12:01:00Z">
              <w:r>
                <w:rPr>
                  <w:rFonts w:cs="Calibri"/>
                  <w:sz w:val="18"/>
                </w:rPr>
                <w:t>Created</w:t>
              </w:r>
            </w:ins>
          </w:p>
        </w:tc>
        <w:tc>
          <w:tcPr>
            <w:tcW w:w="3249" w:type="dxa"/>
          </w:tcPr>
          <w:p w14:paraId="54477F3A" w14:textId="77777777" w:rsidR="008A0DA5" w:rsidRDefault="00000000">
            <w:pPr>
              <w:spacing w:after="40"/>
            </w:pPr>
            <w:ins w:id="413" w:author="E.ON Netze" w:date="2026-07-13T01:56:00Z">
              <w:r>
                <w:rPr>
                  <w:rFonts w:cs="Calibri"/>
                  <w:sz w:val="18"/>
                </w:rPr>
                <w:t>Die Anfrage hat eine neue Ressource angelegt; der Header „Location“ enthält deren URI.</w:t>
              </w:r>
            </w:ins>
          </w:p>
        </w:tc>
      </w:tr>
      <w:tr w:rsidR="008A0DA5" w14:paraId="7D265670" w14:textId="77777777">
        <w:trPr>
          <w:jc w:val="center"/>
        </w:trPr>
        <w:tc>
          <w:tcPr>
            <w:tcW w:w="3249" w:type="dxa"/>
          </w:tcPr>
          <w:p w14:paraId="5B4A8AF8" w14:textId="77777777" w:rsidR="008A0DA5" w:rsidRDefault="00000000">
            <w:pPr>
              <w:spacing w:after="40"/>
            </w:pPr>
            <w:ins w:id="414" w:author="E.ON Netze" w:date="2026-07-11T16:36:00Z">
              <w:r>
                <w:rPr>
                  <w:rFonts w:cs="Calibri"/>
                  <w:sz w:val="18"/>
                </w:rPr>
                <w:t>202</w:t>
              </w:r>
            </w:ins>
          </w:p>
        </w:tc>
        <w:tc>
          <w:tcPr>
            <w:tcW w:w="3249" w:type="dxa"/>
          </w:tcPr>
          <w:p w14:paraId="55C23511" w14:textId="77777777" w:rsidR="008A0DA5" w:rsidRDefault="00000000">
            <w:pPr>
              <w:spacing w:after="40"/>
            </w:pPr>
            <w:ins w:id="415" w:author="E.ON Netze" w:date="2026-07-10T08:33:00Z">
              <w:r>
                <w:rPr>
                  <w:rFonts w:cs="Calibri"/>
                  <w:sz w:val="18"/>
                </w:rPr>
                <w:t>Accepted</w:t>
              </w:r>
            </w:ins>
          </w:p>
        </w:tc>
        <w:tc>
          <w:tcPr>
            <w:tcW w:w="3249" w:type="dxa"/>
          </w:tcPr>
          <w:p w14:paraId="167AB960" w14:textId="77777777" w:rsidR="008A0DA5" w:rsidRDefault="00000000">
            <w:pPr>
              <w:spacing w:after="40"/>
            </w:pPr>
            <w:ins w:id="416" w:author="E.ON Netze" w:date="2026-07-09T20:18:00Z">
              <w:r>
                <w:rPr>
                  <w:rFonts w:cs="Calibri"/>
                  <w:sz w:val="18"/>
                </w:rPr>
                <w:t>Die Anfrage wurde technisch erfolgreich entgegengenommen, die Verarbeitung erfolgt asynchron; es werden keine Nutzdaten zurückgeliefert.</w:t>
              </w:r>
            </w:ins>
          </w:p>
        </w:tc>
      </w:tr>
      <w:tr w:rsidR="008A0DA5" w14:paraId="6EB25F91" w14:textId="77777777">
        <w:trPr>
          <w:jc w:val="center"/>
        </w:trPr>
        <w:tc>
          <w:tcPr>
            <w:tcW w:w="3249" w:type="dxa"/>
          </w:tcPr>
          <w:p w14:paraId="42CEFA3A" w14:textId="77777777" w:rsidR="008A0DA5" w:rsidRDefault="00000000">
            <w:pPr>
              <w:spacing w:after="40"/>
            </w:pPr>
            <w:ins w:id="417" w:author="E.ON Netze" w:date="2026-07-10T05:45:00Z">
              <w:r>
                <w:rPr>
                  <w:rFonts w:cs="Calibri"/>
                  <w:sz w:val="18"/>
                </w:rPr>
                <w:t>204</w:t>
              </w:r>
            </w:ins>
          </w:p>
        </w:tc>
        <w:tc>
          <w:tcPr>
            <w:tcW w:w="3249" w:type="dxa"/>
          </w:tcPr>
          <w:p w14:paraId="19626082" w14:textId="77777777" w:rsidR="008A0DA5" w:rsidRDefault="00000000">
            <w:pPr>
              <w:spacing w:after="40"/>
            </w:pPr>
            <w:ins w:id="418" w:author="E.ON Netze" w:date="2026-07-08T09:05:00Z">
              <w:r>
                <w:rPr>
                  <w:rFonts w:cs="Calibri"/>
                  <w:sz w:val="18"/>
                </w:rPr>
                <w:t>No Content</w:t>
              </w:r>
            </w:ins>
          </w:p>
        </w:tc>
        <w:tc>
          <w:tcPr>
            <w:tcW w:w="3249" w:type="dxa"/>
          </w:tcPr>
          <w:p w14:paraId="6E1D221B" w14:textId="77777777" w:rsidR="008A0DA5" w:rsidRDefault="00000000">
            <w:pPr>
              <w:spacing w:after="40"/>
            </w:pPr>
            <w:ins w:id="419" w:author="E.ON Netze" w:date="2026-07-07T17:09:00Z">
              <w:r>
                <w:rPr>
                  <w:rFonts w:cs="Calibri"/>
                  <w:sz w:val="18"/>
                </w:rPr>
                <w:t>Die Anfrage wurde erfolgreich verarbeitet; es wird kein Response Body zurückgeliefert (z. B. bei DELETE).</w:t>
              </w:r>
            </w:ins>
          </w:p>
        </w:tc>
      </w:tr>
    </w:tbl>
    <w:p w14:paraId="4C091DF5" w14:textId="77777777" w:rsidR="008A0DA5" w:rsidRDefault="00000000">
      <w:pPr>
        <w:pStyle w:val="berschrift3"/>
      </w:pPr>
      <w:r>
        <w:rPr>
          <w:rFonts w:ascii="Calibri" w:hAnsi="Calibri" w:cs="Calibri"/>
          <w:sz w:val="23"/>
        </w:rPr>
        <w:t>negative Responses</w:t>
      </w:r>
    </w:p>
    <w:tbl>
      <w:tblPr>
        <w:tblStyle w:val="Tabellenraster"/>
        <w:tblW w:w="0" w:type="auto"/>
        <w:jc w:val="center"/>
        <w:tblLook w:val="04A0" w:firstRow="1" w:lastRow="0" w:firstColumn="1" w:lastColumn="0" w:noHBand="0" w:noVBand="1"/>
      </w:tblPr>
      <w:tblGrid>
        <w:gridCol w:w="3245"/>
        <w:gridCol w:w="3245"/>
        <w:gridCol w:w="3246"/>
      </w:tblGrid>
      <w:tr w:rsidR="008A0DA5" w14:paraId="2C0B4767" w14:textId="77777777">
        <w:trPr>
          <w:jc w:val="center"/>
        </w:trPr>
        <w:tc>
          <w:tcPr>
            <w:tcW w:w="3249" w:type="dxa"/>
            <w:shd w:val="clear" w:color="auto" w:fill="D9D9D9"/>
          </w:tcPr>
          <w:p w14:paraId="14CF2995" w14:textId="77777777" w:rsidR="008A0DA5" w:rsidRDefault="00000000">
            <w:pPr>
              <w:spacing w:after="40"/>
            </w:pPr>
            <w:r>
              <w:rPr>
                <w:rFonts w:cs="Calibri"/>
                <w:b/>
                <w:sz w:val="19"/>
              </w:rPr>
              <w:t>Code</w:t>
            </w:r>
          </w:p>
        </w:tc>
        <w:tc>
          <w:tcPr>
            <w:tcW w:w="3249" w:type="dxa"/>
            <w:shd w:val="clear" w:color="auto" w:fill="D9D9D9"/>
          </w:tcPr>
          <w:p w14:paraId="6A7AE9FB" w14:textId="77777777" w:rsidR="008A0DA5" w:rsidRDefault="00000000">
            <w:pPr>
              <w:spacing w:after="40"/>
            </w:pPr>
            <w:r>
              <w:rPr>
                <w:rFonts w:cs="Calibri"/>
                <w:b/>
                <w:sz w:val="19"/>
              </w:rPr>
              <w:t>Name</w:t>
            </w:r>
          </w:p>
        </w:tc>
        <w:tc>
          <w:tcPr>
            <w:tcW w:w="3249" w:type="dxa"/>
            <w:shd w:val="clear" w:color="auto" w:fill="D9D9D9"/>
          </w:tcPr>
          <w:p w14:paraId="086F2C83" w14:textId="77777777" w:rsidR="008A0DA5" w:rsidRDefault="00000000">
            <w:pPr>
              <w:spacing w:after="40"/>
            </w:pPr>
            <w:r>
              <w:rPr>
                <w:rFonts w:cs="Calibri"/>
                <w:b/>
                <w:sz w:val="19"/>
              </w:rPr>
              <w:t>Erläuterung</w:t>
            </w:r>
          </w:p>
        </w:tc>
      </w:tr>
      <w:tr w:rsidR="008A0DA5" w14:paraId="0EC2CDFB" w14:textId="77777777">
        <w:trPr>
          <w:jc w:val="center"/>
        </w:trPr>
        <w:tc>
          <w:tcPr>
            <w:tcW w:w="3249" w:type="dxa"/>
          </w:tcPr>
          <w:p w14:paraId="47BEFB88" w14:textId="77777777" w:rsidR="008A0DA5" w:rsidRDefault="00000000">
            <w:pPr>
              <w:spacing w:after="40"/>
            </w:pPr>
            <w:del w:id="420" w:author="E.ON Netze" w:date="2026-07-08T11:56:00Z">
              <w:r>
                <w:rPr>
                  <w:rFonts w:cs="Calibri"/>
                  <w:sz w:val="18"/>
                </w:rPr>
                <w:delText>400</w:delText>
              </w:r>
            </w:del>
          </w:p>
        </w:tc>
        <w:tc>
          <w:tcPr>
            <w:tcW w:w="3249" w:type="dxa"/>
          </w:tcPr>
          <w:p w14:paraId="04C46454" w14:textId="77777777" w:rsidR="008A0DA5" w:rsidRDefault="00000000">
            <w:pPr>
              <w:spacing w:after="40"/>
            </w:pPr>
            <w:del w:id="421" w:author="E.ON Netze" w:date="2026-07-08T06:14:00Z">
              <w:r>
                <w:rPr>
                  <w:rFonts w:cs="Calibri"/>
                  <w:sz w:val="18"/>
                </w:rPr>
                <w:delText>Bad request</w:delText>
              </w:r>
            </w:del>
          </w:p>
        </w:tc>
        <w:tc>
          <w:tcPr>
            <w:tcW w:w="3249" w:type="dxa"/>
          </w:tcPr>
          <w:p w14:paraId="7D49AEC6" w14:textId="77777777" w:rsidR="008A0DA5" w:rsidRDefault="00000000">
            <w:pPr>
              <w:spacing w:after="40"/>
            </w:pPr>
            <w:del w:id="422" w:author="E.ON Netze" w:date="2026-07-08T19:12:00Z">
              <w:r>
                <w:rPr>
                  <w:rFonts w:cs="Calibri"/>
                  <w:sz w:val="18"/>
                </w:rPr>
                <w:delText>Die Anfrage ist ungültig</w:delText>
              </w:r>
            </w:del>
          </w:p>
        </w:tc>
      </w:tr>
      <w:tr w:rsidR="008A0DA5" w14:paraId="2B40EC9A" w14:textId="77777777">
        <w:trPr>
          <w:jc w:val="center"/>
        </w:trPr>
        <w:tc>
          <w:tcPr>
            <w:tcW w:w="3249" w:type="dxa"/>
          </w:tcPr>
          <w:p w14:paraId="6264C6F6" w14:textId="77777777" w:rsidR="008A0DA5" w:rsidRDefault="00000000">
            <w:pPr>
              <w:spacing w:after="40"/>
            </w:pPr>
            <w:del w:id="423" w:author="E.ON Netze" w:date="2026-07-12T04:44:00Z">
              <w:r>
                <w:rPr>
                  <w:rFonts w:cs="Calibri"/>
                  <w:sz w:val="18"/>
                </w:rPr>
                <w:delText>401</w:delText>
              </w:r>
            </w:del>
          </w:p>
        </w:tc>
        <w:tc>
          <w:tcPr>
            <w:tcW w:w="3249" w:type="dxa"/>
          </w:tcPr>
          <w:p w14:paraId="4F31AEB9" w14:textId="77777777" w:rsidR="008A0DA5" w:rsidRDefault="00000000">
            <w:pPr>
              <w:spacing w:after="40"/>
            </w:pPr>
            <w:del w:id="424" w:author="E.ON Netze" w:date="2026-07-08T08:44:00Z">
              <w:r>
                <w:rPr>
                  <w:rFonts w:cs="Calibri"/>
                  <w:sz w:val="18"/>
                </w:rPr>
                <w:delText>Unauthorized</w:delText>
              </w:r>
            </w:del>
          </w:p>
        </w:tc>
        <w:tc>
          <w:tcPr>
            <w:tcW w:w="3249" w:type="dxa"/>
          </w:tcPr>
          <w:p w14:paraId="4008C380" w14:textId="77777777" w:rsidR="008A0DA5" w:rsidRDefault="00000000">
            <w:pPr>
              <w:spacing w:after="40"/>
            </w:pPr>
            <w:del w:id="425" w:author="E.ON Netze" w:date="2026-07-08T07:19:00Z">
              <w:r>
                <w:rPr>
                  <w:rFonts w:cs="Calibri"/>
                  <w:sz w:val="18"/>
                </w:rPr>
                <w:delText>Die Anfrage ist nicht autorisiert</w:delText>
              </w:r>
            </w:del>
          </w:p>
        </w:tc>
      </w:tr>
      <w:tr w:rsidR="008A0DA5" w14:paraId="5DC14DC7" w14:textId="77777777">
        <w:trPr>
          <w:jc w:val="center"/>
        </w:trPr>
        <w:tc>
          <w:tcPr>
            <w:tcW w:w="3249" w:type="dxa"/>
          </w:tcPr>
          <w:p w14:paraId="74C1A762" w14:textId="77777777" w:rsidR="008A0DA5" w:rsidRDefault="00000000">
            <w:pPr>
              <w:spacing w:after="40"/>
            </w:pPr>
            <w:del w:id="426" w:author="E.ON Netze" w:date="2026-07-12T09:42:00Z">
              <w:r>
                <w:rPr>
                  <w:rFonts w:cs="Calibri"/>
                  <w:sz w:val="18"/>
                </w:rPr>
                <w:delText>404</w:delText>
              </w:r>
            </w:del>
          </w:p>
        </w:tc>
        <w:tc>
          <w:tcPr>
            <w:tcW w:w="3249" w:type="dxa"/>
          </w:tcPr>
          <w:p w14:paraId="443F59D4" w14:textId="77777777" w:rsidR="008A0DA5" w:rsidRDefault="00000000">
            <w:pPr>
              <w:spacing w:after="40"/>
            </w:pPr>
            <w:del w:id="427" w:author="E.ON Netze" w:date="2026-07-13T13:07:00Z">
              <w:r>
                <w:rPr>
                  <w:rFonts w:cs="Calibri"/>
                  <w:sz w:val="18"/>
                </w:rPr>
                <w:delText>Not found</w:delText>
              </w:r>
            </w:del>
          </w:p>
        </w:tc>
        <w:tc>
          <w:tcPr>
            <w:tcW w:w="3249" w:type="dxa"/>
          </w:tcPr>
          <w:p w14:paraId="4D660457" w14:textId="77777777" w:rsidR="008A0DA5" w:rsidRDefault="00000000">
            <w:pPr>
              <w:spacing w:after="40"/>
            </w:pPr>
            <w:del w:id="428" w:author="E.ON Netze" w:date="2026-07-08T09:56:00Z">
              <w:r>
                <w:rPr>
                  <w:rFonts w:cs="Calibri"/>
                  <w:sz w:val="18"/>
                </w:rPr>
                <w:delText>Die angeforderte Ressource konnte nicht gefunden werden</w:delText>
              </w:r>
            </w:del>
          </w:p>
        </w:tc>
      </w:tr>
      <w:tr w:rsidR="008A0DA5" w14:paraId="758F0A2A" w14:textId="77777777">
        <w:trPr>
          <w:jc w:val="center"/>
        </w:trPr>
        <w:tc>
          <w:tcPr>
            <w:tcW w:w="3249" w:type="dxa"/>
          </w:tcPr>
          <w:p w14:paraId="5BD1B2C4" w14:textId="77777777" w:rsidR="008A0DA5" w:rsidRDefault="00000000">
            <w:pPr>
              <w:spacing w:after="40"/>
            </w:pPr>
            <w:del w:id="429" w:author="E.ON Netze" w:date="2026-07-09T07:39:00Z">
              <w:r>
                <w:rPr>
                  <w:rFonts w:cs="Calibri"/>
                  <w:sz w:val="18"/>
                </w:rPr>
                <w:delText>405</w:delText>
              </w:r>
            </w:del>
          </w:p>
        </w:tc>
        <w:tc>
          <w:tcPr>
            <w:tcW w:w="3249" w:type="dxa"/>
          </w:tcPr>
          <w:p w14:paraId="16C4037D" w14:textId="77777777" w:rsidR="008A0DA5" w:rsidRDefault="00000000">
            <w:pPr>
              <w:spacing w:after="40"/>
            </w:pPr>
            <w:del w:id="430" w:author="E.ON Netze" w:date="2026-07-12T05:41:00Z">
              <w:r>
                <w:rPr>
                  <w:rFonts w:cs="Calibri"/>
                  <w:sz w:val="18"/>
                </w:rPr>
                <w:delText>Method not Allowed</w:delText>
              </w:r>
            </w:del>
          </w:p>
        </w:tc>
        <w:tc>
          <w:tcPr>
            <w:tcW w:w="3249" w:type="dxa"/>
          </w:tcPr>
          <w:p w14:paraId="78C696AB" w14:textId="77777777" w:rsidR="008A0DA5" w:rsidRDefault="00000000">
            <w:pPr>
              <w:spacing w:after="40"/>
            </w:pPr>
            <w:del w:id="431" w:author="E.ON Netze" w:date="2026-07-14T05:01:00Z">
              <w:r>
                <w:rPr>
                  <w:rFonts w:cs="Calibri"/>
                  <w:sz w:val="18"/>
                </w:rPr>
                <w:delText>Die Zielressource kann nicht aufgerufen werden, obwohl diese bekannt ist</w:delText>
              </w:r>
            </w:del>
          </w:p>
        </w:tc>
      </w:tr>
      <w:tr w:rsidR="008A0DA5" w14:paraId="691C317E" w14:textId="77777777">
        <w:trPr>
          <w:jc w:val="center"/>
        </w:trPr>
        <w:tc>
          <w:tcPr>
            <w:tcW w:w="3249" w:type="dxa"/>
          </w:tcPr>
          <w:p w14:paraId="0B85EAC4" w14:textId="77777777" w:rsidR="008A0DA5" w:rsidRDefault="00000000">
            <w:pPr>
              <w:spacing w:after="40"/>
            </w:pPr>
            <w:del w:id="432" w:author="E.ON Netze" w:date="2026-07-09T23:52:00Z">
              <w:r>
                <w:rPr>
                  <w:rFonts w:cs="Calibri"/>
                  <w:sz w:val="18"/>
                </w:rPr>
                <w:delText>415</w:delText>
              </w:r>
            </w:del>
          </w:p>
        </w:tc>
        <w:tc>
          <w:tcPr>
            <w:tcW w:w="3249" w:type="dxa"/>
          </w:tcPr>
          <w:p w14:paraId="2B8C1E45" w14:textId="77777777" w:rsidR="008A0DA5" w:rsidRDefault="00000000">
            <w:pPr>
              <w:spacing w:after="40"/>
            </w:pPr>
            <w:del w:id="433" w:author="E.ON Netze" w:date="2026-07-13T21:43:00Z">
              <w:r>
                <w:rPr>
                  <w:rFonts w:cs="Calibri"/>
                  <w:sz w:val="18"/>
                </w:rPr>
                <w:delText>Unsupported Media Type</w:delText>
              </w:r>
            </w:del>
          </w:p>
        </w:tc>
        <w:tc>
          <w:tcPr>
            <w:tcW w:w="3249" w:type="dxa"/>
          </w:tcPr>
          <w:p w14:paraId="39721854" w14:textId="77777777" w:rsidR="008A0DA5" w:rsidRDefault="00000000">
            <w:pPr>
              <w:spacing w:after="40"/>
            </w:pPr>
            <w:del w:id="434" w:author="E.ON Netze" w:date="2026-07-13T06:33:00Z">
              <w:r>
                <w:rPr>
                  <w:rFonts w:cs="Calibri"/>
                  <w:sz w:val="18"/>
                </w:rPr>
                <w:delText>Medientyp in der Anfrage ist nicht unterstützt</w:delText>
              </w:r>
            </w:del>
          </w:p>
        </w:tc>
      </w:tr>
      <w:tr w:rsidR="008A0DA5" w14:paraId="2E1760E1" w14:textId="77777777">
        <w:trPr>
          <w:jc w:val="center"/>
        </w:trPr>
        <w:tc>
          <w:tcPr>
            <w:tcW w:w="3249" w:type="dxa"/>
          </w:tcPr>
          <w:p w14:paraId="79A3ACF3" w14:textId="77777777" w:rsidR="008A0DA5" w:rsidRDefault="00000000">
            <w:pPr>
              <w:spacing w:after="40"/>
            </w:pPr>
            <w:del w:id="435" w:author="E.ON Netze" w:date="2026-07-13T19:43:00Z">
              <w:r>
                <w:rPr>
                  <w:rFonts w:cs="Calibri"/>
                  <w:sz w:val="18"/>
                </w:rPr>
                <w:delText>429</w:delText>
              </w:r>
            </w:del>
          </w:p>
        </w:tc>
        <w:tc>
          <w:tcPr>
            <w:tcW w:w="3249" w:type="dxa"/>
          </w:tcPr>
          <w:p w14:paraId="172EE1FD" w14:textId="77777777" w:rsidR="008A0DA5" w:rsidRDefault="00000000">
            <w:pPr>
              <w:spacing w:after="40"/>
            </w:pPr>
            <w:del w:id="436" w:author="E.ON Netze" w:date="2026-07-12T06:04:00Z">
              <w:r>
                <w:rPr>
                  <w:rFonts w:cs="Calibri"/>
                  <w:sz w:val="18"/>
                </w:rPr>
                <w:delText>Too Many Requests</w:delText>
              </w:r>
            </w:del>
          </w:p>
        </w:tc>
        <w:tc>
          <w:tcPr>
            <w:tcW w:w="3249" w:type="dxa"/>
          </w:tcPr>
          <w:p w14:paraId="7CA05630" w14:textId="77777777" w:rsidR="008A0DA5" w:rsidRDefault="00000000">
            <w:pPr>
              <w:spacing w:after="40"/>
            </w:pPr>
            <w:del w:id="437" w:author="E.ON Netze" w:date="2026-07-13T13:49:00Z">
              <w:r>
                <w:rPr>
                  <w:rFonts w:cs="Calibri"/>
                  <w:sz w:val="18"/>
                </w:rPr>
                <w:delText>Client hat zu viele Anfragen in einem Zeitfenster gestellt (Ratenlimitierung). Clients sollten pausieren und zu einem späteren Zeitpunkt einen Retry versuchen.</w:delText>
              </w:r>
            </w:del>
          </w:p>
        </w:tc>
      </w:tr>
      <w:tr w:rsidR="008A0DA5" w14:paraId="42B45460" w14:textId="77777777">
        <w:trPr>
          <w:jc w:val="center"/>
        </w:trPr>
        <w:tc>
          <w:tcPr>
            <w:tcW w:w="3249" w:type="dxa"/>
          </w:tcPr>
          <w:p w14:paraId="51EC71E0" w14:textId="77777777" w:rsidR="008A0DA5" w:rsidRDefault="00000000">
            <w:pPr>
              <w:spacing w:after="40"/>
            </w:pPr>
            <w:del w:id="438" w:author="E.ON Netze" w:date="2026-07-14T17:07:00Z">
              <w:r>
                <w:rPr>
                  <w:rFonts w:cs="Calibri"/>
                  <w:sz w:val="18"/>
                </w:rPr>
                <w:delText>500</w:delText>
              </w:r>
            </w:del>
          </w:p>
        </w:tc>
        <w:tc>
          <w:tcPr>
            <w:tcW w:w="3249" w:type="dxa"/>
          </w:tcPr>
          <w:p w14:paraId="76D98BEB" w14:textId="77777777" w:rsidR="008A0DA5" w:rsidRDefault="00000000">
            <w:pPr>
              <w:spacing w:after="40"/>
            </w:pPr>
            <w:del w:id="439" w:author="E.ON Netze" w:date="2026-07-12T00:26:00Z">
              <w:r>
                <w:rPr>
                  <w:rFonts w:cs="Calibri"/>
                  <w:sz w:val="18"/>
                </w:rPr>
                <w:delText>Internal Server Error</w:delText>
              </w:r>
            </w:del>
          </w:p>
        </w:tc>
        <w:tc>
          <w:tcPr>
            <w:tcW w:w="3249" w:type="dxa"/>
          </w:tcPr>
          <w:p w14:paraId="12D9A5A5" w14:textId="77777777" w:rsidR="008A0DA5" w:rsidRDefault="00000000">
            <w:pPr>
              <w:spacing w:after="40"/>
            </w:pPr>
            <w:del w:id="440" w:author="E.ON Netze" w:date="2026-07-08T02:22:00Z">
              <w:r>
                <w:rPr>
                  <w:rFonts w:cs="Calibri"/>
                  <w:sz w:val="18"/>
                </w:rPr>
                <w:delText>Interner Fehler</w:delText>
              </w:r>
            </w:del>
          </w:p>
        </w:tc>
      </w:tr>
      <w:tr w:rsidR="008A0DA5" w14:paraId="3A41B59C" w14:textId="77777777">
        <w:trPr>
          <w:jc w:val="center"/>
        </w:trPr>
        <w:tc>
          <w:tcPr>
            <w:tcW w:w="3249" w:type="dxa"/>
          </w:tcPr>
          <w:p w14:paraId="1B15D1E0" w14:textId="77777777" w:rsidR="008A0DA5" w:rsidRDefault="00000000">
            <w:pPr>
              <w:spacing w:after="40"/>
            </w:pPr>
            <w:del w:id="441" w:author="E.ON Netze" w:date="2026-07-14T07:07:00Z">
              <w:r>
                <w:rPr>
                  <w:rFonts w:cs="Calibri"/>
                  <w:sz w:val="18"/>
                </w:rPr>
                <w:delText>503</w:delText>
              </w:r>
            </w:del>
          </w:p>
        </w:tc>
        <w:tc>
          <w:tcPr>
            <w:tcW w:w="3249" w:type="dxa"/>
          </w:tcPr>
          <w:p w14:paraId="2F21408A" w14:textId="77777777" w:rsidR="008A0DA5" w:rsidRDefault="00000000">
            <w:pPr>
              <w:spacing w:after="40"/>
            </w:pPr>
            <w:del w:id="442" w:author="E.ON Netze" w:date="2026-07-07T10:34:00Z">
              <w:r>
                <w:rPr>
                  <w:rFonts w:cs="Calibri"/>
                  <w:sz w:val="18"/>
                </w:rPr>
                <w:delText>Service Unavailabe</w:delText>
              </w:r>
            </w:del>
          </w:p>
        </w:tc>
        <w:tc>
          <w:tcPr>
            <w:tcW w:w="3249" w:type="dxa"/>
          </w:tcPr>
          <w:p w14:paraId="29B5B085" w14:textId="77777777" w:rsidR="008A0DA5" w:rsidRDefault="00000000">
            <w:pPr>
              <w:spacing w:after="40"/>
            </w:pPr>
            <w:del w:id="443" w:author="E.ON Netze" w:date="2026-07-07T13:45:00Z">
              <w:r>
                <w:rPr>
                  <w:rFonts w:cs="Calibri"/>
                  <w:sz w:val="18"/>
                </w:rPr>
                <w:delText>Server kann temporär wegen Überlastung oder Wartungsarbeiten keine Anfragen bearbeiten. Clients sollten zu einem späteren Zeitpunkt einen Retry versuchen.</w:delText>
              </w:r>
            </w:del>
          </w:p>
        </w:tc>
      </w:tr>
      <w:tr w:rsidR="008A0DA5" w14:paraId="18B724D0" w14:textId="77777777">
        <w:trPr>
          <w:jc w:val="center"/>
        </w:trPr>
        <w:tc>
          <w:tcPr>
            <w:tcW w:w="3249" w:type="dxa"/>
          </w:tcPr>
          <w:p w14:paraId="05E0EC9B" w14:textId="77777777" w:rsidR="008A0DA5" w:rsidRDefault="00000000">
            <w:pPr>
              <w:spacing w:after="40"/>
            </w:pPr>
            <w:del w:id="444" w:author="E.ON Netze" w:date="2026-07-08T21:27:00Z">
              <w:r>
                <w:rPr>
                  <w:rFonts w:cs="Calibri"/>
                  <w:sz w:val="18"/>
                </w:rPr>
                <w:delText>504</w:delText>
              </w:r>
            </w:del>
          </w:p>
        </w:tc>
        <w:tc>
          <w:tcPr>
            <w:tcW w:w="3249" w:type="dxa"/>
          </w:tcPr>
          <w:p w14:paraId="20E19C00" w14:textId="77777777" w:rsidR="008A0DA5" w:rsidRDefault="00000000">
            <w:pPr>
              <w:spacing w:after="40"/>
            </w:pPr>
            <w:del w:id="445" w:author="E.ON Netze" w:date="2026-07-11T00:16:00Z">
              <w:r>
                <w:rPr>
                  <w:rFonts w:cs="Calibri"/>
                  <w:sz w:val="18"/>
                </w:rPr>
                <w:delText>Gateway Timeout</w:delText>
              </w:r>
            </w:del>
          </w:p>
        </w:tc>
        <w:tc>
          <w:tcPr>
            <w:tcW w:w="3249" w:type="dxa"/>
          </w:tcPr>
          <w:p w14:paraId="0A2A6D7E" w14:textId="77777777" w:rsidR="008A0DA5" w:rsidRDefault="00000000">
            <w:pPr>
              <w:spacing w:after="40"/>
            </w:pPr>
            <w:del w:id="446" w:author="E.ON Netze" w:date="2026-07-07T19:34:00Z">
              <w:r>
                <w:rPr>
                  <w:rFonts w:cs="Calibri"/>
                  <w:sz w:val="18"/>
                </w:rPr>
                <w:delText xml:space="preserve">Falls die Web-API als Proxy zu </w:delText>
              </w:r>
              <w:r>
                <w:rPr>
                  <w:rFonts w:cs="Calibri"/>
                  <w:sz w:val="18"/>
                </w:rPr>
                <w:lastRenderedPageBreak/>
                <w:delText>dahinterliegenden Systemen dient, kann bei deren Nichtverfügbarkeit dies angezeigt werden. Clients sollten zu einem späteren Zeitpunkt einen Retry versuchen.</w:delText>
              </w:r>
            </w:del>
          </w:p>
        </w:tc>
      </w:tr>
      <w:tr w:rsidR="008A0DA5" w14:paraId="2652D09B" w14:textId="77777777">
        <w:trPr>
          <w:jc w:val="center"/>
        </w:trPr>
        <w:tc>
          <w:tcPr>
            <w:tcW w:w="3249" w:type="dxa"/>
            <w:shd w:val="clear" w:color="auto" w:fill="D9D9D9"/>
          </w:tcPr>
          <w:p w14:paraId="450BEF38" w14:textId="77777777" w:rsidR="008A0DA5" w:rsidRDefault="00000000">
            <w:pPr>
              <w:spacing w:after="40"/>
            </w:pPr>
            <w:commentRangeStart w:id="447"/>
            <w:r>
              <w:rPr>
                <w:rFonts w:cs="Calibri"/>
                <w:b/>
                <w:sz w:val="19"/>
              </w:rPr>
              <w:lastRenderedPageBreak/>
              <w:t>Code</w:t>
            </w:r>
            <w:commentRangeEnd w:id="447"/>
            <w:r>
              <w:rPr>
                <w:rStyle w:val="Kommentarzeichen"/>
                <w:sz w:val="20"/>
                <w:szCs w:val="22"/>
              </w:rPr>
              <w:commentReference w:id="447"/>
            </w:r>
          </w:p>
        </w:tc>
        <w:tc>
          <w:tcPr>
            <w:tcW w:w="3249" w:type="dxa"/>
            <w:shd w:val="clear" w:color="auto" w:fill="D9D9D9"/>
          </w:tcPr>
          <w:p w14:paraId="75E4FEE6" w14:textId="77777777" w:rsidR="008A0DA5" w:rsidRDefault="00000000">
            <w:pPr>
              <w:spacing w:after="40"/>
            </w:pPr>
            <w:r>
              <w:rPr>
                <w:rFonts w:cs="Calibri"/>
                <w:b/>
                <w:sz w:val="19"/>
              </w:rPr>
              <w:t>Name</w:t>
            </w:r>
          </w:p>
        </w:tc>
        <w:tc>
          <w:tcPr>
            <w:tcW w:w="3249" w:type="dxa"/>
            <w:shd w:val="clear" w:color="auto" w:fill="D9D9D9"/>
          </w:tcPr>
          <w:p w14:paraId="6D13A94D" w14:textId="77777777" w:rsidR="008A0DA5" w:rsidRDefault="00000000">
            <w:pPr>
              <w:spacing w:after="40"/>
            </w:pPr>
            <w:r>
              <w:rPr>
                <w:rFonts w:cs="Calibri"/>
                <w:b/>
                <w:sz w:val="19"/>
              </w:rPr>
              <w:t>Erläuterung</w:t>
            </w:r>
          </w:p>
        </w:tc>
      </w:tr>
      <w:tr w:rsidR="008A0DA5" w14:paraId="6F59BF16" w14:textId="77777777">
        <w:trPr>
          <w:jc w:val="center"/>
        </w:trPr>
        <w:tc>
          <w:tcPr>
            <w:tcW w:w="3249" w:type="dxa"/>
          </w:tcPr>
          <w:p w14:paraId="521997DC" w14:textId="77777777" w:rsidR="008A0DA5" w:rsidRDefault="00000000">
            <w:pPr>
              <w:spacing w:after="40"/>
            </w:pPr>
            <w:ins w:id="448" w:author="E.ON Netze" w:date="2026-07-13T22:07:00Z">
              <w:r>
                <w:rPr>
                  <w:rFonts w:cs="Calibri"/>
                  <w:sz w:val="17"/>
                </w:rPr>
                <w:t>400</w:t>
              </w:r>
            </w:ins>
          </w:p>
        </w:tc>
        <w:tc>
          <w:tcPr>
            <w:tcW w:w="3249" w:type="dxa"/>
          </w:tcPr>
          <w:p w14:paraId="3AE3ACB0" w14:textId="77777777" w:rsidR="008A0DA5" w:rsidRDefault="00000000">
            <w:pPr>
              <w:spacing w:after="40"/>
            </w:pPr>
            <w:ins w:id="449" w:author="E.ON Netze" w:date="2026-07-11T11:22:00Z">
              <w:r>
                <w:rPr>
                  <w:rFonts w:cs="Calibri"/>
                  <w:sz w:val="17"/>
                </w:rPr>
                <w:t>Bad Request</w:t>
              </w:r>
            </w:ins>
          </w:p>
        </w:tc>
        <w:tc>
          <w:tcPr>
            <w:tcW w:w="3249" w:type="dxa"/>
          </w:tcPr>
          <w:p w14:paraId="4B64A6A4" w14:textId="77777777" w:rsidR="008A0DA5" w:rsidRDefault="00000000">
            <w:pPr>
              <w:spacing w:after="40"/>
            </w:pPr>
            <w:ins w:id="450" w:author="E.ON Netze" w:date="2026-07-12T03:44:00Z">
              <w:r>
                <w:rPr>
                  <w:rFonts w:cs="Calibri"/>
                  <w:sz w:val="17"/>
                </w:rPr>
                <w:t>Die Anfrage ist syntaktisch ungültig.</w:t>
              </w:r>
            </w:ins>
          </w:p>
        </w:tc>
      </w:tr>
      <w:tr w:rsidR="008A0DA5" w14:paraId="00EE0107" w14:textId="77777777">
        <w:trPr>
          <w:jc w:val="center"/>
        </w:trPr>
        <w:tc>
          <w:tcPr>
            <w:tcW w:w="3249" w:type="dxa"/>
          </w:tcPr>
          <w:p w14:paraId="6104A334" w14:textId="77777777" w:rsidR="008A0DA5" w:rsidRDefault="00000000">
            <w:pPr>
              <w:spacing w:after="40"/>
            </w:pPr>
            <w:ins w:id="451" w:author="E.ON Netze" w:date="2026-07-12T09:55:00Z">
              <w:r>
                <w:rPr>
                  <w:rFonts w:cs="Calibri"/>
                  <w:sz w:val="17"/>
                </w:rPr>
                <w:t>401</w:t>
              </w:r>
            </w:ins>
          </w:p>
        </w:tc>
        <w:tc>
          <w:tcPr>
            <w:tcW w:w="3249" w:type="dxa"/>
          </w:tcPr>
          <w:p w14:paraId="09F5F79B" w14:textId="77777777" w:rsidR="008A0DA5" w:rsidRDefault="00000000">
            <w:pPr>
              <w:spacing w:after="40"/>
            </w:pPr>
            <w:ins w:id="452" w:author="E.ON Netze" w:date="2026-07-07T16:35:00Z">
              <w:r>
                <w:rPr>
                  <w:rFonts w:cs="Calibri"/>
                  <w:sz w:val="17"/>
                </w:rPr>
                <w:t>Unauthorized</w:t>
              </w:r>
            </w:ins>
          </w:p>
        </w:tc>
        <w:tc>
          <w:tcPr>
            <w:tcW w:w="3249" w:type="dxa"/>
          </w:tcPr>
          <w:p w14:paraId="3C28B67F" w14:textId="77777777" w:rsidR="008A0DA5" w:rsidRDefault="00000000">
            <w:pPr>
              <w:spacing w:after="40"/>
            </w:pPr>
            <w:ins w:id="453" w:author="E.ON Netze" w:date="2026-07-09T14:40:00Z">
              <w:r>
                <w:rPr>
                  <w:rFonts w:cs="Calibri"/>
                  <w:sz w:val="17"/>
                </w:rPr>
                <w:t>Die Anfrage ist nicht authentifiziert.</w:t>
              </w:r>
            </w:ins>
          </w:p>
        </w:tc>
      </w:tr>
      <w:tr w:rsidR="008A0DA5" w14:paraId="6F63732D" w14:textId="77777777">
        <w:trPr>
          <w:jc w:val="center"/>
        </w:trPr>
        <w:tc>
          <w:tcPr>
            <w:tcW w:w="3249" w:type="dxa"/>
          </w:tcPr>
          <w:p w14:paraId="45AA29AE" w14:textId="77777777" w:rsidR="008A0DA5" w:rsidRDefault="00000000">
            <w:pPr>
              <w:spacing w:after="40"/>
            </w:pPr>
            <w:ins w:id="454" w:author="E.ON Netze" w:date="2026-07-14T05:39:00Z">
              <w:r>
                <w:rPr>
                  <w:rFonts w:cs="Calibri"/>
                  <w:sz w:val="17"/>
                </w:rPr>
                <w:t>404</w:t>
              </w:r>
            </w:ins>
          </w:p>
        </w:tc>
        <w:tc>
          <w:tcPr>
            <w:tcW w:w="3249" w:type="dxa"/>
          </w:tcPr>
          <w:p w14:paraId="2C0DE4A3" w14:textId="77777777" w:rsidR="008A0DA5" w:rsidRDefault="00000000">
            <w:pPr>
              <w:spacing w:after="40"/>
            </w:pPr>
            <w:ins w:id="455" w:author="E.ON Netze" w:date="2026-07-09T14:21:00Z">
              <w:r>
                <w:rPr>
                  <w:rFonts w:cs="Calibri"/>
                  <w:sz w:val="17"/>
                </w:rPr>
                <w:t>Not Found</w:t>
              </w:r>
            </w:ins>
          </w:p>
        </w:tc>
        <w:tc>
          <w:tcPr>
            <w:tcW w:w="3249" w:type="dxa"/>
          </w:tcPr>
          <w:p w14:paraId="2C08F9CA" w14:textId="77777777" w:rsidR="008A0DA5" w:rsidRDefault="00000000">
            <w:pPr>
              <w:spacing w:after="40"/>
            </w:pPr>
            <w:ins w:id="456" w:author="E.ON Netze" w:date="2026-07-10T08:37:00Z">
              <w:r>
                <w:rPr>
                  <w:rFonts w:cs="Calibri"/>
                  <w:sz w:val="17"/>
                </w:rPr>
                <w:t>Die angeforderte Ressource konnte nicht gefunden werden.</w:t>
              </w:r>
            </w:ins>
          </w:p>
        </w:tc>
      </w:tr>
      <w:tr w:rsidR="008A0DA5" w14:paraId="2016A866" w14:textId="77777777">
        <w:trPr>
          <w:jc w:val="center"/>
        </w:trPr>
        <w:tc>
          <w:tcPr>
            <w:tcW w:w="3249" w:type="dxa"/>
          </w:tcPr>
          <w:p w14:paraId="55467969" w14:textId="77777777" w:rsidR="008A0DA5" w:rsidRDefault="00000000">
            <w:pPr>
              <w:spacing w:after="40"/>
            </w:pPr>
            <w:ins w:id="457" w:author="E.ON Netze" w:date="2026-07-07T08:26:00Z">
              <w:r>
                <w:rPr>
                  <w:rFonts w:cs="Calibri"/>
                  <w:sz w:val="17"/>
                </w:rPr>
                <w:t>405</w:t>
              </w:r>
            </w:ins>
          </w:p>
        </w:tc>
        <w:tc>
          <w:tcPr>
            <w:tcW w:w="3249" w:type="dxa"/>
          </w:tcPr>
          <w:p w14:paraId="0BAC98EC" w14:textId="77777777" w:rsidR="008A0DA5" w:rsidRDefault="00000000">
            <w:pPr>
              <w:spacing w:after="40"/>
            </w:pPr>
            <w:ins w:id="458" w:author="E.ON Netze" w:date="2026-07-08T16:40:00Z">
              <w:r>
                <w:rPr>
                  <w:rFonts w:cs="Calibri"/>
                  <w:sz w:val="17"/>
                </w:rPr>
                <w:t>Method Not Allowed</w:t>
              </w:r>
            </w:ins>
          </w:p>
        </w:tc>
        <w:tc>
          <w:tcPr>
            <w:tcW w:w="3249" w:type="dxa"/>
          </w:tcPr>
          <w:p w14:paraId="77735F29" w14:textId="77777777" w:rsidR="008A0DA5" w:rsidRDefault="00000000">
            <w:pPr>
              <w:spacing w:after="40"/>
            </w:pPr>
            <w:ins w:id="459" w:author="E.ON Netze" w:date="2026-07-14T12:22:00Z">
              <w:r>
                <w:rPr>
                  <w:rFonts w:cs="Calibri"/>
                  <w:sz w:val="17"/>
                </w:rPr>
                <w:t>Die Zielressource kann nicht mit der verwendeten Methode aufgerufen werden, obwohl diese bekannt ist.</w:t>
              </w:r>
            </w:ins>
          </w:p>
        </w:tc>
      </w:tr>
      <w:tr w:rsidR="008A0DA5" w14:paraId="75E547C9" w14:textId="77777777">
        <w:trPr>
          <w:jc w:val="center"/>
        </w:trPr>
        <w:tc>
          <w:tcPr>
            <w:tcW w:w="3249" w:type="dxa"/>
          </w:tcPr>
          <w:p w14:paraId="20471850" w14:textId="77777777" w:rsidR="008A0DA5" w:rsidRDefault="00000000">
            <w:pPr>
              <w:spacing w:after="40"/>
            </w:pPr>
            <w:ins w:id="460" w:author="E.ON Netze" w:date="2026-07-09T02:27:00Z">
              <w:r>
                <w:rPr>
                  <w:rFonts w:cs="Calibri"/>
                  <w:sz w:val="17"/>
                </w:rPr>
                <w:t>406</w:t>
              </w:r>
            </w:ins>
          </w:p>
        </w:tc>
        <w:tc>
          <w:tcPr>
            <w:tcW w:w="3249" w:type="dxa"/>
          </w:tcPr>
          <w:p w14:paraId="627C84EF" w14:textId="77777777" w:rsidR="008A0DA5" w:rsidRDefault="00000000">
            <w:pPr>
              <w:spacing w:after="40"/>
            </w:pPr>
            <w:ins w:id="461" w:author="E.ON Netze" w:date="2026-07-07T23:14:00Z">
              <w:r>
                <w:rPr>
                  <w:rFonts w:cs="Calibri"/>
                  <w:sz w:val="17"/>
                </w:rPr>
                <w:t>Not Acceptable</w:t>
              </w:r>
            </w:ins>
          </w:p>
        </w:tc>
        <w:tc>
          <w:tcPr>
            <w:tcW w:w="3249" w:type="dxa"/>
          </w:tcPr>
          <w:p w14:paraId="5E04B6CA" w14:textId="77777777" w:rsidR="008A0DA5" w:rsidRDefault="00000000">
            <w:pPr>
              <w:spacing w:after="40"/>
            </w:pPr>
            <w:ins w:id="462" w:author="E.ON Netze" w:date="2026-07-13T12:04:00Z">
              <w:r>
                <w:rPr>
                  <w:rFonts w:cs="Calibri"/>
                  <w:sz w:val="17"/>
                </w:rPr>
                <w:t>Die im Accept-Header angeforderte Repräsentation/Version wird nicht unterstützt (siehe Kapitel 3.2).</w:t>
              </w:r>
            </w:ins>
          </w:p>
        </w:tc>
      </w:tr>
      <w:tr w:rsidR="008A0DA5" w14:paraId="4C9D2206" w14:textId="77777777">
        <w:trPr>
          <w:jc w:val="center"/>
        </w:trPr>
        <w:tc>
          <w:tcPr>
            <w:tcW w:w="3249" w:type="dxa"/>
          </w:tcPr>
          <w:p w14:paraId="77FFD324" w14:textId="77777777" w:rsidR="008A0DA5" w:rsidRDefault="00000000">
            <w:pPr>
              <w:spacing w:after="40"/>
            </w:pPr>
            <w:ins w:id="463" w:author="E.ON Netze" w:date="2026-07-14T05:30:00Z">
              <w:r>
                <w:rPr>
                  <w:rFonts w:cs="Calibri"/>
                  <w:sz w:val="17"/>
                </w:rPr>
                <w:t>409</w:t>
              </w:r>
            </w:ins>
          </w:p>
        </w:tc>
        <w:tc>
          <w:tcPr>
            <w:tcW w:w="3249" w:type="dxa"/>
          </w:tcPr>
          <w:p w14:paraId="2C54064A" w14:textId="77777777" w:rsidR="008A0DA5" w:rsidRDefault="00000000">
            <w:pPr>
              <w:spacing w:after="40"/>
            </w:pPr>
            <w:ins w:id="464" w:author="E.ON Netze" w:date="2026-07-07T23:25:00Z">
              <w:r>
                <w:rPr>
                  <w:rFonts w:cs="Calibri"/>
                  <w:sz w:val="17"/>
                </w:rPr>
                <w:t>Conflict</w:t>
              </w:r>
            </w:ins>
          </w:p>
        </w:tc>
        <w:tc>
          <w:tcPr>
            <w:tcW w:w="3249" w:type="dxa"/>
          </w:tcPr>
          <w:p w14:paraId="2E820240" w14:textId="77777777" w:rsidR="008A0DA5" w:rsidRDefault="00000000">
            <w:pPr>
              <w:spacing w:after="40"/>
            </w:pPr>
            <w:ins w:id="465" w:author="E.ON Netze" w:date="2026-07-09T04:18:00Z">
              <w:r>
                <w:rPr>
                  <w:rFonts w:cs="Calibri"/>
                  <w:sz w:val="17"/>
                </w:rPr>
                <w:t>Die Anfrage steht im Widerspruch zum aktuellen Zustand der Ressource (z. B. Doppelanlage, Versionskonflikt).</w:t>
              </w:r>
            </w:ins>
          </w:p>
        </w:tc>
      </w:tr>
      <w:tr w:rsidR="008A0DA5" w14:paraId="5D54F1E6" w14:textId="77777777">
        <w:trPr>
          <w:jc w:val="center"/>
        </w:trPr>
        <w:tc>
          <w:tcPr>
            <w:tcW w:w="3249" w:type="dxa"/>
          </w:tcPr>
          <w:p w14:paraId="432F12AD" w14:textId="77777777" w:rsidR="008A0DA5" w:rsidRDefault="00000000">
            <w:pPr>
              <w:spacing w:after="40"/>
            </w:pPr>
            <w:ins w:id="466" w:author="E.ON Netze" w:date="2026-07-11T04:26:00Z">
              <w:r>
                <w:rPr>
                  <w:rFonts w:cs="Calibri"/>
                  <w:sz w:val="17"/>
                </w:rPr>
                <w:t>415</w:t>
              </w:r>
            </w:ins>
          </w:p>
        </w:tc>
        <w:tc>
          <w:tcPr>
            <w:tcW w:w="3249" w:type="dxa"/>
          </w:tcPr>
          <w:p w14:paraId="7FEC5029" w14:textId="77777777" w:rsidR="008A0DA5" w:rsidRDefault="00000000">
            <w:pPr>
              <w:spacing w:after="40"/>
            </w:pPr>
            <w:ins w:id="467" w:author="E.ON Netze" w:date="2026-07-14T17:59:00Z">
              <w:r>
                <w:rPr>
                  <w:rFonts w:cs="Calibri"/>
                  <w:sz w:val="17"/>
                </w:rPr>
                <w:t>Unsupported Media Type</w:t>
              </w:r>
            </w:ins>
          </w:p>
        </w:tc>
        <w:tc>
          <w:tcPr>
            <w:tcW w:w="3249" w:type="dxa"/>
          </w:tcPr>
          <w:p w14:paraId="27CC2284" w14:textId="77777777" w:rsidR="008A0DA5" w:rsidRDefault="00000000">
            <w:pPr>
              <w:spacing w:after="40"/>
            </w:pPr>
            <w:ins w:id="468" w:author="E.ON Netze" w:date="2026-07-10T12:47:00Z">
              <w:r>
                <w:rPr>
                  <w:rFonts w:cs="Calibri"/>
                  <w:sz w:val="17"/>
                </w:rPr>
                <w:t>Medientyp in der Anfrage ist nicht unterstützt.</w:t>
              </w:r>
            </w:ins>
          </w:p>
        </w:tc>
      </w:tr>
      <w:tr w:rsidR="008A0DA5" w14:paraId="7FF57FB8" w14:textId="77777777">
        <w:trPr>
          <w:jc w:val="center"/>
        </w:trPr>
        <w:tc>
          <w:tcPr>
            <w:tcW w:w="3249" w:type="dxa"/>
          </w:tcPr>
          <w:p w14:paraId="1ED0FD7E" w14:textId="77777777" w:rsidR="008A0DA5" w:rsidRDefault="00000000">
            <w:pPr>
              <w:spacing w:after="40"/>
            </w:pPr>
            <w:ins w:id="469" w:author="E.ON Netze" w:date="2026-07-12T04:22:00Z">
              <w:r>
                <w:rPr>
                  <w:rFonts w:cs="Calibri"/>
                  <w:sz w:val="17"/>
                </w:rPr>
                <w:t>422</w:t>
              </w:r>
            </w:ins>
          </w:p>
        </w:tc>
        <w:tc>
          <w:tcPr>
            <w:tcW w:w="3249" w:type="dxa"/>
          </w:tcPr>
          <w:p w14:paraId="529984B1" w14:textId="77777777" w:rsidR="008A0DA5" w:rsidRDefault="00000000">
            <w:pPr>
              <w:spacing w:after="40"/>
            </w:pPr>
            <w:ins w:id="470" w:author="E.ON Netze" w:date="2026-07-14T09:24:00Z">
              <w:r>
                <w:rPr>
                  <w:rFonts w:cs="Calibri"/>
                  <w:sz w:val="17"/>
                </w:rPr>
                <w:t>Unprocessable Content</w:t>
              </w:r>
            </w:ins>
          </w:p>
        </w:tc>
        <w:tc>
          <w:tcPr>
            <w:tcW w:w="3249" w:type="dxa"/>
          </w:tcPr>
          <w:p w14:paraId="668463CC" w14:textId="77777777" w:rsidR="008A0DA5" w:rsidRDefault="00000000">
            <w:pPr>
              <w:spacing w:after="40"/>
            </w:pPr>
            <w:ins w:id="471" w:author="E.ON Netze" w:date="2026-07-08T04:38:00Z">
              <w:r>
                <w:rPr>
                  <w:rFonts w:cs="Calibri"/>
                  <w:sz w:val="17"/>
                </w:rPr>
                <w:t>Die Anfrage ist syntaktisch korrekt, kann fachlich jedoch nicht verarbeitet werden (z. B. Idempotency-Key-Konflikt, fachliche Validierungsfehler).</w:t>
              </w:r>
            </w:ins>
          </w:p>
        </w:tc>
      </w:tr>
      <w:tr w:rsidR="008A0DA5" w14:paraId="4029BDB6" w14:textId="77777777">
        <w:trPr>
          <w:jc w:val="center"/>
        </w:trPr>
        <w:tc>
          <w:tcPr>
            <w:tcW w:w="3249" w:type="dxa"/>
          </w:tcPr>
          <w:p w14:paraId="0831A44B" w14:textId="77777777" w:rsidR="008A0DA5" w:rsidRDefault="00000000">
            <w:pPr>
              <w:spacing w:after="40"/>
            </w:pPr>
            <w:ins w:id="472" w:author="E.ON Netze" w:date="2026-07-10T07:55:00Z">
              <w:r>
                <w:rPr>
                  <w:rFonts w:cs="Calibri"/>
                  <w:sz w:val="17"/>
                </w:rPr>
                <w:t>429</w:t>
              </w:r>
            </w:ins>
          </w:p>
        </w:tc>
        <w:tc>
          <w:tcPr>
            <w:tcW w:w="3249" w:type="dxa"/>
          </w:tcPr>
          <w:p w14:paraId="73787AD4" w14:textId="77777777" w:rsidR="008A0DA5" w:rsidRDefault="00000000">
            <w:pPr>
              <w:spacing w:after="40"/>
            </w:pPr>
            <w:ins w:id="473" w:author="E.ON Netze" w:date="2026-07-11T18:05:00Z">
              <w:r>
                <w:rPr>
                  <w:rFonts w:cs="Calibri"/>
                  <w:sz w:val="17"/>
                </w:rPr>
                <w:t>Too Many Requests</w:t>
              </w:r>
            </w:ins>
          </w:p>
        </w:tc>
        <w:tc>
          <w:tcPr>
            <w:tcW w:w="3249" w:type="dxa"/>
          </w:tcPr>
          <w:p w14:paraId="700D0FF3" w14:textId="77777777" w:rsidR="008A0DA5" w:rsidRDefault="00000000">
            <w:pPr>
              <w:spacing w:after="40"/>
            </w:pPr>
            <w:ins w:id="474" w:author="E.ON Netze" w:date="2026-07-08T12:20:00Z">
              <w:r>
                <w:rPr>
                  <w:rFonts w:cs="Calibri"/>
                  <w:sz w:val="17"/>
                </w:rPr>
                <w:t>Client hat zu viele Anfragen in einem Zeitfenster gestellt (Ratenlimitierung). Die Antwort MUSS den Header Retry-After enthalten.</w:t>
              </w:r>
            </w:ins>
          </w:p>
        </w:tc>
      </w:tr>
      <w:tr w:rsidR="008A0DA5" w14:paraId="586638DD" w14:textId="77777777">
        <w:trPr>
          <w:jc w:val="center"/>
        </w:trPr>
        <w:tc>
          <w:tcPr>
            <w:tcW w:w="3249" w:type="dxa"/>
          </w:tcPr>
          <w:p w14:paraId="1C5FC044" w14:textId="77777777" w:rsidR="008A0DA5" w:rsidRDefault="00000000">
            <w:pPr>
              <w:spacing w:after="40"/>
            </w:pPr>
            <w:ins w:id="475" w:author="E.ON Netze" w:date="2026-07-13T19:01:00Z">
              <w:r>
                <w:rPr>
                  <w:rFonts w:cs="Calibri"/>
                  <w:sz w:val="17"/>
                </w:rPr>
                <w:t>500</w:t>
              </w:r>
            </w:ins>
          </w:p>
        </w:tc>
        <w:tc>
          <w:tcPr>
            <w:tcW w:w="3249" w:type="dxa"/>
          </w:tcPr>
          <w:p w14:paraId="205FBFAE" w14:textId="77777777" w:rsidR="008A0DA5" w:rsidRDefault="00000000">
            <w:pPr>
              <w:spacing w:after="40"/>
            </w:pPr>
            <w:ins w:id="476" w:author="E.ON Netze" w:date="2026-07-08T05:22:00Z">
              <w:r>
                <w:rPr>
                  <w:rFonts w:cs="Calibri"/>
                  <w:sz w:val="17"/>
                </w:rPr>
                <w:t>Internal Server Error</w:t>
              </w:r>
            </w:ins>
          </w:p>
        </w:tc>
        <w:tc>
          <w:tcPr>
            <w:tcW w:w="3249" w:type="dxa"/>
          </w:tcPr>
          <w:p w14:paraId="14493AEC" w14:textId="77777777" w:rsidR="008A0DA5" w:rsidRDefault="00000000">
            <w:pPr>
              <w:spacing w:after="40"/>
            </w:pPr>
            <w:ins w:id="477" w:author="E.ON Netze" w:date="2026-07-08T01:15:00Z">
              <w:r>
                <w:rPr>
                  <w:rFonts w:cs="Calibri"/>
                  <w:sz w:val="17"/>
                </w:rPr>
                <w:t>Interner Fehler.</w:t>
              </w:r>
            </w:ins>
          </w:p>
        </w:tc>
      </w:tr>
      <w:tr w:rsidR="008A0DA5" w14:paraId="7134E97F" w14:textId="77777777">
        <w:trPr>
          <w:jc w:val="center"/>
        </w:trPr>
        <w:tc>
          <w:tcPr>
            <w:tcW w:w="3249" w:type="dxa"/>
          </w:tcPr>
          <w:p w14:paraId="64A05AE9" w14:textId="77777777" w:rsidR="008A0DA5" w:rsidRDefault="00000000">
            <w:pPr>
              <w:spacing w:after="40"/>
            </w:pPr>
            <w:ins w:id="478" w:author="E.ON Netze" w:date="2026-07-12T22:56:00Z">
              <w:r>
                <w:rPr>
                  <w:rFonts w:cs="Calibri"/>
                  <w:sz w:val="17"/>
                </w:rPr>
                <w:t>503</w:t>
              </w:r>
            </w:ins>
          </w:p>
        </w:tc>
        <w:tc>
          <w:tcPr>
            <w:tcW w:w="3249" w:type="dxa"/>
          </w:tcPr>
          <w:p w14:paraId="76CC9AAC" w14:textId="77777777" w:rsidR="008A0DA5" w:rsidRDefault="00000000">
            <w:pPr>
              <w:spacing w:after="40"/>
            </w:pPr>
            <w:ins w:id="479" w:author="E.ON Netze" w:date="2026-07-09T22:32:00Z">
              <w:r>
                <w:rPr>
                  <w:rFonts w:cs="Calibri"/>
                  <w:sz w:val="17"/>
                </w:rPr>
                <w:t>Service Unavailable</w:t>
              </w:r>
            </w:ins>
          </w:p>
        </w:tc>
        <w:tc>
          <w:tcPr>
            <w:tcW w:w="3249" w:type="dxa"/>
          </w:tcPr>
          <w:p w14:paraId="2256A642" w14:textId="77777777" w:rsidR="008A0DA5" w:rsidRDefault="00000000">
            <w:pPr>
              <w:spacing w:after="40"/>
            </w:pPr>
            <w:ins w:id="480" w:author="E.ON Netze" w:date="2026-07-07T10:09:00Z">
              <w:r>
                <w:rPr>
                  <w:rFonts w:cs="Calibri"/>
                  <w:sz w:val="17"/>
                </w:rPr>
                <w:t>Server kann temporär wegen Überlastung oder Wartungsarbeiten keine Anfragen bearbeiten. Die Antwort MUSS den Header Retry-After enthalten.</w:t>
              </w:r>
            </w:ins>
          </w:p>
        </w:tc>
      </w:tr>
      <w:tr w:rsidR="008A0DA5" w14:paraId="0342BC7B" w14:textId="77777777">
        <w:trPr>
          <w:jc w:val="center"/>
        </w:trPr>
        <w:tc>
          <w:tcPr>
            <w:tcW w:w="3249" w:type="dxa"/>
          </w:tcPr>
          <w:p w14:paraId="15EE9DD5" w14:textId="77777777" w:rsidR="008A0DA5" w:rsidRDefault="00000000">
            <w:pPr>
              <w:spacing w:after="40"/>
            </w:pPr>
            <w:ins w:id="481" w:author="E.ON Netze" w:date="2026-07-14T07:23:00Z">
              <w:r>
                <w:rPr>
                  <w:rFonts w:cs="Calibri"/>
                  <w:sz w:val="17"/>
                </w:rPr>
                <w:t>504</w:t>
              </w:r>
            </w:ins>
          </w:p>
        </w:tc>
        <w:tc>
          <w:tcPr>
            <w:tcW w:w="3249" w:type="dxa"/>
          </w:tcPr>
          <w:p w14:paraId="7E29AF0B" w14:textId="77777777" w:rsidR="008A0DA5" w:rsidRDefault="00000000">
            <w:pPr>
              <w:spacing w:after="40"/>
            </w:pPr>
            <w:ins w:id="482" w:author="E.ON Netze" w:date="2026-07-14T08:41:00Z">
              <w:r>
                <w:rPr>
                  <w:rFonts w:cs="Calibri"/>
                  <w:sz w:val="17"/>
                </w:rPr>
                <w:t>Gateway Timeout</w:t>
              </w:r>
            </w:ins>
          </w:p>
        </w:tc>
        <w:tc>
          <w:tcPr>
            <w:tcW w:w="3249" w:type="dxa"/>
          </w:tcPr>
          <w:p w14:paraId="202D41D1" w14:textId="77777777" w:rsidR="008A0DA5" w:rsidRDefault="00000000">
            <w:pPr>
              <w:spacing w:after="40"/>
            </w:pPr>
            <w:ins w:id="483" w:author="E.ON Netze" w:date="2026-07-11T23:01:00Z">
              <w:r>
                <w:rPr>
                  <w:rFonts w:cs="Calibri"/>
                  <w:sz w:val="17"/>
                </w:rPr>
                <w:t>Falls die Web-API als Proxy zu dahinterliegenden Systemen dient, kann bei deren Nichtverfügbarkeit dies angezeigt werden. Clients sollten zu einem späteren Zeitpunkt einen Retry versuchen.</w:t>
              </w:r>
            </w:ins>
          </w:p>
        </w:tc>
      </w:tr>
    </w:tbl>
    <w:p w14:paraId="32456E16" w14:textId="77777777" w:rsidR="008A0DA5" w:rsidRDefault="00000000">
      <w:del w:id="484" w:author="E.ON Netze" w:date="2026-07-14T08:28:00Z">
        <w:r>
          <w:rPr>
            <w:rFonts w:cs="Calibri"/>
          </w:rPr>
          <w:delText>SHOULD Im Response Body zu einem HTTP-Request, der mit einem negativen Statuscode beantwortet wird, sollte ein Problem Details Objekt gemäß RFC9457 enthalten sein.</w:delText>
        </w:r>
      </w:del>
    </w:p>
    <w:p w14:paraId="2C9D0CB3" w14:textId="77777777" w:rsidR="008A0DA5" w:rsidRDefault="00000000">
      <w:commentRangeStart w:id="485"/>
      <w:ins w:id="486" w:author="E.ON Netze" w:date="2026-07-13T19:15:00Z">
        <w:r>
          <w:rPr>
            <w:rFonts w:cs="Calibri"/>
          </w:rPr>
          <w:t>MUST Im Response Body zu jedem HTTP-Request, der mit einem negativen Statuscode (4xx/5xx) beantwortet wird, MUSS ein Problem Details Objekt gemäß [RFC9457] („Problem Details for HTTP APIs“, IETF, Juli 2023) mit Content-Type „application/problem+json“ enthalten sein.</w:t>
        </w:r>
        <w:commentRangeEnd w:id="485"/>
        <w:r>
          <w:rPr>
            <w:rStyle w:val="Kommentarzeichen"/>
            <w:sz w:val="20"/>
            <w:szCs w:val="22"/>
          </w:rPr>
          <w:commentReference w:id="485"/>
        </w:r>
      </w:ins>
    </w:p>
    <w:p w14:paraId="1FFCFD2E" w14:textId="77777777" w:rsidR="008A0DA5" w:rsidRDefault="00000000">
      <w:commentRangeStart w:id="487"/>
      <w:r>
        <w:rPr>
          <w:rFonts w:cs="Calibri"/>
        </w:rPr>
        <w:t>Das Feld type ist mit dem Wert „https://www.bdew.de/api/error“ zu belegen. Die http-Header traceparent, tracestate, correlationId und creationDateTime aus Kapitel 3.5 sind auch in einer Fehlerantwort als http-Header zu übernehmen, sofern sie im Request enthalten waren – nicht als Extension-Eigenschaften innerhalb des Problem-Details-JSON-Objekts.</w:t>
      </w:r>
      <w:commentRangeEnd w:id="487"/>
      <w:r>
        <w:rPr>
          <w:rStyle w:val="Kommentarzeichen"/>
          <w:sz w:val="20"/>
          <w:szCs w:val="22"/>
        </w:rPr>
        <w:commentReference w:id="487"/>
      </w:r>
    </w:p>
    <w:p w14:paraId="4789927F" w14:textId="77777777" w:rsidR="008A0DA5" w:rsidRDefault="00000000">
      <w:commentRangeStart w:id="488"/>
      <w:ins w:id="489" w:author="E.ON Netze" w:date="2026-07-13T07:13:00Z">
        <w:r>
          <w:rPr>
            <w:rFonts w:cs="Calibri"/>
          </w:rPr>
          <w:t>MUST Bei den Statuscodes 429 und 503 MUSS die Antwort zusätzlich den Header „Retry-After“ gemäß [RFC9110] Abschnitt 10.2.3 enthalten (Angabe entweder als delta-seconds oder als HTTP-Date).</w:t>
        </w:r>
        <w:commentRangeEnd w:id="488"/>
        <w:r>
          <w:rPr>
            <w:rStyle w:val="Kommentarzeichen"/>
            <w:sz w:val="20"/>
            <w:szCs w:val="22"/>
          </w:rPr>
          <w:commentReference w:id="488"/>
        </w:r>
      </w:ins>
    </w:p>
    <w:p w14:paraId="03C5E23D" w14:textId="77777777" w:rsidR="008A0DA5" w:rsidRDefault="00000000">
      <w:pPr>
        <w:shd w:val="clear" w:color="auto" w:fill="F2F2F2"/>
        <w:spacing w:after="0"/>
      </w:pPr>
      <w:ins w:id="490" w:author="E.ON Netze" w:date="2026-07-09T00:37:00Z">
        <w:r>
          <w:rPr>
            <w:rFonts w:ascii="Consolas" w:hAnsi="Consolas" w:cs="Consolas"/>
            <w:sz w:val="17"/>
          </w:rPr>
          <w:t>HTTP/2 429 Too Many Requests</w:t>
        </w:r>
      </w:ins>
    </w:p>
    <w:p w14:paraId="5984F84E" w14:textId="77777777" w:rsidR="008A0DA5" w:rsidRDefault="00000000">
      <w:pPr>
        <w:shd w:val="clear" w:color="auto" w:fill="F2F2F2"/>
        <w:spacing w:after="0"/>
      </w:pPr>
      <w:ins w:id="491" w:author="E.ON Netze" w:date="2026-07-12T22:30:00Z">
        <w:r>
          <w:rPr>
            <w:rFonts w:ascii="Consolas" w:hAnsi="Consolas" w:cs="Consolas"/>
            <w:sz w:val="17"/>
          </w:rPr>
          <w:t>Retry-After: 30</w:t>
        </w:r>
      </w:ins>
    </w:p>
    <w:p w14:paraId="5D36A060" w14:textId="77777777" w:rsidR="008A0DA5" w:rsidRDefault="00000000">
      <w:pPr>
        <w:shd w:val="clear" w:color="auto" w:fill="F2F2F2"/>
        <w:spacing w:after="0"/>
      </w:pPr>
      <w:ins w:id="492" w:author="E.ON Netze" w:date="2026-07-10T00:18:00Z">
        <w:r>
          <w:rPr>
            <w:rFonts w:ascii="Consolas" w:hAnsi="Consolas" w:cs="Consolas"/>
            <w:sz w:val="17"/>
          </w:rPr>
          <w:t>Content-Type: application/problem+json</w:t>
        </w:r>
      </w:ins>
    </w:p>
    <w:p w14:paraId="13B36D20" w14:textId="77777777" w:rsidR="008A0DA5" w:rsidRDefault="00000000">
      <w:pPr>
        <w:shd w:val="clear" w:color="auto" w:fill="F2F2F2"/>
        <w:spacing w:after="0"/>
      </w:pPr>
      <w:ins w:id="493" w:author="E.ON Netze" w:date="2026-07-08T15:34:00Z">
        <w:r>
          <w:rPr>
            <w:rFonts w:ascii="Consolas" w:hAnsi="Consolas" w:cs="Consolas"/>
            <w:sz w:val="17"/>
          </w:rPr>
          <w:lastRenderedPageBreak/>
          <w:t>traceparent: 00-4bf92f3577b34da6a3ce929d0e0e4736-00f067aa0ba902b7-01</w:t>
        </w:r>
      </w:ins>
    </w:p>
    <w:p w14:paraId="656E2DD4" w14:textId="77777777" w:rsidR="008A0DA5" w:rsidRDefault="00000000">
      <w:pPr>
        <w:shd w:val="clear" w:color="auto" w:fill="F2F2F2"/>
        <w:spacing w:after="0"/>
      </w:pPr>
      <w:ins w:id="494" w:author="E.ON Netze" w:date="2026-07-11T00:20:00Z">
        <w:r>
          <w:rPr>
            <w:rFonts w:ascii="Consolas" w:hAnsi="Consolas" w:cs="Consolas"/>
            <w:sz w:val="17"/>
          </w:rPr>
          <w:t>{</w:t>
        </w:r>
      </w:ins>
    </w:p>
    <w:p w14:paraId="4EE1099D" w14:textId="77777777" w:rsidR="008A0DA5" w:rsidRDefault="00000000">
      <w:pPr>
        <w:shd w:val="clear" w:color="auto" w:fill="F2F2F2"/>
        <w:spacing w:after="0"/>
      </w:pPr>
      <w:ins w:id="495" w:author="E.ON Netze" w:date="2026-07-11T15:17:00Z">
        <w:r>
          <w:rPr>
            <w:rFonts w:ascii="Consolas" w:hAnsi="Consolas" w:cs="Consolas"/>
            <w:sz w:val="17"/>
          </w:rPr>
          <w:t xml:space="preserve">  "type": "https://www.bdew.de/api/error",</w:t>
        </w:r>
      </w:ins>
    </w:p>
    <w:p w14:paraId="2A3A9F95" w14:textId="77777777" w:rsidR="008A0DA5" w:rsidRDefault="00000000">
      <w:pPr>
        <w:shd w:val="clear" w:color="auto" w:fill="F2F2F2"/>
        <w:spacing w:after="0"/>
      </w:pPr>
      <w:ins w:id="496" w:author="E.ON Netze" w:date="2026-07-11T04:19:00Z">
        <w:r>
          <w:rPr>
            <w:rFonts w:ascii="Consolas" w:hAnsi="Consolas" w:cs="Consolas"/>
            <w:sz w:val="17"/>
          </w:rPr>
          <w:t xml:space="preserve">  "title": "Too Many Requests",</w:t>
        </w:r>
      </w:ins>
    </w:p>
    <w:p w14:paraId="2608DEEA" w14:textId="77777777" w:rsidR="008A0DA5" w:rsidRDefault="00000000">
      <w:pPr>
        <w:shd w:val="clear" w:color="auto" w:fill="F2F2F2"/>
        <w:spacing w:after="0"/>
      </w:pPr>
      <w:ins w:id="497" w:author="E.ON Netze" w:date="2026-07-07T22:01:00Z">
        <w:r>
          <w:rPr>
            <w:rFonts w:ascii="Consolas" w:hAnsi="Consolas" w:cs="Consolas"/>
            <w:sz w:val="17"/>
          </w:rPr>
          <w:t xml:space="preserve">  "status": 429</w:t>
        </w:r>
      </w:ins>
    </w:p>
    <w:p w14:paraId="3D5C6AEF" w14:textId="77777777" w:rsidR="008A0DA5" w:rsidRDefault="00000000">
      <w:pPr>
        <w:shd w:val="clear" w:color="auto" w:fill="F2F2F2"/>
        <w:spacing w:after="0"/>
      </w:pPr>
      <w:ins w:id="498" w:author="E.ON Netze" w:date="2026-07-11T14:21:00Z">
        <w:r>
          <w:rPr>
            <w:rFonts w:ascii="Consolas" w:hAnsi="Consolas" w:cs="Consolas"/>
            <w:sz w:val="17"/>
          </w:rPr>
          <w:t>}</w:t>
        </w:r>
      </w:ins>
    </w:p>
    <w:p w14:paraId="1D7F27F2" w14:textId="77777777" w:rsidR="008A0DA5" w:rsidRDefault="00000000">
      <w:pPr>
        <w:pStyle w:val="berschrift3"/>
      </w:pPr>
      <w:r>
        <w:rPr>
          <w:rFonts w:ascii="Calibri" w:hAnsi="Calibri" w:cs="Calibri"/>
          <w:sz w:val="23"/>
        </w:rPr>
        <w:t>Resilienz</w:t>
      </w:r>
    </w:p>
    <w:p w14:paraId="322C2F94" w14:textId="77777777" w:rsidR="008A0DA5" w:rsidRDefault="00000000">
      <w:r>
        <w:rPr>
          <w:rFonts w:cs="Calibri"/>
        </w:rPr>
        <w:t>MUST API-Anbieter müssen grundsätzlich in der Lage sein, gleichzeitig allen berechtigten Clients (Kommunikationspartnern) einen Verbindungausbau (TCP-Connect) zu ermöglichen.</w:t>
      </w:r>
    </w:p>
    <w:p w14:paraId="642A113D" w14:textId="77777777" w:rsidR="008A0DA5" w:rsidRDefault="00000000">
      <w:r>
        <w:rPr>
          <w:rFonts w:cs="Calibri"/>
        </w:rPr>
        <w:t>MUST Clients müssen Retries (Wiederholungen) von Anfragen vornehmen, falls die Web-API nicht erreichbar ist oder Fehler meldet. Dies ist insbesondere der Fall, wenn technische Fehler über Statuscodes gemeldet werden. Clients müssen geeignete Pausen zwischen Retries einlegen.</w:t>
      </w:r>
    </w:p>
    <w:p w14:paraId="3CE42E26" w14:textId="77777777" w:rsidR="008A0DA5" w:rsidRDefault="00000000">
      <w:r>
        <w:rPr>
          <w:rFonts w:cs="Calibri"/>
        </w:rPr>
        <w:t>SHOULD Server sollen über geeignete HTTP-Statuscodes (siehe Tabelle oben) Rückmeldungen bei Überlastungen, Ausfällen und anderen technischen Problemen geben.</w:t>
      </w:r>
    </w:p>
    <w:p w14:paraId="18CB2B3E" w14:textId="77777777" w:rsidR="008A0DA5" w:rsidRDefault="00000000">
      <w:r>
        <w:rPr>
          <w:rFonts w:cs="Calibri"/>
        </w:rPr>
        <w:t xml:space="preserve">SHOULD Clients sollten Anfragen nach einem clientseitigen Timeout abbrechen, wenn in dieser Zeit keine Antwort von der Web-API (dem Server) erhalten wurde. In diesem Falle sollten Clients die Anfrage wiederholen (siehe oben). </w:t>
      </w:r>
      <w:ins w:id="499" w:author="E.ON Netze" w:date="2026-07-09T21:46:00Z">
        <w:r>
          <w:rPr>
            <w:rFonts w:cs="Calibri"/>
          </w:rPr>
          <w:t>Jeder solche Abbruch und nachfolgende Retry MUSS gemäß Kapitel 3.5.3 protokolliert werden.</w:t>
        </w:r>
      </w:ins>
    </w:p>
    <w:p w14:paraId="4546AF48" w14:textId="77777777" w:rsidR="008A0DA5" w:rsidRDefault="00000000">
      <w:r>
        <w:br w:type="page"/>
      </w:r>
    </w:p>
    <w:p w14:paraId="43BF3B1E" w14:textId="77777777" w:rsidR="008A0DA5" w:rsidRDefault="00000000">
      <w:pPr>
        <w:pStyle w:val="berschrift2"/>
      </w:pPr>
      <w:r>
        <w:rPr>
          <w:rFonts w:ascii="Calibri" w:hAnsi="Calibri" w:cs="Calibri"/>
        </w:rPr>
        <w:lastRenderedPageBreak/>
        <w:t>Objekte</w:t>
      </w:r>
    </w:p>
    <w:p w14:paraId="1A4BBF33" w14:textId="77777777" w:rsidR="008A0DA5" w:rsidRDefault="00000000">
      <w:r>
        <w:rPr>
          <w:rFonts w:cs="Calibri"/>
        </w:rPr>
        <w:t>MUST Die im API-Aufruf genutzten Objekte werden als JSON-Objekte gemäß [RFC8259] im http-Body übermittelt. Jedes JSON-Objekt muss in UTF-8 ohne Byte Order Mark (BOM) geschrieben werden und es MUSS das Format I-JSON gemäß [RFC7493] eingehalten werden. JSON-Objekte sind nicht in http-Header und nicht in den Query-Parametern erlaubt.</w:t>
      </w:r>
    </w:p>
    <w:p w14:paraId="66F2BE13" w14:textId="77777777" w:rsidR="008A0DA5" w:rsidRDefault="00000000">
      <w:pPr>
        <w:pStyle w:val="berschrift3"/>
      </w:pPr>
      <w:r>
        <w:rPr>
          <w:rFonts w:ascii="Calibri" w:hAnsi="Calibri" w:cs="Calibri"/>
          <w:sz w:val="23"/>
        </w:rPr>
        <w:t>Identische Semantik für required und nullable Eigenschaften</w:t>
      </w:r>
    </w:p>
    <w:p w14:paraId="0972C1BD" w14:textId="77777777" w:rsidR="008A0DA5" w:rsidRDefault="00000000">
      <w:r>
        <w:rPr>
          <w:rFonts w:cs="Calibri"/>
        </w:rPr>
        <w:t>MUST Die OpenAPI-Spezifikation ermöglicht Eigenschaften als erforderlich (required) und als nullwertfähig (nullable) zu kennzeichnen, um festzulegen, ob Eigenschaften fehlen oder den Wert null haben dürfen. Die folgende Tabelle zeigt die möglichen Kombinationen der Attribute required und nullable an einer Eigenschaft und deren gültige Angabe im Payload.</w:t>
      </w:r>
    </w:p>
    <w:tbl>
      <w:tblPr>
        <w:tblStyle w:val="Tabellenraster"/>
        <w:tblW w:w="0" w:type="auto"/>
        <w:jc w:val="center"/>
        <w:tblLook w:val="04A0" w:firstRow="1" w:lastRow="0" w:firstColumn="1" w:lastColumn="0" w:noHBand="0" w:noVBand="1"/>
      </w:tblPr>
      <w:tblGrid>
        <w:gridCol w:w="2433"/>
        <w:gridCol w:w="2434"/>
        <w:gridCol w:w="2434"/>
        <w:gridCol w:w="2435"/>
      </w:tblGrid>
      <w:tr w:rsidR="008A0DA5" w14:paraId="1B4FE1AE" w14:textId="77777777">
        <w:trPr>
          <w:jc w:val="center"/>
        </w:trPr>
        <w:tc>
          <w:tcPr>
            <w:tcW w:w="2436" w:type="dxa"/>
            <w:shd w:val="clear" w:color="auto" w:fill="D9D9D9"/>
          </w:tcPr>
          <w:p w14:paraId="127F132E" w14:textId="77777777" w:rsidR="008A0DA5" w:rsidRDefault="00000000">
            <w:pPr>
              <w:spacing w:after="40"/>
            </w:pPr>
            <w:r>
              <w:rPr>
                <w:rFonts w:cs="Calibri"/>
                <w:b/>
                <w:sz w:val="19"/>
              </w:rPr>
              <w:t>required</w:t>
            </w:r>
          </w:p>
        </w:tc>
        <w:tc>
          <w:tcPr>
            <w:tcW w:w="2436" w:type="dxa"/>
            <w:shd w:val="clear" w:color="auto" w:fill="D9D9D9"/>
          </w:tcPr>
          <w:p w14:paraId="300F82EF" w14:textId="77777777" w:rsidR="008A0DA5" w:rsidRDefault="00000000">
            <w:pPr>
              <w:spacing w:after="40"/>
            </w:pPr>
            <w:r>
              <w:rPr>
                <w:rFonts w:cs="Calibri"/>
                <w:b/>
                <w:sz w:val="19"/>
              </w:rPr>
              <w:t>nullable</w:t>
            </w:r>
          </w:p>
        </w:tc>
        <w:tc>
          <w:tcPr>
            <w:tcW w:w="2436" w:type="dxa"/>
            <w:shd w:val="clear" w:color="auto" w:fill="D9D9D9"/>
          </w:tcPr>
          <w:p w14:paraId="5E1EDFA4" w14:textId="77777777" w:rsidR="008A0DA5" w:rsidRDefault="00000000">
            <w:pPr>
              <w:spacing w:after="40"/>
            </w:pPr>
            <w:r>
              <w:rPr>
                <w:rFonts w:cs="Calibri"/>
                <w:b/>
                <w:sz w:val="19"/>
              </w:rPr>
              <w:t>Wert darf fehlen? (Beispiel: {})</w:t>
            </w:r>
          </w:p>
        </w:tc>
        <w:tc>
          <w:tcPr>
            <w:tcW w:w="2436" w:type="dxa"/>
            <w:shd w:val="clear" w:color="auto" w:fill="D9D9D9"/>
          </w:tcPr>
          <w:p w14:paraId="61768818" w14:textId="77777777" w:rsidR="008A0DA5" w:rsidRDefault="00000000">
            <w:pPr>
              <w:spacing w:after="40"/>
            </w:pPr>
            <w:r>
              <w:rPr>
                <w:rFonts w:cs="Calibri"/>
                <w:b/>
                <w:sz w:val="19"/>
              </w:rPr>
              <w:t>Wert darf „null“ sein? (Beispiel: {"example":null})</w:t>
            </w:r>
          </w:p>
        </w:tc>
      </w:tr>
      <w:tr w:rsidR="008A0DA5" w14:paraId="04EF2382" w14:textId="77777777">
        <w:trPr>
          <w:jc w:val="center"/>
        </w:trPr>
        <w:tc>
          <w:tcPr>
            <w:tcW w:w="2436" w:type="dxa"/>
          </w:tcPr>
          <w:p w14:paraId="62918555" w14:textId="77777777" w:rsidR="008A0DA5" w:rsidRDefault="00000000">
            <w:pPr>
              <w:spacing w:after="40"/>
            </w:pPr>
            <w:r>
              <w:rPr>
                <w:rFonts w:cs="Calibri"/>
                <w:sz w:val="18"/>
              </w:rPr>
              <w:t>true</w:t>
            </w:r>
          </w:p>
        </w:tc>
        <w:tc>
          <w:tcPr>
            <w:tcW w:w="2436" w:type="dxa"/>
          </w:tcPr>
          <w:p w14:paraId="03B505C5" w14:textId="77777777" w:rsidR="008A0DA5" w:rsidRDefault="00000000">
            <w:pPr>
              <w:spacing w:after="40"/>
            </w:pPr>
            <w:r>
              <w:rPr>
                <w:rFonts w:cs="Calibri"/>
                <w:sz w:val="18"/>
              </w:rPr>
              <w:t>true</w:t>
            </w:r>
          </w:p>
        </w:tc>
        <w:tc>
          <w:tcPr>
            <w:tcW w:w="2436" w:type="dxa"/>
          </w:tcPr>
          <w:p w14:paraId="52AAFBA8" w14:textId="77777777" w:rsidR="008A0DA5" w:rsidRDefault="00000000">
            <w:pPr>
              <w:spacing w:after="40"/>
            </w:pPr>
            <w:r>
              <w:rPr>
                <w:rFonts w:cs="Calibri"/>
                <w:sz w:val="18"/>
              </w:rPr>
              <w:t>Nein</w:t>
            </w:r>
          </w:p>
        </w:tc>
        <w:tc>
          <w:tcPr>
            <w:tcW w:w="2436" w:type="dxa"/>
          </w:tcPr>
          <w:p w14:paraId="04853281" w14:textId="77777777" w:rsidR="008A0DA5" w:rsidRDefault="00000000">
            <w:pPr>
              <w:spacing w:after="40"/>
            </w:pPr>
            <w:r>
              <w:rPr>
                <w:rFonts w:cs="Calibri"/>
                <w:sz w:val="18"/>
              </w:rPr>
              <w:t>Ja</w:t>
            </w:r>
          </w:p>
        </w:tc>
      </w:tr>
      <w:tr w:rsidR="008A0DA5" w14:paraId="66CFB412" w14:textId="77777777">
        <w:trPr>
          <w:jc w:val="center"/>
        </w:trPr>
        <w:tc>
          <w:tcPr>
            <w:tcW w:w="2436" w:type="dxa"/>
          </w:tcPr>
          <w:p w14:paraId="6531DEE2" w14:textId="77777777" w:rsidR="008A0DA5" w:rsidRDefault="00000000">
            <w:pPr>
              <w:spacing w:after="40"/>
            </w:pPr>
            <w:r>
              <w:rPr>
                <w:rFonts w:cs="Calibri"/>
                <w:sz w:val="18"/>
              </w:rPr>
              <w:t>false</w:t>
            </w:r>
          </w:p>
        </w:tc>
        <w:tc>
          <w:tcPr>
            <w:tcW w:w="2436" w:type="dxa"/>
          </w:tcPr>
          <w:p w14:paraId="454067D5" w14:textId="77777777" w:rsidR="008A0DA5" w:rsidRDefault="00000000">
            <w:pPr>
              <w:spacing w:after="40"/>
            </w:pPr>
            <w:r>
              <w:rPr>
                <w:rFonts w:cs="Calibri"/>
                <w:sz w:val="18"/>
              </w:rPr>
              <w:t>true</w:t>
            </w:r>
          </w:p>
        </w:tc>
        <w:tc>
          <w:tcPr>
            <w:tcW w:w="2436" w:type="dxa"/>
          </w:tcPr>
          <w:p w14:paraId="52DC2727" w14:textId="77777777" w:rsidR="008A0DA5" w:rsidRDefault="00000000">
            <w:pPr>
              <w:spacing w:after="40"/>
            </w:pPr>
            <w:r>
              <w:rPr>
                <w:rFonts w:cs="Calibri"/>
                <w:sz w:val="18"/>
              </w:rPr>
              <w:t>Ja</w:t>
            </w:r>
          </w:p>
        </w:tc>
        <w:tc>
          <w:tcPr>
            <w:tcW w:w="2436" w:type="dxa"/>
          </w:tcPr>
          <w:p w14:paraId="62D6D5AA" w14:textId="77777777" w:rsidR="008A0DA5" w:rsidRDefault="00000000">
            <w:pPr>
              <w:spacing w:after="40"/>
            </w:pPr>
            <w:r>
              <w:rPr>
                <w:rFonts w:cs="Calibri"/>
                <w:sz w:val="18"/>
              </w:rPr>
              <w:t>Ja</w:t>
            </w:r>
          </w:p>
        </w:tc>
      </w:tr>
      <w:tr w:rsidR="008A0DA5" w14:paraId="3278AE4E" w14:textId="77777777">
        <w:trPr>
          <w:jc w:val="center"/>
        </w:trPr>
        <w:tc>
          <w:tcPr>
            <w:tcW w:w="2436" w:type="dxa"/>
          </w:tcPr>
          <w:p w14:paraId="493C0429" w14:textId="77777777" w:rsidR="008A0DA5" w:rsidRDefault="00000000">
            <w:pPr>
              <w:spacing w:after="40"/>
            </w:pPr>
            <w:r>
              <w:rPr>
                <w:rFonts w:cs="Calibri"/>
                <w:sz w:val="18"/>
              </w:rPr>
              <w:t>true</w:t>
            </w:r>
          </w:p>
        </w:tc>
        <w:tc>
          <w:tcPr>
            <w:tcW w:w="2436" w:type="dxa"/>
          </w:tcPr>
          <w:p w14:paraId="1E7868C5" w14:textId="77777777" w:rsidR="008A0DA5" w:rsidRDefault="00000000">
            <w:pPr>
              <w:spacing w:after="40"/>
            </w:pPr>
            <w:r>
              <w:rPr>
                <w:rFonts w:cs="Calibri"/>
                <w:sz w:val="18"/>
              </w:rPr>
              <w:t>false</w:t>
            </w:r>
          </w:p>
        </w:tc>
        <w:tc>
          <w:tcPr>
            <w:tcW w:w="2436" w:type="dxa"/>
          </w:tcPr>
          <w:p w14:paraId="0C58192C" w14:textId="77777777" w:rsidR="008A0DA5" w:rsidRDefault="00000000">
            <w:pPr>
              <w:spacing w:after="40"/>
            </w:pPr>
            <w:r>
              <w:rPr>
                <w:rFonts w:cs="Calibri"/>
                <w:sz w:val="18"/>
              </w:rPr>
              <w:t>Nein</w:t>
            </w:r>
          </w:p>
        </w:tc>
        <w:tc>
          <w:tcPr>
            <w:tcW w:w="2436" w:type="dxa"/>
          </w:tcPr>
          <w:p w14:paraId="2ACA6B07" w14:textId="77777777" w:rsidR="008A0DA5" w:rsidRDefault="00000000">
            <w:pPr>
              <w:spacing w:after="40"/>
            </w:pPr>
            <w:r>
              <w:rPr>
                <w:rFonts w:cs="Calibri"/>
                <w:sz w:val="18"/>
              </w:rPr>
              <w:t>Nein</w:t>
            </w:r>
          </w:p>
        </w:tc>
      </w:tr>
      <w:tr w:rsidR="008A0DA5" w14:paraId="37B229A0" w14:textId="77777777">
        <w:trPr>
          <w:jc w:val="center"/>
        </w:trPr>
        <w:tc>
          <w:tcPr>
            <w:tcW w:w="2436" w:type="dxa"/>
          </w:tcPr>
          <w:p w14:paraId="5AC3BA1B" w14:textId="77777777" w:rsidR="008A0DA5" w:rsidRDefault="00000000">
            <w:pPr>
              <w:spacing w:after="40"/>
            </w:pPr>
            <w:r>
              <w:rPr>
                <w:rFonts w:cs="Calibri"/>
                <w:sz w:val="18"/>
              </w:rPr>
              <w:t>false</w:t>
            </w:r>
          </w:p>
        </w:tc>
        <w:tc>
          <w:tcPr>
            <w:tcW w:w="2436" w:type="dxa"/>
          </w:tcPr>
          <w:p w14:paraId="21C77A7F" w14:textId="77777777" w:rsidR="008A0DA5" w:rsidRDefault="00000000">
            <w:pPr>
              <w:spacing w:after="40"/>
            </w:pPr>
            <w:r>
              <w:rPr>
                <w:rFonts w:cs="Calibri"/>
                <w:sz w:val="18"/>
              </w:rPr>
              <w:t>false</w:t>
            </w:r>
          </w:p>
        </w:tc>
        <w:tc>
          <w:tcPr>
            <w:tcW w:w="2436" w:type="dxa"/>
          </w:tcPr>
          <w:p w14:paraId="7CB3280F" w14:textId="77777777" w:rsidR="008A0DA5" w:rsidRDefault="00000000">
            <w:pPr>
              <w:spacing w:after="40"/>
            </w:pPr>
            <w:r>
              <w:rPr>
                <w:rFonts w:cs="Calibri"/>
                <w:sz w:val="18"/>
              </w:rPr>
              <w:t>Ja</w:t>
            </w:r>
          </w:p>
        </w:tc>
        <w:tc>
          <w:tcPr>
            <w:tcW w:w="2436" w:type="dxa"/>
          </w:tcPr>
          <w:p w14:paraId="0014C40F" w14:textId="77777777" w:rsidR="008A0DA5" w:rsidRDefault="00000000">
            <w:pPr>
              <w:spacing w:after="40"/>
            </w:pPr>
            <w:r>
              <w:rPr>
                <w:rFonts w:cs="Calibri"/>
                <w:sz w:val="18"/>
              </w:rPr>
              <w:t>Nein</w:t>
            </w:r>
          </w:p>
        </w:tc>
      </w:tr>
    </w:tbl>
    <w:p w14:paraId="48F39F1D" w14:textId="77777777" w:rsidR="008A0DA5" w:rsidRDefault="00000000">
      <w:r>
        <w:rPr>
          <w:rFonts w:cs="Calibri"/>
        </w:rPr>
        <w:t>Hinweis: Ist an einer Eigenschaft das Attribut nullable nicht explizit angegeben, so ist dieser im Default false, das heißt, bei optionalen Eigenschaften ohne explizites nullable-Attribut oder nullable = false darf im Payload für diese Eigenschaft der Wert null nicht enthalten sein.</w:t>
      </w:r>
    </w:p>
    <w:p w14:paraId="452C07A8" w14:textId="77777777" w:rsidR="008A0DA5" w:rsidRDefault="00000000">
      <w:r>
        <w:rPr>
          <w:rFonts w:cs="Calibri"/>
        </w:rPr>
        <w:t>MUST Verletzt ein Aufruf die in diesem Kapitel beschrieben Regeln, muss der Server mit dem negativen Status Code 400 antworten.</w:t>
      </w:r>
    </w:p>
    <w:p w14:paraId="452E95FE" w14:textId="77777777" w:rsidR="008A0DA5" w:rsidRDefault="00000000">
      <w:pPr>
        <w:pStyle w:val="berschrift3"/>
      </w:pPr>
      <w:r>
        <w:rPr>
          <w:rFonts w:ascii="Calibri" w:hAnsi="Calibri" w:cs="Calibri"/>
          <w:sz w:val="23"/>
        </w:rPr>
        <w:t>Leere Arrays und Nullwerte</w:t>
      </w:r>
    </w:p>
    <w:p w14:paraId="273D0293" w14:textId="77777777" w:rsidR="008A0DA5" w:rsidRDefault="00000000">
      <w:r>
        <w:rPr>
          <w:rFonts w:cs="Calibri"/>
        </w:rPr>
        <w:t>MUST Für erforderliche Eigenschaften vom Typ Array, bei denen das Attribut required = true ist, ist die leere Liste [] ein gültiger Wert, sofern das Attribut minItems nicht angegeben ist. Ein Empfänger muss diesen Wert akzeptieren. Es ist zu beachten, dass ohne die explizite Angabe von minItems der Default den Wert 0 hat.</w:t>
      </w:r>
    </w:p>
    <w:p w14:paraId="6A9877F3" w14:textId="77777777" w:rsidR="008A0DA5" w:rsidRDefault="00000000">
      <w:r>
        <w:rPr>
          <w:rFonts w:cs="Calibri"/>
        </w:rPr>
        <w:t>MUST In einer Liste dürfen keine Objekte mit dem Wert null enthalten sein.</w:t>
      </w:r>
    </w:p>
    <w:p w14:paraId="763E881B" w14:textId="77777777" w:rsidR="008A0DA5" w:rsidRDefault="00000000">
      <w:r>
        <w:rPr>
          <w:rFonts w:cs="Calibri"/>
        </w:rPr>
        <w:t>MUST Verletzt ein Aufruf die in diesem Kapitel beschrieben Regeln, muss der Server mit dem negativen Status Code 400 antworten.</w:t>
      </w:r>
    </w:p>
    <w:p w14:paraId="57F8640D" w14:textId="77777777" w:rsidR="008A0DA5" w:rsidRDefault="00000000">
      <w:pPr>
        <w:pStyle w:val="berschrift2"/>
      </w:pPr>
      <w:commentRangeStart w:id="500"/>
      <w:ins w:id="501" w:author="E.ON Netze" w:date="2026-07-09T12:44:00Z">
        <w:r>
          <w:rPr>
            <w:rFonts w:ascii="Calibri" w:hAnsi="Calibri" w:cs="Calibri"/>
          </w:rPr>
          <w:t>Referenzierung von Entscheidungsbaum-Diagrammen (EBD) und Codelisten</w:t>
        </w:r>
        <w:commentRangeEnd w:id="500"/>
        <w:r>
          <w:rPr>
            <w:rStyle w:val="Kommentarzeichen"/>
            <w:sz w:val="26"/>
            <w:szCs w:val="26"/>
          </w:rPr>
          <w:commentReference w:id="500"/>
        </w:r>
      </w:ins>
    </w:p>
    <w:p w14:paraId="6F232475" w14:textId="77777777" w:rsidR="008A0DA5" w:rsidRDefault="00000000">
      <w:commentRangeStart w:id="502"/>
      <w:ins w:id="503" w:author="E.ON Netze" w:date="2026-07-11T14:15:00Z">
        <w:r>
          <w:rPr>
            <w:rFonts w:cs="Calibri"/>
          </w:rPr>
          <w:t xml:space="preserve">MUST Jede Operation (Path Item Object bzw. Operation Object gemäß OpenAPI Specification v3.1.0), deren fachlicher Ablauf durch ein oder mehrere Entscheidungsbaum-Diagramme bestimmt wird, MUSS diese über die Spezifikationserweiterung </w:t>
        </w:r>
      </w:ins>
      <w:ins w:id="504" w:author="E.ON Netze" w:date="2026-07-09T11:33:00Z">
        <w:r>
          <w:rPr>
            <w:rFonts w:ascii="Consolas" w:hAnsi="Consolas" w:cs="Consolas"/>
          </w:rPr>
          <w:t>x-ebd-reference</w:t>
        </w:r>
      </w:ins>
      <w:ins w:id="505" w:author="E.ON Netze" w:date="2026-07-14T11:17:00Z">
        <w:r>
          <w:rPr>
            <w:rFonts w:cs="Calibri"/>
          </w:rPr>
          <w:t xml:space="preserve"> referenzieren. Die Erweiterung folgt dem in Kapitel 3.4 beschriebenen „x-“-Präfixgebot der OpenAPI Specification v3.1.0.</w:t>
        </w:r>
        <w:commentRangeEnd w:id="502"/>
        <w:r>
          <w:rPr>
            <w:rStyle w:val="Kommentarzeichen"/>
            <w:sz w:val="20"/>
            <w:szCs w:val="22"/>
          </w:rPr>
          <w:commentReference w:id="502"/>
        </w:r>
      </w:ins>
    </w:p>
    <w:p w14:paraId="323A7F43" w14:textId="77777777" w:rsidR="008A0DA5" w:rsidRDefault="00000000">
      <w:pPr>
        <w:shd w:val="clear" w:color="auto" w:fill="F2F2F2"/>
        <w:spacing w:after="0"/>
      </w:pPr>
      <w:ins w:id="506" w:author="E.ON Netze" w:date="2026-07-12T22:49:00Z">
        <w:r>
          <w:rPr>
            <w:rFonts w:ascii="Consolas" w:hAnsi="Consolas" w:cs="Consolas"/>
            <w:sz w:val="17"/>
          </w:rPr>
          <w:t># Hinweis: Diese Angaben sind Bestandteil der OpenAPI-</w:t>
        </w:r>
      </w:ins>
    </w:p>
    <w:p w14:paraId="0930F068" w14:textId="77777777" w:rsidR="008A0DA5" w:rsidRDefault="00000000">
      <w:pPr>
        <w:shd w:val="clear" w:color="auto" w:fill="F2F2F2"/>
        <w:spacing w:after="0"/>
      </w:pPr>
      <w:ins w:id="507" w:author="E.ON Netze" w:date="2026-07-13T22:25:00Z">
        <w:r>
          <w:rPr>
            <w:rFonts w:ascii="Consolas" w:hAnsi="Consolas" w:cs="Consolas"/>
            <w:sz w:val="17"/>
          </w:rPr>
          <w:t># Spezifikationsdatei (Entwurfszeit/Dokumentation) und werden</w:t>
        </w:r>
      </w:ins>
    </w:p>
    <w:p w14:paraId="358368B3" w14:textId="77777777" w:rsidR="008A0DA5" w:rsidRDefault="00000000">
      <w:pPr>
        <w:shd w:val="clear" w:color="auto" w:fill="F2F2F2"/>
        <w:spacing w:after="0"/>
      </w:pPr>
      <w:ins w:id="508" w:author="E.ON Netze" w:date="2026-07-10T04:56:00Z">
        <w:r>
          <w:rPr>
            <w:rFonts w:ascii="Consolas" w:hAnsi="Consolas" w:cs="Consolas"/>
            <w:sz w:val="17"/>
          </w:rPr>
          <w:t># NICHT als Payload uebertragen - siehe Laufzeitbeispiel unten.</w:t>
        </w:r>
      </w:ins>
    </w:p>
    <w:p w14:paraId="0D54673C" w14:textId="77777777" w:rsidR="008A0DA5" w:rsidRDefault="00000000">
      <w:pPr>
        <w:shd w:val="clear" w:color="auto" w:fill="F2F2F2"/>
        <w:spacing w:after="0"/>
      </w:pPr>
      <w:ins w:id="509" w:author="E.ON Netze" w:date="2026-07-13T11:55:00Z">
        <w:r>
          <w:rPr>
            <w:rFonts w:ascii="Consolas" w:hAnsi="Consolas" w:cs="Consolas"/>
            <w:sz w:val="17"/>
          </w:rPr>
          <w:t>paths:</w:t>
        </w:r>
      </w:ins>
    </w:p>
    <w:p w14:paraId="7A0911DB" w14:textId="77777777" w:rsidR="008A0DA5" w:rsidRDefault="00000000">
      <w:pPr>
        <w:shd w:val="clear" w:color="auto" w:fill="F2F2F2"/>
        <w:spacing w:after="0"/>
      </w:pPr>
      <w:ins w:id="510" w:author="E.ON Netze" w:date="2026-07-11T17:03:00Z">
        <w:r>
          <w:rPr>
            <w:rFonts w:ascii="Consolas" w:hAnsi="Consolas" w:cs="Consolas"/>
            <w:sz w:val="17"/>
          </w:rPr>
          <w:t xml:space="preserve">  /marketLocations/identification:</w:t>
        </w:r>
      </w:ins>
    </w:p>
    <w:p w14:paraId="48FEED14" w14:textId="77777777" w:rsidR="008A0DA5" w:rsidRDefault="00000000">
      <w:pPr>
        <w:shd w:val="clear" w:color="auto" w:fill="F2F2F2"/>
        <w:spacing w:after="0"/>
      </w:pPr>
      <w:ins w:id="511" w:author="E.ON Netze" w:date="2026-07-12T20:27:00Z">
        <w:r>
          <w:rPr>
            <w:rFonts w:ascii="Consolas" w:hAnsi="Consolas" w:cs="Consolas"/>
            <w:sz w:val="17"/>
          </w:rPr>
          <w:t xml:space="preserve">    post:</w:t>
        </w:r>
      </w:ins>
    </w:p>
    <w:p w14:paraId="76D9EF1B" w14:textId="77777777" w:rsidR="008A0DA5" w:rsidRDefault="00000000">
      <w:pPr>
        <w:shd w:val="clear" w:color="auto" w:fill="F2F2F2"/>
        <w:spacing w:after="0"/>
      </w:pPr>
      <w:ins w:id="512" w:author="E.ON Netze" w:date="2026-07-11T18:46:00Z">
        <w:r>
          <w:rPr>
            <w:rFonts w:ascii="Consolas" w:hAnsi="Consolas" w:cs="Consolas"/>
            <w:sz w:val="17"/>
          </w:rPr>
          <w:t xml:space="preserve">      operationId: requestMarketLocationIdentification</w:t>
        </w:r>
      </w:ins>
    </w:p>
    <w:p w14:paraId="21B6CCA8" w14:textId="77777777" w:rsidR="008A0DA5" w:rsidRDefault="00000000">
      <w:pPr>
        <w:shd w:val="clear" w:color="auto" w:fill="F2F2F2"/>
        <w:spacing w:after="0"/>
      </w:pPr>
      <w:ins w:id="513" w:author="E.ON Netze" w:date="2026-07-10T17:00:00Z">
        <w:r>
          <w:rPr>
            <w:rFonts w:ascii="Consolas" w:hAnsi="Consolas" w:cs="Consolas"/>
            <w:sz w:val="17"/>
          </w:rPr>
          <w:t xml:space="preserve">      x-ebd-reference:</w:t>
        </w:r>
      </w:ins>
    </w:p>
    <w:p w14:paraId="7CD60798" w14:textId="77777777" w:rsidR="008A0DA5" w:rsidRDefault="00000000">
      <w:pPr>
        <w:shd w:val="clear" w:color="auto" w:fill="F2F2F2"/>
        <w:spacing w:after="0"/>
      </w:pPr>
      <w:ins w:id="514" w:author="E.ON Netze" w:date="2026-07-08T02:41:00Z">
        <w:r>
          <w:rPr>
            <w:rFonts w:ascii="Consolas" w:hAnsi="Consolas" w:cs="Consolas"/>
            <w:sz w:val="17"/>
          </w:rPr>
          <w:t xml:space="preserve">        document: "EBD_und_Codelisten"</w:t>
        </w:r>
      </w:ins>
    </w:p>
    <w:p w14:paraId="39EE45C2" w14:textId="77777777" w:rsidR="008A0DA5" w:rsidRDefault="00000000">
      <w:pPr>
        <w:shd w:val="clear" w:color="auto" w:fill="F2F2F2"/>
        <w:spacing w:after="0"/>
      </w:pPr>
      <w:ins w:id="515" w:author="E.ON Netze" w:date="2026-07-07T07:53:00Z">
        <w:r>
          <w:rPr>
            <w:rFonts w:ascii="Consolas" w:hAnsi="Consolas" w:cs="Consolas"/>
            <w:sz w:val="17"/>
          </w:rPr>
          <w:t xml:space="preserve">        version: "4.2"</w:t>
        </w:r>
      </w:ins>
    </w:p>
    <w:p w14:paraId="04F700EB" w14:textId="77777777" w:rsidR="008A0DA5" w:rsidRDefault="00000000">
      <w:pPr>
        <w:shd w:val="clear" w:color="auto" w:fill="F2F2F2"/>
        <w:spacing w:after="0"/>
      </w:pPr>
      <w:ins w:id="516" w:author="E.ON Netze" w:date="2026-07-11T23:38:00Z">
        <w:r>
          <w:rPr>
            <w:rFonts w:ascii="Consolas" w:hAnsi="Consolas" w:cs="Consolas"/>
            <w:sz w:val="17"/>
          </w:rPr>
          <w:t xml:space="preserve">        publicationDate: "2025-10-01"</w:t>
        </w:r>
      </w:ins>
    </w:p>
    <w:p w14:paraId="12EAD7E5" w14:textId="77777777" w:rsidR="008A0DA5" w:rsidRDefault="00000000">
      <w:pPr>
        <w:shd w:val="clear" w:color="auto" w:fill="F2F2F2"/>
        <w:spacing w:after="0"/>
      </w:pPr>
      <w:ins w:id="517" w:author="E.ON Netze" w:date="2026-07-10T09:36:00Z">
        <w:r>
          <w:rPr>
            <w:rFonts w:ascii="Consolas" w:hAnsi="Consolas" w:cs="Consolas"/>
            <w:sz w:val="17"/>
          </w:rPr>
          <w:t xml:space="preserve">        ebds:</w:t>
        </w:r>
      </w:ins>
    </w:p>
    <w:p w14:paraId="56691939" w14:textId="77777777" w:rsidR="008A0DA5" w:rsidRDefault="00000000">
      <w:pPr>
        <w:shd w:val="clear" w:color="auto" w:fill="F2F2F2"/>
        <w:spacing w:after="0"/>
      </w:pPr>
      <w:ins w:id="518" w:author="E.ON Netze" w:date="2026-07-10T09:06:00Z">
        <w:r>
          <w:rPr>
            <w:rFonts w:ascii="Consolas" w:hAnsi="Consolas" w:cs="Consolas"/>
            <w:sz w:val="17"/>
          </w:rPr>
          <w:lastRenderedPageBreak/>
          <w:t xml:space="preserve">          - id: "E_0594"</w:t>
        </w:r>
      </w:ins>
    </w:p>
    <w:p w14:paraId="18F97FEB" w14:textId="77777777" w:rsidR="008A0DA5" w:rsidRDefault="00000000">
      <w:pPr>
        <w:shd w:val="clear" w:color="auto" w:fill="F2F2F2"/>
        <w:spacing w:after="0"/>
      </w:pPr>
      <w:ins w:id="519" w:author="E.ON Netze" w:date="2026-07-14T15:43:00Z">
        <w:r>
          <w:rPr>
            <w:rFonts w:ascii="Consolas" w:hAnsi="Consolas" w:cs="Consolas"/>
            <w:sz w:val="17"/>
          </w:rPr>
          <w:t xml:space="preserve">            title: "Anfrage vom LF pruefen"</w:t>
        </w:r>
      </w:ins>
    </w:p>
    <w:p w14:paraId="36AD168A" w14:textId="77777777" w:rsidR="008A0DA5" w:rsidRDefault="00000000">
      <w:pPr>
        <w:shd w:val="clear" w:color="auto" w:fill="F2F2F2"/>
        <w:spacing w:after="0"/>
      </w:pPr>
      <w:ins w:id="520" w:author="E.ON Netze" w:date="2026-07-13T05:26:00Z">
        <w:r>
          <w:rPr>
            <w:rFonts w:ascii="Consolas" w:hAnsi="Consolas" w:cs="Consolas"/>
            <w:sz w:val="17"/>
          </w:rPr>
          <w:t xml:space="preserve">            url: "https://www.edi-energy.de/ebd/E_0594"</w:t>
        </w:r>
      </w:ins>
    </w:p>
    <w:p w14:paraId="29468081" w14:textId="77777777" w:rsidR="008A0DA5" w:rsidRDefault="00000000">
      <w:pPr>
        <w:shd w:val="clear" w:color="auto" w:fill="F2F2F2"/>
        <w:spacing w:after="0"/>
      </w:pPr>
      <w:ins w:id="521" w:author="E.ON Netze" w:date="2026-07-07T19:05:00Z">
        <w:r>
          <w:rPr>
            <w:rFonts w:ascii="Consolas" w:hAnsi="Consolas" w:cs="Consolas"/>
            <w:sz w:val="17"/>
          </w:rPr>
          <w:t xml:space="preserve">      responses:</w:t>
        </w:r>
      </w:ins>
    </w:p>
    <w:p w14:paraId="10BC9C93" w14:textId="77777777" w:rsidR="008A0DA5" w:rsidRDefault="00000000">
      <w:pPr>
        <w:shd w:val="clear" w:color="auto" w:fill="F2F2F2"/>
        <w:spacing w:after="0"/>
      </w:pPr>
      <w:ins w:id="522" w:author="E.ON Netze" w:date="2026-07-14T07:13:00Z">
        <w:r>
          <w:rPr>
            <w:rFonts w:ascii="Consolas" w:hAnsi="Consolas" w:cs="Consolas"/>
            <w:sz w:val="17"/>
          </w:rPr>
          <w:t xml:space="preserve">        "200":</w:t>
        </w:r>
      </w:ins>
    </w:p>
    <w:p w14:paraId="2ECF605C" w14:textId="77777777" w:rsidR="008A0DA5" w:rsidRDefault="00000000">
      <w:pPr>
        <w:shd w:val="clear" w:color="auto" w:fill="F2F2F2"/>
        <w:spacing w:after="0"/>
      </w:pPr>
      <w:ins w:id="523" w:author="E.ON Netze" w:date="2026-07-13T12:17:00Z">
        <w:r>
          <w:rPr>
            <w:rFonts w:ascii="Consolas" w:hAnsi="Consolas" w:cs="Consolas"/>
            <w:sz w:val="17"/>
          </w:rPr>
          <w:t xml:space="preserve">          x-ebd-reference:</w:t>
        </w:r>
      </w:ins>
    </w:p>
    <w:p w14:paraId="64B082A9" w14:textId="77777777" w:rsidR="008A0DA5" w:rsidRDefault="00000000">
      <w:pPr>
        <w:shd w:val="clear" w:color="auto" w:fill="F2F2F2"/>
        <w:spacing w:after="0"/>
      </w:pPr>
      <w:ins w:id="524" w:author="E.ON Netze" w:date="2026-07-13T05:13:00Z">
        <w:r>
          <w:rPr>
            <w:rFonts w:ascii="Consolas" w:hAnsi="Consolas" w:cs="Consolas"/>
            <w:sz w:val="17"/>
          </w:rPr>
          <w:t xml:space="preserve">            ebds:</w:t>
        </w:r>
      </w:ins>
    </w:p>
    <w:p w14:paraId="6291740B" w14:textId="77777777" w:rsidR="008A0DA5" w:rsidRDefault="00000000">
      <w:pPr>
        <w:shd w:val="clear" w:color="auto" w:fill="F2F2F2"/>
        <w:spacing w:after="0"/>
      </w:pPr>
      <w:ins w:id="525" w:author="E.ON Netze" w:date="2026-07-14T07:25:00Z">
        <w:r>
          <w:rPr>
            <w:rFonts w:ascii="Consolas" w:hAnsi="Consolas" w:cs="Consolas"/>
            <w:sz w:val="17"/>
          </w:rPr>
          <w:t xml:space="preserve">              - id: "E_0594"</w:t>
        </w:r>
      </w:ins>
    </w:p>
    <w:p w14:paraId="011DC45C" w14:textId="77777777" w:rsidR="008A0DA5" w:rsidRDefault="00000000">
      <w:pPr>
        <w:shd w:val="clear" w:color="auto" w:fill="F2F2F2"/>
        <w:spacing w:after="0"/>
      </w:pPr>
      <w:ins w:id="526" w:author="E.ON Netze" w:date="2026-07-12T23:30:00Z">
        <w:r>
          <w:rPr>
            <w:rFonts w:ascii="Consolas" w:hAnsi="Consolas" w:cs="Consolas"/>
            <w:sz w:val="17"/>
          </w:rPr>
          <w:t xml:space="preserve">                outcome: "positiv"</w:t>
        </w:r>
      </w:ins>
    </w:p>
    <w:p w14:paraId="6E02A249" w14:textId="77777777" w:rsidR="008A0DA5" w:rsidRDefault="00000000">
      <w:ins w:id="527" w:author="E.ON Netze" w:date="2026-07-14T08:15:00Z">
        <w:r>
          <w:rPr>
            <w:rFonts w:cs="Calibri"/>
          </w:rPr>
          <w:t xml:space="preserve">MUST Das Feld </w:t>
        </w:r>
      </w:ins>
      <w:ins w:id="528" w:author="E.ON Netze" w:date="2026-07-08T18:46:00Z">
        <w:r>
          <w:rPr>
            <w:rFonts w:ascii="Consolas" w:hAnsi="Consolas" w:cs="Consolas"/>
          </w:rPr>
          <w:t>ebds[].id</w:t>
        </w:r>
      </w:ins>
      <w:ins w:id="529" w:author="E.ON Netze" w:date="2026-07-13T00:54:00Z">
        <w:r>
          <w:rPr>
            <w:rFonts w:cs="Calibri"/>
          </w:rPr>
          <w:t xml:space="preserve"> MUSS dem Muster </w:t>
        </w:r>
      </w:ins>
      <w:ins w:id="530" w:author="E.ON Netze" w:date="2026-07-07T15:58:00Z">
        <w:r>
          <w:rPr>
            <w:rFonts w:ascii="Consolas" w:hAnsi="Consolas" w:cs="Consolas"/>
          </w:rPr>
          <w:t>^E_[0-9]{4}$</w:t>
        </w:r>
      </w:ins>
      <w:ins w:id="531" w:author="E.ON Netze" w:date="2026-07-12T20:57:00Z">
        <w:r>
          <w:rPr>
            <w:rFonts w:cs="Calibri"/>
          </w:rPr>
          <w:t xml:space="preserve"> entsprechen (Kennungsformat des EBD-Dokuments). Die Felder </w:t>
        </w:r>
      </w:ins>
      <w:ins w:id="532" w:author="E.ON Netze" w:date="2026-07-11T07:13:00Z">
        <w:r>
          <w:rPr>
            <w:rFonts w:ascii="Consolas" w:hAnsi="Consolas" w:cs="Consolas"/>
          </w:rPr>
          <w:t>document</w:t>
        </w:r>
      </w:ins>
      <w:ins w:id="533" w:author="E.ON Netze" w:date="2026-07-13T21:49:00Z">
        <w:r>
          <w:rPr>
            <w:rFonts w:cs="Calibri"/>
          </w:rPr>
          <w:t xml:space="preserve">, </w:t>
        </w:r>
      </w:ins>
      <w:ins w:id="534" w:author="E.ON Netze" w:date="2026-07-12T13:50:00Z">
        <w:r>
          <w:rPr>
            <w:rFonts w:ascii="Consolas" w:hAnsi="Consolas" w:cs="Consolas"/>
          </w:rPr>
          <w:t>version</w:t>
        </w:r>
      </w:ins>
      <w:ins w:id="535" w:author="E.ON Netze" w:date="2026-07-14T16:42:00Z">
        <w:r>
          <w:rPr>
            <w:rFonts w:cs="Calibri"/>
          </w:rPr>
          <w:t xml:space="preserve"> und </w:t>
        </w:r>
      </w:ins>
      <w:ins w:id="536" w:author="E.ON Netze" w:date="2026-07-10T06:56:00Z">
        <w:r>
          <w:rPr>
            <w:rFonts w:ascii="Consolas" w:hAnsi="Consolas" w:cs="Consolas"/>
          </w:rPr>
          <w:t>publicationDate</w:t>
        </w:r>
      </w:ins>
      <w:ins w:id="537" w:author="E.ON Netze" w:date="2026-07-08T20:41:00Z">
        <w:r>
          <w:rPr>
            <w:rFonts w:cs="Calibri"/>
          </w:rPr>
          <w:t xml:space="preserve"> MÜSSEN exakt der Versions- und Publikationsangabe auf dem Deckblatt des referenzierten EBD-Dokuments entsprechen, damit bei einer Aktualisierung des EBD-Dokuments automatisiert geprüft werden kann, welche API-Spezifikationen auf eine veraltete EBD-Version verweisen.</w:t>
        </w:r>
      </w:ins>
    </w:p>
    <w:p w14:paraId="7618B271" w14:textId="77777777" w:rsidR="008A0DA5" w:rsidRDefault="00000000">
      <w:ins w:id="538" w:author="E.ON Netze" w:date="2026-07-13T11:08:00Z">
        <w:r>
          <w:rPr>
            <w:rFonts w:cs="Calibri"/>
          </w:rPr>
          <w:t xml:space="preserve">SHOULD Response Objects, die unmittelbar einem Zweig (Ja/Nein-Ausgang, „Antwortcode“) eines Entscheidungsbaum-Diagramms entsprechen, SOLLTEN dies über </w:t>
        </w:r>
      </w:ins>
      <w:ins w:id="539" w:author="E.ON Netze" w:date="2026-07-07T08:51:00Z">
        <w:r>
          <w:rPr>
            <w:rFonts w:ascii="Consolas" w:hAnsi="Consolas" w:cs="Consolas"/>
          </w:rPr>
          <w:t>x-ebd-reference.ebds[].outcome</w:t>
        </w:r>
      </w:ins>
      <w:ins w:id="540" w:author="E.ON Netze" w:date="2026-07-11T22:54:00Z">
        <w:r>
          <w:rPr>
            <w:rFonts w:cs="Calibri"/>
          </w:rPr>
          <w:t xml:space="preserve"> kenntlich machen, um eine automatisierte Konsistenzprüfung zwischen EBD-Ausgängen und den in der API tatsächlich modellierten Antworten (Kapitel 3.8) zu ermöglichen.</w:t>
        </w:r>
      </w:ins>
    </w:p>
    <w:p w14:paraId="2C82A265" w14:textId="77777777" w:rsidR="008A0DA5" w:rsidRDefault="00000000">
      <w:commentRangeStart w:id="541"/>
      <w:ins w:id="542" w:author="E.ON Netze" w:date="2026-07-10T02:57:00Z">
        <w:r>
          <w:rPr>
            <w:rFonts w:cs="Calibri"/>
          </w:rPr>
          <w:t xml:space="preserve">MUST Die Erweiterung </w:t>
        </w:r>
      </w:ins>
      <w:ins w:id="543" w:author="E.ON Netze" w:date="2026-07-13T22:15:00Z">
        <w:r>
          <w:rPr>
            <w:rFonts w:ascii="Consolas" w:hAnsi="Consolas" w:cs="Consolas"/>
          </w:rPr>
          <w:t>x-ebd-reference</w:t>
        </w:r>
      </w:ins>
      <w:ins w:id="544" w:author="E.ON Netze" w:date="2026-07-11T18:12:00Z">
        <w:r>
          <w:rPr>
            <w:rFonts w:cs="Calibri"/>
          </w:rPr>
          <w:t xml:space="preserve"> ist eine Spezifikationserweiterung der OpenAPI-Datei und wird zur Entwurfszeit gepflegt; sie ist kein Bestandteil eines tatsächlichen Request oder Response zur Laufzeit. Erfordert ein konkreter Aufruf darüber hinaus eine laufzeitseitige Angabe, welches konkrete Entscheidungsbaum-Diagramm und welcher Zweig für diesen spezifischen Aufruf angewendet wurde (z. B. zur Nachvollziehbarkeit in Logs oder für eine Störungsanalyse), MUSS diese Angabe als http-Header „EBD-Reference“ übertragen werden (Format: </w:t>
        </w:r>
      </w:ins>
      <w:ins w:id="545" w:author="E.ON Netze" w:date="2026-07-09T08:58:00Z">
        <w:r>
          <w:rPr>
            <w:rFonts w:ascii="Consolas" w:hAnsi="Consolas" w:cs="Consolas"/>
          </w:rPr>
          <w:t>&lt;EBD-ID&gt;;outcome=&lt;Zweig&gt;</w:t>
        </w:r>
      </w:ins>
      <w:ins w:id="546" w:author="E.ON Netze" w:date="2026-07-09T16:26:00Z">
        <w:r>
          <w:rPr>
            <w:rFonts w:cs="Calibri"/>
          </w:rPr>
          <w:t xml:space="preserve">, z. B. </w:t>
        </w:r>
      </w:ins>
      <w:ins w:id="547" w:author="E.ON Netze" w:date="2026-07-11T19:53:00Z">
        <w:r>
          <w:rPr>
            <w:rFonts w:ascii="Consolas" w:hAnsi="Consolas" w:cs="Consolas"/>
          </w:rPr>
          <w:t>EBD-Reference: E_0594;outcome=positiv</w:t>
        </w:r>
      </w:ins>
      <w:ins w:id="548" w:author="E.ON Netze" w:date="2026-07-08T20:56:00Z">
        <w:r>
          <w:rPr>
            <w:rFonts w:cs="Calibri"/>
          </w:rPr>
          <w:t>), niemals als Bestandteil des JSON-Payloads.</w:t>
        </w:r>
        <w:commentRangeEnd w:id="541"/>
        <w:r>
          <w:rPr>
            <w:rStyle w:val="Kommentarzeichen"/>
            <w:sz w:val="20"/>
            <w:szCs w:val="22"/>
          </w:rPr>
          <w:commentReference w:id="541"/>
        </w:r>
      </w:ins>
    </w:p>
    <w:p w14:paraId="2A9CD495" w14:textId="77777777" w:rsidR="008A0DA5" w:rsidRDefault="00000000">
      <w:ins w:id="549" w:author="E.ON Netze" w:date="2026-07-12T13:18:00Z">
        <w:r>
          <w:rPr>
            <w:rFonts w:cs="Calibri"/>
          </w:rPr>
          <w:t>Beispiel der tatsächlichen Laufzeit-Übertragung (JSON, Request und Response), zur eindeutigen Abgrenzung von Header und Payload:</w:t>
        </w:r>
      </w:ins>
    </w:p>
    <w:p w14:paraId="5D943470" w14:textId="77777777" w:rsidR="008A0DA5" w:rsidRDefault="00000000">
      <w:pPr>
        <w:shd w:val="clear" w:color="auto" w:fill="F2F2F2"/>
        <w:spacing w:after="0"/>
      </w:pPr>
      <w:ins w:id="550" w:author="E.ON Netze" w:date="2026-07-14T12:42:00Z">
        <w:r>
          <w:rPr>
            <w:rFonts w:ascii="Consolas" w:hAnsi="Consolas" w:cs="Consolas"/>
            <w:sz w:val="17"/>
          </w:rPr>
          <w:t>POST /edienergy/marketLocations/identification HTTP/2</w:t>
        </w:r>
      </w:ins>
    </w:p>
    <w:p w14:paraId="19ACA480" w14:textId="77777777" w:rsidR="008A0DA5" w:rsidRDefault="00000000">
      <w:pPr>
        <w:shd w:val="clear" w:color="auto" w:fill="F2F2F2"/>
        <w:spacing w:after="0"/>
      </w:pPr>
      <w:ins w:id="551" w:author="E.ON Netze" w:date="2026-07-07T12:40:00Z">
        <w:r>
          <w:rPr>
            <w:rFonts w:ascii="Consolas" w:hAnsi="Consolas" w:cs="Consolas"/>
            <w:sz w:val="17"/>
          </w:rPr>
          <w:t>Content-Type: application/json</w:t>
        </w:r>
      </w:ins>
    </w:p>
    <w:p w14:paraId="0F2F86FD" w14:textId="77777777" w:rsidR="008A0DA5" w:rsidRDefault="00000000">
      <w:pPr>
        <w:shd w:val="clear" w:color="auto" w:fill="F2F2F2"/>
        <w:spacing w:after="0"/>
      </w:pPr>
      <w:ins w:id="552" w:author="E.ON Netze" w:date="2026-07-11T10:24:00Z">
        <w:r>
          <w:rPr>
            <w:rFonts w:ascii="Consolas" w:hAnsi="Consolas" w:cs="Consolas"/>
            <w:sz w:val="17"/>
          </w:rPr>
          <w:t>traceparent: 00-4bf92f3577b34da6a3ce929d0e0e4736-00f067aa0ba902b7-01</w:t>
        </w:r>
      </w:ins>
    </w:p>
    <w:p w14:paraId="2D5A4C23" w14:textId="77777777" w:rsidR="008A0DA5" w:rsidRDefault="00000000">
      <w:pPr>
        <w:shd w:val="clear" w:color="auto" w:fill="F2F2F2"/>
        <w:spacing w:after="0"/>
      </w:pPr>
      <w:ins w:id="553" w:author="E.ON Netze" w:date="2026-07-11T12:53:00Z">
        <w:r>
          <w:rPr>
            <w:rFonts w:ascii="Consolas" w:hAnsi="Consolas" w:cs="Consolas"/>
            <w:sz w:val="17"/>
          </w:rPr>
          <w:t> </w:t>
        </w:r>
      </w:ins>
    </w:p>
    <w:p w14:paraId="7C27A557" w14:textId="77777777" w:rsidR="008A0DA5" w:rsidRDefault="00000000">
      <w:pPr>
        <w:shd w:val="clear" w:color="auto" w:fill="F2F2F2"/>
        <w:spacing w:after="0"/>
      </w:pPr>
      <w:ins w:id="554" w:author="E.ON Netze" w:date="2026-07-13T18:58:00Z">
        <w:r>
          <w:rPr>
            <w:rFonts w:ascii="Consolas" w:hAnsi="Consolas" w:cs="Consolas"/>
            <w:sz w:val="17"/>
          </w:rPr>
          <w:t>{</w:t>
        </w:r>
      </w:ins>
    </w:p>
    <w:p w14:paraId="17FEF784" w14:textId="77777777" w:rsidR="008A0DA5" w:rsidRDefault="00000000">
      <w:pPr>
        <w:shd w:val="clear" w:color="auto" w:fill="F2F2F2"/>
        <w:spacing w:after="0"/>
      </w:pPr>
      <w:ins w:id="555" w:author="E.ON Netze" w:date="2026-07-12T10:18:00Z">
        <w:r>
          <w:rPr>
            <w:rFonts w:ascii="Consolas" w:hAnsi="Consolas" w:cs="Consolas"/>
            <w:sz w:val="17"/>
          </w:rPr>
          <w:t xml:space="preserve">  "postalCode": "50667",</w:t>
        </w:r>
      </w:ins>
    </w:p>
    <w:p w14:paraId="2B6A2EA3" w14:textId="77777777" w:rsidR="008A0DA5" w:rsidRDefault="00000000">
      <w:pPr>
        <w:shd w:val="clear" w:color="auto" w:fill="F2F2F2"/>
        <w:spacing w:after="0"/>
      </w:pPr>
      <w:ins w:id="556" w:author="E.ON Netze" w:date="2026-07-07T10:06:00Z">
        <w:r>
          <w:rPr>
            <w:rFonts w:ascii="Consolas" w:hAnsi="Consolas" w:cs="Consolas"/>
            <w:sz w:val="17"/>
          </w:rPr>
          <w:t xml:space="preserve">  "city": "Koeln"</w:t>
        </w:r>
      </w:ins>
    </w:p>
    <w:p w14:paraId="238BF916" w14:textId="77777777" w:rsidR="008A0DA5" w:rsidRDefault="00000000">
      <w:pPr>
        <w:shd w:val="clear" w:color="auto" w:fill="F2F2F2"/>
        <w:spacing w:after="0"/>
      </w:pPr>
      <w:ins w:id="557" w:author="E.ON Netze" w:date="2026-07-11T18:12:00Z">
        <w:r>
          <w:rPr>
            <w:rFonts w:ascii="Consolas" w:hAnsi="Consolas" w:cs="Consolas"/>
            <w:sz w:val="17"/>
          </w:rPr>
          <w:t>}</w:t>
        </w:r>
      </w:ins>
    </w:p>
    <w:p w14:paraId="4BDF7A9D" w14:textId="77777777" w:rsidR="008A0DA5" w:rsidRDefault="00000000">
      <w:pPr>
        <w:shd w:val="clear" w:color="auto" w:fill="F2F2F2"/>
        <w:spacing w:after="0"/>
      </w:pPr>
      <w:ins w:id="558" w:author="E.ON Netze" w:date="2026-07-07T13:34:00Z">
        <w:r>
          <w:rPr>
            <w:rFonts w:ascii="Consolas" w:hAnsi="Consolas" w:cs="Consolas"/>
            <w:sz w:val="17"/>
          </w:rPr>
          <w:t> </w:t>
        </w:r>
      </w:ins>
    </w:p>
    <w:p w14:paraId="576FA6A9" w14:textId="77777777" w:rsidR="008A0DA5" w:rsidRDefault="00000000">
      <w:pPr>
        <w:shd w:val="clear" w:color="auto" w:fill="F2F2F2"/>
        <w:spacing w:after="0"/>
      </w:pPr>
      <w:ins w:id="559" w:author="E.ON Netze" w:date="2026-07-11T18:00:00Z">
        <w:r>
          <w:rPr>
            <w:rFonts w:ascii="Consolas" w:hAnsi="Consolas" w:cs="Consolas"/>
            <w:sz w:val="17"/>
          </w:rPr>
          <w:t>HTTP/2 200 OK</w:t>
        </w:r>
      </w:ins>
    </w:p>
    <w:p w14:paraId="71598220" w14:textId="77777777" w:rsidR="008A0DA5" w:rsidRDefault="00000000">
      <w:pPr>
        <w:shd w:val="clear" w:color="auto" w:fill="F2F2F2"/>
        <w:spacing w:after="0"/>
      </w:pPr>
      <w:ins w:id="560" w:author="E.ON Netze" w:date="2026-07-12T04:28:00Z">
        <w:r>
          <w:rPr>
            <w:rFonts w:ascii="Consolas" w:hAnsi="Consolas" w:cs="Consolas"/>
            <w:sz w:val="17"/>
          </w:rPr>
          <w:t>Content-Type: application/json</w:t>
        </w:r>
      </w:ins>
    </w:p>
    <w:p w14:paraId="11E1F293" w14:textId="77777777" w:rsidR="008A0DA5" w:rsidRDefault="00000000">
      <w:pPr>
        <w:shd w:val="clear" w:color="auto" w:fill="F2F2F2"/>
        <w:spacing w:after="0"/>
      </w:pPr>
      <w:ins w:id="561" w:author="E.ON Netze" w:date="2026-07-10T07:38:00Z">
        <w:r>
          <w:rPr>
            <w:rFonts w:ascii="Consolas" w:hAnsi="Consolas" w:cs="Consolas"/>
            <w:sz w:val="17"/>
          </w:rPr>
          <w:t>EBD-Reference: E_0594;outcome=positiv</w:t>
        </w:r>
      </w:ins>
    </w:p>
    <w:p w14:paraId="2423A913" w14:textId="77777777" w:rsidR="008A0DA5" w:rsidRDefault="00000000">
      <w:pPr>
        <w:shd w:val="clear" w:color="auto" w:fill="F2F2F2"/>
        <w:spacing w:after="0"/>
      </w:pPr>
      <w:ins w:id="562" w:author="E.ON Netze" w:date="2026-07-10T01:44:00Z">
        <w:r>
          <w:rPr>
            <w:rFonts w:ascii="Consolas" w:hAnsi="Consolas" w:cs="Consolas"/>
            <w:sz w:val="17"/>
          </w:rPr>
          <w:t>traceparent: 00-4bf92f3577b34da6a3ce929d0e0e4736-9988776655443322-01</w:t>
        </w:r>
      </w:ins>
    </w:p>
    <w:p w14:paraId="071A162C" w14:textId="77777777" w:rsidR="008A0DA5" w:rsidRDefault="00000000">
      <w:pPr>
        <w:shd w:val="clear" w:color="auto" w:fill="F2F2F2"/>
        <w:spacing w:after="0"/>
      </w:pPr>
      <w:ins w:id="563" w:author="E.ON Netze" w:date="2026-07-12T05:34:00Z">
        <w:r>
          <w:rPr>
            <w:rFonts w:ascii="Consolas" w:hAnsi="Consolas" w:cs="Consolas"/>
            <w:sz w:val="17"/>
          </w:rPr>
          <w:t> </w:t>
        </w:r>
      </w:ins>
    </w:p>
    <w:p w14:paraId="0ED1486A" w14:textId="77777777" w:rsidR="008A0DA5" w:rsidRDefault="00000000">
      <w:pPr>
        <w:shd w:val="clear" w:color="auto" w:fill="F2F2F2"/>
        <w:spacing w:after="0"/>
      </w:pPr>
      <w:ins w:id="564" w:author="E.ON Netze" w:date="2026-07-14T07:51:00Z">
        <w:r>
          <w:rPr>
            <w:rFonts w:ascii="Consolas" w:hAnsi="Consolas" w:cs="Consolas"/>
            <w:sz w:val="17"/>
          </w:rPr>
          <w:t>{</w:t>
        </w:r>
      </w:ins>
    </w:p>
    <w:p w14:paraId="0DD3C75A" w14:textId="77777777" w:rsidR="008A0DA5" w:rsidRDefault="00000000">
      <w:pPr>
        <w:shd w:val="clear" w:color="auto" w:fill="F2F2F2"/>
        <w:spacing w:after="0"/>
      </w:pPr>
      <w:ins w:id="565" w:author="E.ON Netze" w:date="2026-07-12T04:43:00Z">
        <w:r>
          <w:rPr>
            <w:rFonts w:ascii="Consolas" w:hAnsi="Consolas" w:cs="Consolas"/>
            <w:sz w:val="17"/>
          </w:rPr>
          <w:t xml:space="preserve">  "marketLocationId": "DE0001234567890",</w:t>
        </w:r>
      </w:ins>
    </w:p>
    <w:p w14:paraId="10938E0E" w14:textId="77777777" w:rsidR="008A0DA5" w:rsidRDefault="00000000">
      <w:pPr>
        <w:shd w:val="clear" w:color="auto" w:fill="F2F2F2"/>
        <w:spacing w:after="0"/>
      </w:pPr>
      <w:ins w:id="566" w:author="E.ON Netze" w:date="2026-07-09T18:57:00Z">
        <w:r>
          <w:rPr>
            <w:rFonts w:ascii="Consolas" w:hAnsi="Consolas" w:cs="Consolas"/>
            <w:sz w:val="17"/>
          </w:rPr>
          <w:t xml:space="preserve">  "status": "identified"</w:t>
        </w:r>
      </w:ins>
    </w:p>
    <w:p w14:paraId="07BD7812" w14:textId="77777777" w:rsidR="008A0DA5" w:rsidRDefault="00000000">
      <w:pPr>
        <w:shd w:val="clear" w:color="auto" w:fill="F2F2F2"/>
        <w:spacing w:after="0"/>
      </w:pPr>
      <w:ins w:id="567" w:author="E.ON Netze" w:date="2026-07-10T18:31:00Z">
        <w:r>
          <w:rPr>
            <w:rFonts w:ascii="Consolas" w:hAnsi="Consolas" w:cs="Consolas"/>
            <w:sz w:val="17"/>
          </w:rPr>
          <w:t>}</w:t>
        </w:r>
      </w:ins>
    </w:p>
    <w:p w14:paraId="0AB3FADF" w14:textId="77777777" w:rsidR="008A0DA5" w:rsidRDefault="00000000">
      <w:ins w:id="568" w:author="E.ON Netze" w:date="2026-07-11T22:17:00Z">
        <w:r>
          <w:rPr>
            <w:rFonts w:cs="Calibri"/>
          </w:rPr>
          <w:t>EBD-Reference steht ausschließlich im Header-Block (vor der Leerzeile); der JSON-Body danach enthält ausschließlich fachliche Nutzdaten (hier: marketLocationId, status) und keine Prüfprozess-Metadaten.</w:t>
        </w:r>
      </w:ins>
    </w:p>
    <w:p w14:paraId="35ABF68F" w14:textId="77777777" w:rsidR="008A0DA5" w:rsidRDefault="00000000">
      <w:ins w:id="569" w:author="E.ON Netze" w:date="2026-07-14T12:20:00Z">
        <w:r>
          <w:rPr>
            <w:rFonts w:cs="Calibri"/>
          </w:rPr>
          <w:t xml:space="preserve">MUST Ändert sich im Rahmen einer Aktualisierung des EBD-Dokuments ein referenziertes Entscheidungsbaum-Diagramm inhaltlich, ist dies im Änderungsmanagement (Kapitel 3.2.1) der betroffenen API-Webdienste zu berücksichtigen; eine inhaltliche Änderung eines referenzierten EBD gilt als Änderungsgrund im Sinne des </w:t>
        </w:r>
        <w:r>
          <w:rPr>
            <w:rFonts w:cs="Calibri"/>
          </w:rPr>
          <w:lastRenderedPageBreak/>
          <w:t>Änderungsmanagements, auch wenn sich die technische Schnittstelle selbst nicht ändert (z. B. bei geänderten Prüfreihenfolgen).</w:t>
        </w:r>
      </w:ins>
    </w:p>
    <w:p w14:paraId="211E929C" w14:textId="77777777" w:rsidR="008A0DA5" w:rsidRDefault="00000000">
      <w:pPr>
        <w:pStyle w:val="berschrift2"/>
      </w:pPr>
      <w:commentRangeStart w:id="570"/>
      <w:ins w:id="571" w:author="E.ON Netze" w:date="2026-07-12T11:44:00Z">
        <w:r>
          <w:rPr>
            <w:rFonts w:ascii="Calibri" w:hAnsi="Calibri" w:cs="Calibri"/>
          </w:rPr>
          <w:t>Berechnungsvorschriften</w:t>
        </w:r>
        <w:commentRangeEnd w:id="570"/>
        <w:r>
          <w:rPr>
            <w:rStyle w:val="Kommentarzeichen"/>
            <w:sz w:val="26"/>
            <w:szCs w:val="26"/>
          </w:rPr>
          <w:commentReference w:id="570"/>
        </w:r>
      </w:ins>
    </w:p>
    <w:p w14:paraId="2CEB292A" w14:textId="77777777" w:rsidR="008A0DA5" w:rsidRDefault="00000000">
      <w:ins w:id="572" w:author="E.ON Netze" w:date="2026-07-08T07:56:00Z">
        <w:r>
          <w:rPr>
            <w:rFonts w:cs="Calibri"/>
          </w:rPr>
          <w:t>MUST Berechnungsvorschriften, die als Zeichenkette in einer API-Nachricht übertragen werden, MÜSSEN syntaktisch mit [ISO-IEC-26300-2] („Information technology – Open Document Format for Office Applications (OpenDocument) v1.2 – Part 2: Recalculated Formula (OpenFormula) Format“, OASIS/ISO/IEC, 2015) kompatibel sein: Infix-Notation, Beginn mit „=“, Funktionsnamen in Großschreibung, runde Klammern zur Gruppierung, die Operatoren +, -, *, /, &lt;, &gt; sowie Parameter-Bezeichner als Operanden. EDI@Energy-spezifische Funktionen (z. B. „Positivwert“) sind zusätzlich zu den OpenFormula-Kernfunktionen (u. a. MIN, MAX, WENN/IF) zulässig und MÜSSEN im Schema dokumentiert werden.</w:t>
        </w:r>
      </w:ins>
    </w:p>
    <w:p w14:paraId="5496F677" w14:textId="77777777" w:rsidR="008A0DA5" w:rsidRDefault="00000000">
      <w:ins w:id="573" w:author="E.ON Netze" w:date="2026-07-08T20:55:00Z">
        <w:r>
          <w:rPr>
            <w:rFonts w:cs="Calibri"/>
          </w:rPr>
          <w:t xml:space="preserve">MUST Das Schema für eine Berechnungsvorschrift MUSS in OAS 3.1 als eigenständiges, wiederverwendbares Schema unter </w:t>
        </w:r>
      </w:ins>
      <w:ins w:id="574" w:author="E.ON Netze" w:date="2026-07-13T11:22:00Z">
        <w:r>
          <w:rPr>
            <w:rFonts w:ascii="Consolas" w:hAnsi="Consolas" w:cs="Consolas"/>
          </w:rPr>
          <w:t>components.schemas</w:t>
        </w:r>
      </w:ins>
      <w:ins w:id="575" w:author="E.ON Netze" w:date="2026-07-08T18:39:00Z">
        <w:r>
          <w:rPr>
            <w:rFonts w:cs="Calibri"/>
          </w:rPr>
          <w:t xml:space="preserve"> definiert und per </w:t>
        </w:r>
      </w:ins>
      <w:ins w:id="576" w:author="E.ON Netze" w:date="2026-07-14T10:02:00Z">
        <w:r>
          <w:rPr>
            <w:rFonts w:ascii="Consolas" w:hAnsi="Consolas" w:cs="Consolas"/>
          </w:rPr>
          <w:t>$ref</w:t>
        </w:r>
      </w:ins>
      <w:ins w:id="577" w:author="E.ON Netze" w:date="2026-07-10T08:24:00Z">
        <w:r>
          <w:rPr>
            <w:rFonts w:cs="Calibri"/>
          </w:rPr>
          <w:t xml:space="preserve"> eingebunden werden – analog zu allen übrigen fachlichen Schemas (vgl. Kapitel 3.4 zu x-i18n). Das folgende Beispiel zeigt die Referenzdatei calculationFormula.yaml:</w:t>
        </w:r>
      </w:ins>
    </w:p>
    <w:p w14:paraId="3E7A14A3" w14:textId="77777777" w:rsidR="008A0DA5" w:rsidRDefault="00000000">
      <w:commentRangeStart w:id="578"/>
      <w:ins w:id="579" w:author="E.ON Netze" w:date="2026-07-13T09:25:00Z">
        <w:r>
          <w:rPr>
            <w:rFonts w:cs="Calibri"/>
          </w:rPr>
          <w:t xml:space="preserve">MUST Eine Berechnungsvorschrift wird nicht als reine Formel-Zeichenkette übertragen, sondern als Objekt calculationRule mit den Eigenschaften </w:t>
        </w:r>
      </w:ins>
      <w:ins w:id="580" w:author="E.ON Netze" w:date="2026-07-08T00:40:00Z">
        <w:r>
          <w:rPr>
            <w:rFonts w:ascii="Consolas" w:hAnsi="Consolas" w:cs="Consolas"/>
          </w:rPr>
          <w:t>formulaId</w:t>
        </w:r>
      </w:ins>
      <w:ins w:id="581" w:author="E.ON Netze" w:date="2026-07-11T14:41:00Z">
        <w:r>
          <w:rPr>
            <w:rFonts w:cs="Calibri"/>
          </w:rPr>
          <w:t xml:space="preserve">, </w:t>
        </w:r>
      </w:ins>
      <w:ins w:id="582" w:author="E.ON Netze" w:date="2026-07-11T20:46:00Z">
        <w:r>
          <w:rPr>
            <w:rFonts w:ascii="Consolas" w:hAnsi="Consolas" w:cs="Consolas"/>
          </w:rPr>
          <w:t>formula</w:t>
        </w:r>
      </w:ins>
      <w:ins w:id="583" w:author="E.ON Netze" w:date="2026-07-10T05:50:00Z">
        <w:r>
          <w:rPr>
            <w:rFonts w:cs="Calibri"/>
          </w:rPr>
          <w:t xml:space="preserve"> und </w:t>
        </w:r>
      </w:ins>
      <w:ins w:id="584" w:author="E.ON Netze" w:date="2026-07-14T18:33:00Z">
        <w:r>
          <w:rPr>
            <w:rFonts w:ascii="Consolas" w:hAnsi="Consolas" w:cs="Consolas"/>
          </w:rPr>
          <w:t>variables</w:t>
        </w:r>
      </w:ins>
      <w:ins w:id="585" w:author="E.ON Netze" w:date="2026-07-08T02:53:00Z">
        <w:r>
          <w:rPr>
            <w:rFonts w:cs="Calibri"/>
          </w:rPr>
          <w:t>.</w:t>
        </w:r>
        <w:commentRangeEnd w:id="578"/>
        <w:r>
          <w:rPr>
            <w:rStyle w:val="Kommentarzeichen"/>
            <w:sz w:val="20"/>
            <w:szCs w:val="22"/>
          </w:rPr>
          <w:commentReference w:id="578"/>
        </w:r>
      </w:ins>
    </w:p>
    <w:p w14:paraId="6C769026" w14:textId="77777777" w:rsidR="008A0DA5" w:rsidRDefault="00000000">
      <w:pPr>
        <w:shd w:val="clear" w:color="auto" w:fill="F2F2F2"/>
        <w:spacing w:after="0"/>
      </w:pPr>
      <w:ins w:id="586" w:author="E.ON Netze" w:date="2026-07-07T18:00:00Z">
        <w:r>
          <w:rPr>
            <w:rFonts w:ascii="Consolas" w:hAnsi="Consolas" w:cs="Consolas"/>
            <w:sz w:val="17"/>
          </w:rPr>
          <w:t># calculationFormula.yaml</w:t>
        </w:r>
      </w:ins>
    </w:p>
    <w:p w14:paraId="1B84E0F7" w14:textId="77777777" w:rsidR="008A0DA5" w:rsidRDefault="00000000">
      <w:pPr>
        <w:shd w:val="clear" w:color="auto" w:fill="F2F2F2"/>
        <w:spacing w:after="0"/>
      </w:pPr>
      <w:ins w:id="587" w:author="E.ON Netze" w:date="2026-07-07T23:25:00Z">
        <w:r>
          <w:rPr>
            <w:rFonts w:ascii="Consolas" w:hAnsi="Consolas" w:cs="Consolas"/>
            <w:sz w:val="17"/>
          </w:rPr>
          <w:t>components:</w:t>
        </w:r>
      </w:ins>
    </w:p>
    <w:p w14:paraId="53B73195" w14:textId="77777777" w:rsidR="008A0DA5" w:rsidRDefault="00000000">
      <w:pPr>
        <w:shd w:val="clear" w:color="auto" w:fill="F2F2F2"/>
        <w:spacing w:after="0"/>
      </w:pPr>
      <w:ins w:id="588" w:author="E.ON Netze" w:date="2026-07-12T19:56:00Z">
        <w:r>
          <w:rPr>
            <w:rFonts w:ascii="Consolas" w:hAnsi="Consolas" w:cs="Consolas"/>
            <w:sz w:val="17"/>
          </w:rPr>
          <w:t xml:space="preserve">  schemas:</w:t>
        </w:r>
      </w:ins>
    </w:p>
    <w:p w14:paraId="35F5F067" w14:textId="77777777" w:rsidR="008A0DA5" w:rsidRDefault="00000000">
      <w:pPr>
        <w:shd w:val="clear" w:color="auto" w:fill="F2F2F2"/>
        <w:spacing w:after="0"/>
      </w:pPr>
      <w:ins w:id="589" w:author="E.ON Netze" w:date="2026-07-13T18:34:00Z">
        <w:r>
          <w:rPr>
            <w:rFonts w:ascii="Consolas" w:hAnsi="Consolas" w:cs="Consolas"/>
            <w:sz w:val="17"/>
          </w:rPr>
          <w:t xml:space="preserve">    calculationFormula:</w:t>
        </w:r>
      </w:ins>
    </w:p>
    <w:p w14:paraId="37148000" w14:textId="77777777" w:rsidR="008A0DA5" w:rsidRDefault="00000000">
      <w:pPr>
        <w:shd w:val="clear" w:color="auto" w:fill="F2F2F2"/>
        <w:spacing w:after="0"/>
      </w:pPr>
      <w:ins w:id="590" w:author="E.ON Netze" w:date="2026-07-09T20:51:00Z">
        <w:r>
          <w:rPr>
            <w:rFonts w:ascii="Consolas" w:hAnsi="Consolas" w:cs="Consolas"/>
            <w:sz w:val="17"/>
          </w:rPr>
          <w:t xml:space="preserve">      type: string</w:t>
        </w:r>
      </w:ins>
    </w:p>
    <w:p w14:paraId="287F5F03" w14:textId="77777777" w:rsidR="008A0DA5" w:rsidRDefault="00000000">
      <w:pPr>
        <w:shd w:val="clear" w:color="auto" w:fill="F2F2F2"/>
        <w:spacing w:after="0"/>
      </w:pPr>
      <w:ins w:id="591" w:author="E.ON Netze" w:date="2026-07-13T09:06:00Z">
        <w:r>
          <w:rPr>
            <w:rFonts w:ascii="Consolas" w:hAnsi="Consolas" w:cs="Consolas"/>
            <w:sz w:val="17"/>
          </w:rPr>
          <w:t xml:space="preserve">      pattern: &gt;-</w:t>
        </w:r>
      </w:ins>
    </w:p>
    <w:p w14:paraId="396CB5DB" w14:textId="77777777" w:rsidR="008A0DA5" w:rsidRDefault="00000000">
      <w:pPr>
        <w:shd w:val="clear" w:color="auto" w:fill="F2F2F2"/>
        <w:spacing w:after="0"/>
      </w:pPr>
      <w:ins w:id="592" w:author="E.ON Netze" w:date="2026-07-13T03:54:00Z">
        <w:r>
          <w:rPr>
            <w:rFonts w:ascii="Consolas" w:hAnsi="Consolas" w:cs="Consolas"/>
            <w:sz w:val="17"/>
          </w:rPr>
          <w:t xml:space="preserve">        ^\s*=\s*(?:(?:MIN|MAX|Positivwert|WENN)\s*\(|</w:t>
        </w:r>
      </w:ins>
    </w:p>
    <w:p w14:paraId="1A895C24" w14:textId="77777777" w:rsidR="008A0DA5" w:rsidRDefault="00000000">
      <w:pPr>
        <w:shd w:val="clear" w:color="auto" w:fill="F2F2F2"/>
        <w:spacing w:after="0"/>
      </w:pPr>
      <w:ins w:id="593" w:author="E.ON Netze" w:date="2026-07-10T02:10:00Z">
        <w:r>
          <w:rPr>
            <w:rFonts w:ascii="Consolas" w:hAnsi="Consolas" w:cs="Consolas"/>
            <w:sz w:val="17"/>
          </w:rPr>
          <w:t xml:space="preserve">        [A-Za-z0-9]{1,10}|[+\-*\/()&lt;&gt;,]|\s)+\s*$</w:t>
        </w:r>
      </w:ins>
    </w:p>
    <w:p w14:paraId="22A092CB" w14:textId="77777777" w:rsidR="008A0DA5" w:rsidRDefault="00000000">
      <w:pPr>
        <w:shd w:val="clear" w:color="auto" w:fill="F2F2F2"/>
        <w:spacing w:after="0"/>
      </w:pPr>
      <w:ins w:id="594" w:author="E.ON Netze" w:date="2026-07-14T12:14:00Z">
        <w:r>
          <w:rPr>
            <w:rFonts w:ascii="Consolas" w:hAnsi="Consolas" w:cs="Consolas"/>
            <w:sz w:val="17"/>
          </w:rPr>
          <w:t xml:space="preserve">      title: Calculation Formula</w:t>
        </w:r>
      </w:ins>
    </w:p>
    <w:p w14:paraId="052C34B1" w14:textId="77777777" w:rsidR="008A0DA5" w:rsidRDefault="00000000">
      <w:pPr>
        <w:shd w:val="clear" w:color="auto" w:fill="F2F2F2"/>
        <w:spacing w:after="0"/>
      </w:pPr>
      <w:ins w:id="595" w:author="E.ON Netze" w:date="2026-07-11T03:48:00Z">
        <w:r>
          <w:rPr>
            <w:rFonts w:ascii="Consolas" w:hAnsi="Consolas" w:cs="Consolas"/>
            <w:sz w:val="17"/>
          </w:rPr>
          <w:t xml:space="preserve">      description: |</w:t>
        </w:r>
      </w:ins>
    </w:p>
    <w:p w14:paraId="0BEE0D98" w14:textId="77777777" w:rsidR="008A0DA5" w:rsidRDefault="00000000">
      <w:pPr>
        <w:shd w:val="clear" w:color="auto" w:fill="F2F2F2"/>
        <w:spacing w:after="0"/>
      </w:pPr>
      <w:ins w:id="596" w:author="E.ON Netze" w:date="2026-07-14T09:36:00Z">
        <w:r>
          <w:rPr>
            <w:rFonts w:ascii="Consolas" w:hAnsi="Consolas" w:cs="Consolas"/>
            <w:sz w:val="17"/>
          </w:rPr>
          <w:t xml:space="preserve">        Formal calculation rule following an OpenFormula-compatible</w:t>
        </w:r>
      </w:ins>
    </w:p>
    <w:p w14:paraId="468C48E6" w14:textId="77777777" w:rsidR="008A0DA5" w:rsidRDefault="00000000">
      <w:pPr>
        <w:shd w:val="clear" w:color="auto" w:fill="F2F2F2"/>
        <w:spacing w:after="0"/>
      </w:pPr>
      <w:ins w:id="597" w:author="E.ON Netze" w:date="2026-07-08T20:47:00Z">
        <w:r>
          <w:rPr>
            <w:rFonts w:ascii="Consolas" w:hAnsi="Consolas" w:cs="Consolas"/>
            <w:sz w:val="17"/>
          </w:rPr>
          <w:t xml:space="preserve">        (ISO/IEC 26300-2) infix syntax. May contain the functions</w:t>
        </w:r>
      </w:ins>
    </w:p>
    <w:p w14:paraId="0ED580BD" w14:textId="77777777" w:rsidR="008A0DA5" w:rsidRDefault="00000000">
      <w:pPr>
        <w:shd w:val="clear" w:color="auto" w:fill="F2F2F2"/>
        <w:spacing w:after="0"/>
      </w:pPr>
      <w:ins w:id="598" w:author="E.ON Netze" w:date="2026-07-09T13:40:00Z">
        <w:r>
          <w:rPr>
            <w:rFonts w:ascii="Consolas" w:hAnsi="Consolas" w:cs="Consolas"/>
            <w:sz w:val="17"/>
          </w:rPr>
          <w:t xml:space="preserve">        MIN, MAX, Positivwert (positive part) and WENN (IF), the</w:t>
        </w:r>
      </w:ins>
    </w:p>
    <w:p w14:paraId="2FB89CB1" w14:textId="77777777" w:rsidR="008A0DA5" w:rsidRDefault="00000000">
      <w:pPr>
        <w:shd w:val="clear" w:color="auto" w:fill="F2F2F2"/>
        <w:spacing w:after="0"/>
      </w:pPr>
      <w:ins w:id="599" w:author="E.ON Netze" w:date="2026-07-12T13:58:00Z">
        <w:r>
          <w:rPr>
            <w:rFonts w:ascii="Consolas" w:hAnsi="Consolas" w:cs="Consolas"/>
            <w:sz w:val="17"/>
          </w:rPr>
          <w:t xml:space="preserve">        operators +, -, *, /, (, ), &lt;, &gt; and parameter IDs. MUST</w:t>
        </w:r>
      </w:ins>
    </w:p>
    <w:p w14:paraId="585FF775" w14:textId="77777777" w:rsidR="008A0DA5" w:rsidRDefault="00000000">
      <w:pPr>
        <w:shd w:val="clear" w:color="auto" w:fill="F2F2F2"/>
        <w:spacing w:after="0"/>
      </w:pPr>
      <w:ins w:id="600" w:author="E.ON Netze" w:date="2026-07-09T15:23:00Z">
        <w:r>
          <w:rPr>
            <w:rFonts w:ascii="Consolas" w:hAnsi="Consolas" w:cs="Consolas"/>
            <w:sz w:val="17"/>
          </w:rPr>
          <w:t xml:space="preserve">        start with an equals sign.</w:t>
        </w:r>
      </w:ins>
    </w:p>
    <w:p w14:paraId="74A53671" w14:textId="77777777" w:rsidR="008A0DA5" w:rsidRDefault="00000000">
      <w:pPr>
        <w:shd w:val="clear" w:color="auto" w:fill="F2F2F2"/>
        <w:spacing w:after="0"/>
      </w:pPr>
      <w:ins w:id="601" w:author="E.ON Netze" w:date="2026-07-08T01:11:00Z">
        <w:r>
          <w:rPr>
            <w:rFonts w:ascii="Consolas" w:hAnsi="Consolas" w:cs="Consolas"/>
            <w:sz w:val="17"/>
          </w:rPr>
          <w:t xml:space="preserve">        **German:** Formale Berechnungsvorschrift in einer an</w:t>
        </w:r>
      </w:ins>
    </w:p>
    <w:p w14:paraId="01267F52" w14:textId="77777777" w:rsidR="008A0DA5" w:rsidRDefault="00000000">
      <w:pPr>
        <w:shd w:val="clear" w:color="auto" w:fill="F2F2F2"/>
        <w:spacing w:after="0"/>
      </w:pPr>
      <w:ins w:id="602" w:author="E.ON Netze" w:date="2026-07-10T02:22:00Z">
        <w:r>
          <w:rPr>
            <w:rFonts w:ascii="Consolas" w:hAnsi="Consolas" w:cs="Consolas"/>
            <w:sz w:val="17"/>
          </w:rPr>
          <w:t xml:space="preserve">        OpenFormula (ISO/IEC 26300-2) angelehnten Infix-Syntax.</w:t>
        </w:r>
      </w:ins>
    </w:p>
    <w:p w14:paraId="3CEF206A" w14:textId="77777777" w:rsidR="008A0DA5" w:rsidRDefault="00000000">
      <w:pPr>
        <w:shd w:val="clear" w:color="auto" w:fill="F2F2F2"/>
        <w:spacing w:after="0"/>
      </w:pPr>
      <w:ins w:id="603" w:author="E.ON Netze" w:date="2026-07-14T18:40:00Z">
        <w:r>
          <w:rPr>
            <w:rFonts w:ascii="Consolas" w:hAnsi="Consolas" w:cs="Consolas"/>
            <w:sz w:val="17"/>
          </w:rPr>
          <w:t xml:space="preserve">        Kann die Funktionen MIN, MAX, Positivwert und WENN, die</w:t>
        </w:r>
      </w:ins>
    </w:p>
    <w:p w14:paraId="3CBB621E" w14:textId="77777777" w:rsidR="008A0DA5" w:rsidRDefault="00000000">
      <w:pPr>
        <w:shd w:val="clear" w:color="auto" w:fill="F2F2F2"/>
        <w:spacing w:after="0"/>
      </w:pPr>
      <w:ins w:id="604" w:author="E.ON Netze" w:date="2026-07-08T23:08:00Z">
        <w:r>
          <w:rPr>
            <w:rFonts w:ascii="Consolas" w:hAnsi="Consolas" w:cs="Consolas"/>
            <w:sz w:val="17"/>
          </w:rPr>
          <w:t xml:space="preserve">        Operatoren +, -, *, /, (, ), &lt;, &gt; sowie Parameter-IDs</w:t>
        </w:r>
      </w:ins>
    </w:p>
    <w:p w14:paraId="7BAFF582" w14:textId="77777777" w:rsidR="008A0DA5" w:rsidRDefault="00000000">
      <w:pPr>
        <w:shd w:val="clear" w:color="auto" w:fill="F2F2F2"/>
        <w:spacing w:after="0"/>
      </w:pPr>
      <w:ins w:id="605" w:author="E.ON Netze" w:date="2026-07-11T04:43:00Z">
        <w:r>
          <w:rPr>
            <w:rFonts w:ascii="Consolas" w:hAnsi="Consolas" w:cs="Consolas"/>
            <w:sz w:val="17"/>
          </w:rPr>
          <w:t xml:space="preserve">        enthalten. Muss mit einem Gleichheitszeichen beginnen.</w:t>
        </w:r>
      </w:ins>
    </w:p>
    <w:p w14:paraId="286A698C" w14:textId="77777777" w:rsidR="008A0DA5" w:rsidRDefault="00000000">
      <w:pPr>
        <w:shd w:val="clear" w:color="auto" w:fill="F2F2F2"/>
        <w:spacing w:after="0"/>
      </w:pPr>
      <w:ins w:id="606" w:author="E.ON Netze" w:date="2026-07-07T10:17:00Z">
        <w:r>
          <w:rPr>
            <w:rFonts w:ascii="Consolas" w:hAnsi="Consolas" w:cs="Consolas"/>
            <w:sz w:val="17"/>
          </w:rPr>
          <w:t xml:space="preserve">      x-i18n:</w:t>
        </w:r>
      </w:ins>
    </w:p>
    <w:p w14:paraId="155FFA4D" w14:textId="77777777" w:rsidR="008A0DA5" w:rsidRDefault="00000000">
      <w:pPr>
        <w:shd w:val="clear" w:color="auto" w:fill="F2F2F2"/>
        <w:spacing w:after="0"/>
      </w:pPr>
      <w:ins w:id="607" w:author="E.ON Netze" w:date="2026-07-11T18:53:00Z">
        <w:r>
          <w:rPr>
            <w:rFonts w:ascii="Consolas" w:hAnsi="Consolas" w:cs="Consolas"/>
            <w:sz w:val="17"/>
          </w:rPr>
          <w:t xml:space="preserve">        de:</w:t>
        </w:r>
      </w:ins>
    </w:p>
    <w:p w14:paraId="1E1218AB" w14:textId="77777777" w:rsidR="008A0DA5" w:rsidRDefault="00000000">
      <w:pPr>
        <w:shd w:val="clear" w:color="auto" w:fill="F2F2F2"/>
        <w:spacing w:after="0"/>
      </w:pPr>
      <w:ins w:id="608" w:author="E.ON Netze" w:date="2026-07-13T07:49:00Z">
        <w:r>
          <w:rPr>
            <w:rFonts w:ascii="Consolas" w:hAnsi="Consolas" w:cs="Consolas"/>
            <w:sz w:val="17"/>
          </w:rPr>
          <w:t xml:space="preserve">          title: Berechnungsformel</w:t>
        </w:r>
      </w:ins>
    </w:p>
    <w:p w14:paraId="3749108B" w14:textId="77777777" w:rsidR="008A0DA5" w:rsidRDefault="00000000">
      <w:pPr>
        <w:shd w:val="clear" w:color="auto" w:fill="F2F2F2"/>
        <w:spacing w:after="0"/>
      </w:pPr>
      <w:ins w:id="609" w:author="E.ON Netze" w:date="2026-07-07T23:32:00Z">
        <w:r>
          <w:rPr>
            <w:rFonts w:ascii="Consolas" w:hAnsi="Consolas" w:cs="Consolas"/>
            <w:sz w:val="17"/>
          </w:rPr>
          <w:t xml:space="preserve">          description: |</w:t>
        </w:r>
      </w:ins>
    </w:p>
    <w:p w14:paraId="090C75B9" w14:textId="77777777" w:rsidR="008A0DA5" w:rsidRDefault="00000000">
      <w:pPr>
        <w:shd w:val="clear" w:color="auto" w:fill="F2F2F2"/>
        <w:spacing w:after="0"/>
      </w:pPr>
      <w:ins w:id="610" w:author="E.ON Netze" w:date="2026-07-09T11:39:00Z">
        <w:r>
          <w:rPr>
            <w:rFonts w:ascii="Consolas" w:hAnsi="Consolas" w:cs="Consolas"/>
            <w:sz w:val="17"/>
          </w:rPr>
          <w:t xml:space="preserve">            Die ausgeschriebene Berechnungsformel; kann MIN, MAX,</w:t>
        </w:r>
      </w:ins>
    </w:p>
    <w:p w14:paraId="3E0CE9C9" w14:textId="77777777" w:rsidR="008A0DA5" w:rsidRDefault="00000000">
      <w:pPr>
        <w:shd w:val="clear" w:color="auto" w:fill="F2F2F2"/>
        <w:spacing w:after="0"/>
      </w:pPr>
      <w:ins w:id="611" w:author="E.ON Netze" w:date="2026-07-12T05:09:00Z">
        <w:r>
          <w:rPr>
            <w:rFonts w:ascii="Consolas" w:hAnsi="Consolas" w:cs="Consolas"/>
            <w:sz w:val="17"/>
          </w:rPr>
          <w:t xml:space="preserve">            Positivwert, WENN, die Operatoren +, -, *, /, (, ), &lt;,</w:t>
        </w:r>
      </w:ins>
    </w:p>
    <w:p w14:paraId="1071AAF9" w14:textId="77777777" w:rsidR="008A0DA5" w:rsidRDefault="00000000">
      <w:pPr>
        <w:shd w:val="clear" w:color="auto" w:fill="F2F2F2"/>
        <w:spacing w:after="0"/>
      </w:pPr>
      <w:ins w:id="612" w:author="E.ON Netze" w:date="2026-07-12T02:50:00Z">
        <w:r>
          <w:rPr>
            <w:rFonts w:ascii="Consolas" w:hAnsi="Consolas" w:cs="Consolas"/>
            <w:sz w:val="17"/>
          </w:rPr>
          <w:t xml:space="preserve">            &gt; sowie Parameter-IDs enthalten. Muss mit einem</w:t>
        </w:r>
      </w:ins>
    </w:p>
    <w:p w14:paraId="73B8DBF5" w14:textId="77777777" w:rsidR="008A0DA5" w:rsidRDefault="00000000">
      <w:pPr>
        <w:shd w:val="clear" w:color="auto" w:fill="F2F2F2"/>
        <w:spacing w:after="0"/>
      </w:pPr>
      <w:ins w:id="613" w:author="E.ON Netze" w:date="2026-07-08T09:47:00Z">
        <w:r>
          <w:rPr>
            <w:rFonts w:ascii="Consolas" w:hAnsi="Consolas" w:cs="Consolas"/>
            <w:sz w:val="17"/>
          </w:rPr>
          <w:t xml:space="preserve">            Gleichheitszeichen beginnen.</w:t>
        </w:r>
      </w:ins>
    </w:p>
    <w:p w14:paraId="15DB4D7A" w14:textId="77777777" w:rsidR="008A0DA5" w:rsidRDefault="00000000">
      <w:pPr>
        <w:shd w:val="clear" w:color="auto" w:fill="F2F2F2"/>
        <w:spacing w:after="0"/>
      </w:pPr>
      <w:ins w:id="614" w:author="E.ON Netze" w:date="2026-07-12T20:04:00Z">
        <w:r>
          <w:rPr>
            <w:rFonts w:ascii="Consolas" w:hAnsi="Consolas" w:cs="Consolas"/>
            <w:sz w:val="17"/>
          </w:rPr>
          <w:t xml:space="preserve">      examples:</w:t>
        </w:r>
      </w:ins>
    </w:p>
    <w:p w14:paraId="19380462" w14:textId="77777777" w:rsidR="008A0DA5" w:rsidRDefault="00000000">
      <w:pPr>
        <w:shd w:val="clear" w:color="auto" w:fill="F2F2F2"/>
        <w:spacing w:after="0"/>
      </w:pPr>
      <w:ins w:id="615" w:author="E.ON Netze" w:date="2026-07-13T23:16:00Z">
        <w:r>
          <w:rPr>
            <w:rFonts w:ascii="Consolas" w:hAnsi="Consolas" w:cs="Consolas"/>
            <w:sz w:val="17"/>
          </w:rPr>
          <w:t xml:space="preserve">        Beispiel1:</w:t>
        </w:r>
      </w:ins>
    </w:p>
    <w:p w14:paraId="150CECE2" w14:textId="77777777" w:rsidR="008A0DA5" w:rsidRDefault="00000000">
      <w:pPr>
        <w:shd w:val="clear" w:color="auto" w:fill="F2F2F2"/>
        <w:spacing w:after="0"/>
      </w:pPr>
      <w:ins w:id="616" w:author="E.ON Netze" w:date="2026-07-08T17:03:00Z">
        <w:r>
          <w:rPr>
            <w:rFonts w:ascii="Consolas" w:hAnsi="Consolas" w:cs="Consolas"/>
            <w:sz w:val="17"/>
          </w:rPr>
          <w:t xml:space="preserve">          summary: "Maximalwert zweier Messwerte, um Startlast bereinigt"</w:t>
        </w:r>
      </w:ins>
    </w:p>
    <w:p w14:paraId="2BE8664E" w14:textId="77777777" w:rsidR="008A0DA5" w:rsidRDefault="00000000">
      <w:pPr>
        <w:shd w:val="clear" w:color="auto" w:fill="F2F2F2"/>
        <w:spacing w:after="0"/>
      </w:pPr>
      <w:ins w:id="617" w:author="E.ON Netze" w:date="2026-07-08T05:55:00Z">
        <w:r>
          <w:rPr>
            <w:rFonts w:ascii="Consolas" w:hAnsi="Consolas" w:cs="Consolas"/>
            <w:sz w:val="17"/>
          </w:rPr>
          <w:t xml:space="preserve">          value: "=Me123+MIN(Me123,Me124)*Positivwert(Me125-Me126)"</w:t>
        </w:r>
      </w:ins>
    </w:p>
    <w:p w14:paraId="0DA98DC3" w14:textId="77777777" w:rsidR="008A0DA5" w:rsidRDefault="00000000">
      <w:pPr>
        <w:shd w:val="clear" w:color="auto" w:fill="F2F2F2"/>
        <w:spacing w:after="0"/>
      </w:pPr>
      <w:ins w:id="618" w:author="E.ON Netze" w:date="2026-07-11T06:51:00Z">
        <w:r>
          <w:rPr>
            <w:rFonts w:ascii="Consolas" w:hAnsi="Consolas" w:cs="Consolas"/>
            <w:sz w:val="17"/>
          </w:rPr>
          <w:t xml:space="preserve">        Beispiel2:</w:t>
        </w:r>
      </w:ins>
    </w:p>
    <w:p w14:paraId="3CB039FF" w14:textId="77777777" w:rsidR="008A0DA5" w:rsidRDefault="00000000">
      <w:pPr>
        <w:shd w:val="clear" w:color="auto" w:fill="F2F2F2"/>
        <w:spacing w:after="0"/>
      </w:pPr>
      <w:ins w:id="619" w:author="E.ON Netze" w:date="2026-07-11T02:54:00Z">
        <w:r>
          <w:rPr>
            <w:rFonts w:ascii="Consolas" w:hAnsi="Consolas" w:cs="Consolas"/>
            <w:sz w:val="17"/>
          </w:rPr>
          <w:t xml:space="preserve">          summary: "Summe zweier Messlokationen"</w:t>
        </w:r>
      </w:ins>
    </w:p>
    <w:p w14:paraId="4FADC267" w14:textId="77777777" w:rsidR="008A0DA5" w:rsidRDefault="00000000">
      <w:pPr>
        <w:shd w:val="clear" w:color="auto" w:fill="F2F2F2"/>
        <w:spacing w:after="0"/>
      </w:pPr>
      <w:ins w:id="620" w:author="E.ON Netze" w:date="2026-07-09T04:06:00Z">
        <w:r>
          <w:rPr>
            <w:rFonts w:ascii="Consolas" w:hAnsi="Consolas" w:cs="Consolas"/>
            <w:sz w:val="17"/>
          </w:rPr>
          <w:t xml:space="preserve">          value: "=Messlok12+MLSSE1678"</w:t>
        </w:r>
      </w:ins>
    </w:p>
    <w:p w14:paraId="5807D04B" w14:textId="77777777" w:rsidR="008A0DA5" w:rsidRDefault="00000000">
      <w:pPr>
        <w:shd w:val="clear" w:color="auto" w:fill="F2F2F2"/>
        <w:spacing w:after="0"/>
      </w:pPr>
      <w:ins w:id="621" w:author="E.ON Netze" w:date="2026-07-11T02:04:00Z">
        <w:r>
          <w:rPr>
            <w:rFonts w:ascii="Consolas" w:hAnsi="Consolas" w:cs="Consolas"/>
            <w:sz w:val="17"/>
          </w:rPr>
          <w:t xml:space="preserve">      x-examples-i18n:</w:t>
        </w:r>
      </w:ins>
    </w:p>
    <w:p w14:paraId="3ECEB625" w14:textId="77777777" w:rsidR="008A0DA5" w:rsidRDefault="00000000">
      <w:pPr>
        <w:shd w:val="clear" w:color="auto" w:fill="F2F2F2"/>
        <w:spacing w:after="0"/>
      </w:pPr>
      <w:ins w:id="622" w:author="E.ON Netze" w:date="2026-07-14T07:13:00Z">
        <w:r>
          <w:rPr>
            <w:rFonts w:ascii="Consolas" w:hAnsi="Consolas" w:cs="Consolas"/>
            <w:sz w:val="17"/>
          </w:rPr>
          <w:t xml:space="preserve">        de:</w:t>
        </w:r>
      </w:ins>
    </w:p>
    <w:p w14:paraId="1B2E8EAC" w14:textId="77777777" w:rsidR="008A0DA5" w:rsidRDefault="00000000">
      <w:pPr>
        <w:shd w:val="clear" w:color="auto" w:fill="F2F2F2"/>
        <w:spacing w:after="0"/>
      </w:pPr>
      <w:ins w:id="623" w:author="E.ON Netze" w:date="2026-07-11T07:32:00Z">
        <w:r>
          <w:rPr>
            <w:rFonts w:ascii="Consolas" w:hAnsi="Consolas" w:cs="Consolas"/>
            <w:sz w:val="17"/>
          </w:rPr>
          <w:t xml:space="preserve">          Beispiel1: "Maximalwert zweier Messwerte, um Startlast bereinigt"</w:t>
        </w:r>
      </w:ins>
    </w:p>
    <w:p w14:paraId="64241F2B" w14:textId="77777777" w:rsidR="008A0DA5" w:rsidRDefault="00000000">
      <w:pPr>
        <w:shd w:val="clear" w:color="auto" w:fill="F2F2F2"/>
        <w:spacing w:after="0"/>
      </w:pPr>
      <w:ins w:id="624" w:author="E.ON Netze" w:date="2026-07-08T21:32:00Z">
        <w:r>
          <w:rPr>
            <w:rFonts w:ascii="Consolas" w:hAnsi="Consolas" w:cs="Consolas"/>
            <w:sz w:val="17"/>
          </w:rPr>
          <w:lastRenderedPageBreak/>
          <w:t xml:space="preserve">          Beispiel2: "Summe zweier Messlokationen"</w:t>
        </w:r>
      </w:ins>
    </w:p>
    <w:p w14:paraId="58CCA7C9" w14:textId="77777777" w:rsidR="008A0DA5" w:rsidRDefault="00000000">
      <w:pPr>
        <w:shd w:val="clear" w:color="auto" w:fill="F2F2F2"/>
        <w:spacing w:after="0"/>
      </w:pPr>
      <w:ins w:id="625" w:author="E.ON Netze" w:date="2026-07-09T05:30:00Z">
        <w:r>
          <w:rPr>
            <w:rFonts w:ascii="Consolas" w:hAnsi="Consolas" w:cs="Consolas"/>
            <w:sz w:val="17"/>
          </w:rPr>
          <w:t xml:space="preserve">    calculationRule:</w:t>
        </w:r>
      </w:ins>
    </w:p>
    <w:p w14:paraId="3E4DAAD4" w14:textId="77777777" w:rsidR="008A0DA5" w:rsidRDefault="00000000">
      <w:pPr>
        <w:shd w:val="clear" w:color="auto" w:fill="F2F2F2"/>
        <w:spacing w:after="0"/>
      </w:pPr>
      <w:ins w:id="626" w:author="E.ON Netze" w:date="2026-07-09T17:06:00Z">
        <w:r>
          <w:rPr>
            <w:rFonts w:ascii="Consolas" w:hAnsi="Consolas" w:cs="Consolas"/>
            <w:sz w:val="17"/>
          </w:rPr>
          <w:t xml:space="preserve">      type: object</w:t>
        </w:r>
      </w:ins>
    </w:p>
    <w:p w14:paraId="449F5491" w14:textId="77777777" w:rsidR="008A0DA5" w:rsidRDefault="00000000">
      <w:pPr>
        <w:shd w:val="clear" w:color="auto" w:fill="F2F2F2"/>
        <w:spacing w:after="0"/>
      </w:pPr>
      <w:ins w:id="627" w:author="E.ON Netze" w:date="2026-07-09T18:48:00Z">
        <w:r>
          <w:rPr>
            <w:rFonts w:ascii="Consolas" w:hAnsi="Consolas" w:cs="Consolas"/>
            <w:sz w:val="17"/>
          </w:rPr>
          <w:t xml:space="preserve">      title: Calculation Rule</w:t>
        </w:r>
      </w:ins>
    </w:p>
    <w:p w14:paraId="2F7C1871" w14:textId="77777777" w:rsidR="008A0DA5" w:rsidRDefault="00000000">
      <w:pPr>
        <w:shd w:val="clear" w:color="auto" w:fill="F2F2F2"/>
        <w:spacing w:after="0"/>
      </w:pPr>
      <w:ins w:id="628" w:author="E.ON Netze" w:date="2026-07-10T01:25:00Z">
        <w:r>
          <w:rPr>
            <w:rFonts w:ascii="Consolas" w:hAnsi="Consolas" w:cs="Consolas"/>
            <w:sz w:val="17"/>
          </w:rPr>
          <w:t xml:space="preserve">      description: |</w:t>
        </w:r>
      </w:ins>
    </w:p>
    <w:p w14:paraId="46C271C1" w14:textId="77777777" w:rsidR="008A0DA5" w:rsidRDefault="00000000">
      <w:pPr>
        <w:shd w:val="clear" w:color="auto" w:fill="F2F2F2"/>
        <w:spacing w:after="0"/>
      </w:pPr>
      <w:ins w:id="629" w:author="E.ON Netze" w:date="2026-07-10T03:12:00Z">
        <w:r>
          <w:rPr>
            <w:rFonts w:ascii="Consolas" w:hAnsi="Consolas" w:cs="Consolas"/>
            <w:sz w:val="17"/>
          </w:rPr>
          <w:t xml:space="preserve">        Referenceable calculation rule combining a formula with an</w:t>
        </w:r>
      </w:ins>
    </w:p>
    <w:p w14:paraId="2C92D6A0" w14:textId="77777777" w:rsidR="008A0DA5" w:rsidRDefault="00000000">
      <w:pPr>
        <w:shd w:val="clear" w:color="auto" w:fill="F2F2F2"/>
        <w:spacing w:after="0"/>
      </w:pPr>
      <w:ins w:id="630" w:author="E.ON Netze" w:date="2026-07-13T06:45:00Z">
        <w:r>
          <w:rPr>
            <w:rFonts w:ascii="Consolas" w:hAnsi="Consolas" w:cs="Consolas"/>
            <w:sz w:val="17"/>
          </w:rPr>
          <w:t xml:space="preserve">        explicit declaration of every variable used within it.</w:t>
        </w:r>
      </w:ins>
    </w:p>
    <w:p w14:paraId="184085FA" w14:textId="77777777" w:rsidR="008A0DA5" w:rsidRDefault="00000000">
      <w:pPr>
        <w:shd w:val="clear" w:color="auto" w:fill="F2F2F2"/>
        <w:spacing w:after="0"/>
      </w:pPr>
      <w:ins w:id="631" w:author="E.ON Netze" w:date="2026-07-11T00:51:00Z">
        <w:r>
          <w:rPr>
            <w:rFonts w:ascii="Consolas" w:hAnsi="Consolas" w:cs="Consolas"/>
            <w:sz w:val="17"/>
          </w:rPr>
          <w:t xml:space="preserve">        **German:** Referenzierbare Berechnungsvorschrift, die eine</w:t>
        </w:r>
      </w:ins>
    </w:p>
    <w:p w14:paraId="7E609717" w14:textId="77777777" w:rsidR="008A0DA5" w:rsidRDefault="00000000">
      <w:pPr>
        <w:shd w:val="clear" w:color="auto" w:fill="F2F2F2"/>
        <w:spacing w:after="0"/>
      </w:pPr>
      <w:ins w:id="632" w:author="E.ON Netze" w:date="2026-07-12T23:19:00Z">
        <w:r>
          <w:rPr>
            <w:rFonts w:ascii="Consolas" w:hAnsi="Consolas" w:cs="Consolas"/>
            <w:sz w:val="17"/>
          </w:rPr>
          <w:t xml:space="preserve">        Formel mit einer expliziten Deklaration aller darin</w:t>
        </w:r>
      </w:ins>
    </w:p>
    <w:p w14:paraId="5A91544D" w14:textId="77777777" w:rsidR="008A0DA5" w:rsidRDefault="00000000">
      <w:pPr>
        <w:shd w:val="clear" w:color="auto" w:fill="F2F2F2"/>
        <w:spacing w:after="0"/>
      </w:pPr>
      <w:ins w:id="633" w:author="E.ON Netze" w:date="2026-07-11T01:18:00Z">
        <w:r>
          <w:rPr>
            <w:rFonts w:ascii="Consolas" w:hAnsi="Consolas" w:cs="Consolas"/>
            <w:sz w:val="17"/>
          </w:rPr>
          <w:t xml:space="preserve">        verwendeten Variablen kombiniert.</w:t>
        </w:r>
      </w:ins>
    </w:p>
    <w:p w14:paraId="145BED0F" w14:textId="77777777" w:rsidR="008A0DA5" w:rsidRDefault="00000000">
      <w:pPr>
        <w:shd w:val="clear" w:color="auto" w:fill="F2F2F2"/>
        <w:spacing w:after="0"/>
      </w:pPr>
      <w:ins w:id="634" w:author="E.ON Netze" w:date="2026-07-11T16:50:00Z">
        <w:r>
          <w:rPr>
            <w:rFonts w:ascii="Consolas" w:hAnsi="Consolas" w:cs="Consolas"/>
            <w:sz w:val="17"/>
          </w:rPr>
          <w:t xml:space="preserve">      x-i18n:</w:t>
        </w:r>
      </w:ins>
    </w:p>
    <w:p w14:paraId="25A21F2F" w14:textId="77777777" w:rsidR="008A0DA5" w:rsidRDefault="00000000">
      <w:pPr>
        <w:shd w:val="clear" w:color="auto" w:fill="F2F2F2"/>
        <w:spacing w:after="0"/>
      </w:pPr>
      <w:ins w:id="635" w:author="E.ON Netze" w:date="2026-07-09T00:32:00Z">
        <w:r>
          <w:rPr>
            <w:rFonts w:ascii="Consolas" w:hAnsi="Consolas" w:cs="Consolas"/>
            <w:sz w:val="17"/>
          </w:rPr>
          <w:t xml:space="preserve">        de:</w:t>
        </w:r>
      </w:ins>
    </w:p>
    <w:p w14:paraId="57931388" w14:textId="77777777" w:rsidR="008A0DA5" w:rsidRDefault="00000000">
      <w:pPr>
        <w:shd w:val="clear" w:color="auto" w:fill="F2F2F2"/>
        <w:spacing w:after="0"/>
      </w:pPr>
      <w:ins w:id="636" w:author="E.ON Netze" w:date="2026-07-07T20:12:00Z">
        <w:r>
          <w:rPr>
            <w:rFonts w:ascii="Consolas" w:hAnsi="Consolas" w:cs="Consolas"/>
            <w:sz w:val="17"/>
          </w:rPr>
          <w:t xml:space="preserve">          title: Berechnungsvorschrift</w:t>
        </w:r>
      </w:ins>
    </w:p>
    <w:p w14:paraId="406130DB" w14:textId="77777777" w:rsidR="008A0DA5" w:rsidRDefault="00000000">
      <w:pPr>
        <w:shd w:val="clear" w:color="auto" w:fill="F2F2F2"/>
        <w:spacing w:after="0"/>
      </w:pPr>
      <w:ins w:id="637" w:author="E.ON Netze" w:date="2026-07-12T06:08:00Z">
        <w:r>
          <w:rPr>
            <w:rFonts w:ascii="Consolas" w:hAnsi="Consolas" w:cs="Consolas"/>
            <w:sz w:val="17"/>
          </w:rPr>
          <w:t xml:space="preserve">          description: Formel plus explizite Variablenerklaerung.</w:t>
        </w:r>
      </w:ins>
    </w:p>
    <w:p w14:paraId="6B9C2356" w14:textId="77777777" w:rsidR="008A0DA5" w:rsidRDefault="00000000">
      <w:pPr>
        <w:shd w:val="clear" w:color="auto" w:fill="F2F2F2"/>
        <w:spacing w:after="0"/>
      </w:pPr>
      <w:ins w:id="638" w:author="E.ON Netze" w:date="2026-07-09T08:02:00Z">
        <w:r>
          <w:rPr>
            <w:rFonts w:ascii="Consolas" w:hAnsi="Consolas" w:cs="Consolas"/>
            <w:sz w:val="17"/>
          </w:rPr>
          <w:t xml:space="preserve">      required: [formulaId, formula, variables]</w:t>
        </w:r>
      </w:ins>
    </w:p>
    <w:p w14:paraId="60049C04" w14:textId="77777777" w:rsidR="008A0DA5" w:rsidRDefault="00000000">
      <w:pPr>
        <w:shd w:val="clear" w:color="auto" w:fill="F2F2F2"/>
        <w:spacing w:after="0"/>
      </w:pPr>
      <w:ins w:id="639" w:author="E.ON Netze" w:date="2026-07-11T06:29:00Z">
        <w:r>
          <w:rPr>
            <w:rFonts w:ascii="Consolas" w:hAnsi="Consolas" w:cs="Consolas"/>
            <w:sz w:val="17"/>
          </w:rPr>
          <w:t xml:space="preserve">      properties:</w:t>
        </w:r>
      </w:ins>
    </w:p>
    <w:p w14:paraId="2BE2365F" w14:textId="77777777" w:rsidR="008A0DA5" w:rsidRDefault="00000000">
      <w:pPr>
        <w:shd w:val="clear" w:color="auto" w:fill="F2F2F2"/>
        <w:spacing w:after="0"/>
      </w:pPr>
      <w:ins w:id="640" w:author="E.ON Netze" w:date="2026-07-08T03:33:00Z">
        <w:r>
          <w:rPr>
            <w:rFonts w:ascii="Consolas" w:hAnsi="Consolas" w:cs="Consolas"/>
            <w:sz w:val="17"/>
          </w:rPr>
          <w:t xml:space="preserve">        formulaId:</w:t>
        </w:r>
      </w:ins>
    </w:p>
    <w:p w14:paraId="204CAA16" w14:textId="77777777" w:rsidR="008A0DA5" w:rsidRDefault="00000000">
      <w:pPr>
        <w:shd w:val="clear" w:color="auto" w:fill="F2F2F2"/>
        <w:spacing w:after="0"/>
      </w:pPr>
      <w:ins w:id="641" w:author="E.ON Netze" w:date="2026-07-11T01:08:00Z">
        <w:r>
          <w:rPr>
            <w:rFonts w:ascii="Consolas" w:hAnsi="Consolas" w:cs="Consolas"/>
            <w:sz w:val="17"/>
          </w:rPr>
          <w:t xml:space="preserve">          type: string</w:t>
        </w:r>
      </w:ins>
    </w:p>
    <w:p w14:paraId="3825E416" w14:textId="77777777" w:rsidR="008A0DA5" w:rsidRDefault="00000000">
      <w:pPr>
        <w:shd w:val="clear" w:color="auto" w:fill="F2F2F2"/>
        <w:spacing w:after="0"/>
      </w:pPr>
      <w:ins w:id="642" w:author="E.ON Netze" w:date="2026-07-14T06:27:00Z">
        <w:r>
          <w:rPr>
            <w:rFonts w:ascii="Consolas" w:hAnsi="Consolas" w:cs="Consolas"/>
            <w:sz w:val="17"/>
          </w:rPr>
          <w:t xml:space="preserve">          format: uuid</w:t>
        </w:r>
      </w:ins>
    </w:p>
    <w:p w14:paraId="20ABEE85" w14:textId="77777777" w:rsidR="008A0DA5" w:rsidRDefault="00000000">
      <w:pPr>
        <w:shd w:val="clear" w:color="auto" w:fill="F2F2F2"/>
        <w:spacing w:after="0"/>
      </w:pPr>
      <w:ins w:id="643" w:author="E.ON Netze" w:date="2026-07-11T11:33:00Z">
        <w:r>
          <w:rPr>
            <w:rFonts w:ascii="Consolas" w:hAnsi="Consolas" w:cs="Consolas"/>
            <w:sz w:val="17"/>
          </w:rPr>
          <w:t xml:space="preserve">          description: |</w:t>
        </w:r>
      </w:ins>
    </w:p>
    <w:p w14:paraId="7EEA2593" w14:textId="77777777" w:rsidR="008A0DA5" w:rsidRDefault="00000000">
      <w:pPr>
        <w:shd w:val="clear" w:color="auto" w:fill="F2F2F2"/>
        <w:spacing w:after="0"/>
      </w:pPr>
      <w:ins w:id="644" w:author="E.ON Netze" w:date="2026-07-14T04:42:00Z">
        <w:r>
          <w:rPr>
            <w:rFonts w:ascii="Consolas" w:hAnsi="Consolas" w:cs="Consolas"/>
            <w:sz w:val="17"/>
          </w:rPr>
          <w:t xml:space="preserve">            Stable identifier of this specific formula instance,</w:t>
        </w:r>
      </w:ins>
    </w:p>
    <w:p w14:paraId="77B0809E" w14:textId="77777777" w:rsidR="008A0DA5" w:rsidRDefault="00000000">
      <w:pPr>
        <w:shd w:val="clear" w:color="auto" w:fill="F2F2F2"/>
        <w:spacing w:after="0"/>
      </w:pPr>
      <w:ins w:id="645" w:author="E.ON Netze" w:date="2026-07-09T19:48:00Z">
        <w:r>
          <w:rPr>
            <w:rFonts w:ascii="Consolas" w:hAnsi="Consolas" w:cs="Consolas"/>
            <w:sz w:val="17"/>
          </w:rPr>
          <w:t xml:space="preserve">            used to reference it in later calls without</w:t>
        </w:r>
      </w:ins>
    </w:p>
    <w:p w14:paraId="4943364B" w14:textId="77777777" w:rsidR="008A0DA5" w:rsidRDefault="00000000">
      <w:pPr>
        <w:shd w:val="clear" w:color="auto" w:fill="F2F2F2"/>
        <w:spacing w:after="0"/>
      </w:pPr>
      <w:ins w:id="646" w:author="E.ON Netze" w:date="2026-07-14T18:13:00Z">
        <w:r>
          <w:rPr>
            <w:rFonts w:ascii="Consolas" w:hAnsi="Consolas" w:cs="Consolas"/>
            <w:sz w:val="17"/>
          </w:rPr>
          <w:t xml:space="preserve">            retransmitting the full formula.</w:t>
        </w:r>
      </w:ins>
    </w:p>
    <w:p w14:paraId="3286AFB1" w14:textId="77777777" w:rsidR="008A0DA5" w:rsidRDefault="00000000">
      <w:pPr>
        <w:shd w:val="clear" w:color="auto" w:fill="F2F2F2"/>
        <w:spacing w:after="0"/>
      </w:pPr>
      <w:ins w:id="647" w:author="E.ON Netze" w:date="2026-07-09T16:13:00Z">
        <w:r>
          <w:rPr>
            <w:rFonts w:ascii="Consolas" w:hAnsi="Consolas" w:cs="Consolas"/>
            <w:sz w:val="17"/>
          </w:rPr>
          <w:t xml:space="preserve">            **German:** Stabile Kennung dieser Formel-Instanz, um</w:t>
        </w:r>
      </w:ins>
    </w:p>
    <w:p w14:paraId="740EE7F9" w14:textId="77777777" w:rsidR="008A0DA5" w:rsidRDefault="00000000">
      <w:pPr>
        <w:shd w:val="clear" w:color="auto" w:fill="F2F2F2"/>
        <w:spacing w:after="0"/>
      </w:pPr>
      <w:ins w:id="648" w:author="E.ON Netze" w:date="2026-07-14T10:02:00Z">
        <w:r>
          <w:rPr>
            <w:rFonts w:ascii="Consolas" w:hAnsi="Consolas" w:cs="Consolas"/>
            <w:sz w:val="17"/>
          </w:rPr>
          <w:t xml:space="preserve">            sie in Folgeaufrufen zu referenzieren, ohne die</w:t>
        </w:r>
      </w:ins>
    </w:p>
    <w:p w14:paraId="7AE63104" w14:textId="77777777" w:rsidR="008A0DA5" w:rsidRDefault="00000000">
      <w:pPr>
        <w:shd w:val="clear" w:color="auto" w:fill="F2F2F2"/>
        <w:spacing w:after="0"/>
      </w:pPr>
      <w:ins w:id="649" w:author="E.ON Netze" w:date="2026-07-09T14:43:00Z">
        <w:r>
          <w:rPr>
            <w:rFonts w:ascii="Consolas" w:hAnsi="Consolas" w:cs="Consolas"/>
            <w:sz w:val="17"/>
          </w:rPr>
          <w:t xml:space="preserve">            gesamte Formel erneut zu uebertragen.</w:t>
        </w:r>
      </w:ins>
    </w:p>
    <w:p w14:paraId="6BF36681" w14:textId="77777777" w:rsidR="008A0DA5" w:rsidRDefault="00000000">
      <w:pPr>
        <w:shd w:val="clear" w:color="auto" w:fill="F2F2F2"/>
        <w:spacing w:after="0"/>
      </w:pPr>
      <w:ins w:id="650" w:author="E.ON Netze" w:date="2026-07-08T23:10:00Z">
        <w:r>
          <w:rPr>
            <w:rFonts w:ascii="Consolas" w:hAnsi="Consolas" w:cs="Consolas"/>
            <w:sz w:val="17"/>
          </w:rPr>
          <w:t xml:space="preserve">        formula:</w:t>
        </w:r>
      </w:ins>
    </w:p>
    <w:p w14:paraId="73B04D09" w14:textId="77777777" w:rsidR="008A0DA5" w:rsidRDefault="00000000">
      <w:pPr>
        <w:shd w:val="clear" w:color="auto" w:fill="F2F2F2"/>
        <w:spacing w:after="0"/>
      </w:pPr>
      <w:ins w:id="651" w:author="E.ON Netze" w:date="2026-07-13T07:52:00Z">
        <w:r>
          <w:rPr>
            <w:rFonts w:ascii="Consolas" w:hAnsi="Consolas" w:cs="Consolas"/>
            <w:sz w:val="17"/>
          </w:rPr>
          <w:t xml:space="preserve">          $ref: "#/components/schemas/calculationFormula"</w:t>
        </w:r>
      </w:ins>
    </w:p>
    <w:p w14:paraId="4D883AF2" w14:textId="77777777" w:rsidR="008A0DA5" w:rsidRDefault="00000000">
      <w:pPr>
        <w:shd w:val="clear" w:color="auto" w:fill="F2F2F2"/>
        <w:spacing w:after="0"/>
      </w:pPr>
      <w:ins w:id="652" w:author="E.ON Netze" w:date="2026-07-09T14:27:00Z">
        <w:r>
          <w:rPr>
            <w:rFonts w:ascii="Consolas" w:hAnsi="Consolas" w:cs="Consolas"/>
            <w:sz w:val="17"/>
          </w:rPr>
          <w:t xml:space="preserve">        variables:</w:t>
        </w:r>
      </w:ins>
    </w:p>
    <w:p w14:paraId="7E4A264F" w14:textId="77777777" w:rsidR="008A0DA5" w:rsidRDefault="00000000">
      <w:pPr>
        <w:shd w:val="clear" w:color="auto" w:fill="F2F2F2"/>
        <w:spacing w:after="0"/>
      </w:pPr>
      <w:ins w:id="653" w:author="E.ON Netze" w:date="2026-07-07T21:17:00Z">
        <w:r>
          <w:rPr>
            <w:rFonts w:ascii="Consolas" w:hAnsi="Consolas" w:cs="Consolas"/>
            <w:sz w:val="17"/>
          </w:rPr>
          <w:t xml:space="preserve">          type: object</w:t>
        </w:r>
      </w:ins>
    </w:p>
    <w:p w14:paraId="7DACA114" w14:textId="77777777" w:rsidR="008A0DA5" w:rsidRDefault="00000000">
      <w:pPr>
        <w:shd w:val="clear" w:color="auto" w:fill="F2F2F2"/>
        <w:spacing w:after="0"/>
      </w:pPr>
      <w:ins w:id="654" w:author="E.ON Netze" w:date="2026-07-11T04:57:00Z">
        <w:r>
          <w:rPr>
            <w:rFonts w:ascii="Consolas" w:hAnsi="Consolas" w:cs="Consolas"/>
            <w:sz w:val="17"/>
          </w:rPr>
          <w:t xml:space="preserve">          description: |</w:t>
        </w:r>
      </w:ins>
    </w:p>
    <w:p w14:paraId="62AC6A2F" w14:textId="77777777" w:rsidR="008A0DA5" w:rsidRDefault="00000000">
      <w:pPr>
        <w:shd w:val="clear" w:color="auto" w:fill="F2F2F2"/>
        <w:spacing w:after="0"/>
      </w:pPr>
      <w:ins w:id="655" w:author="E.ON Netze" w:date="2026-07-14T01:54:00Z">
        <w:r>
          <w:rPr>
            <w:rFonts w:ascii="Consolas" w:hAnsi="Consolas" w:cs="Consolas"/>
            <w:sz w:val="17"/>
          </w:rPr>
          <w:t xml:space="preserve">            Explicit declaration of every variable identifier used</w:t>
        </w:r>
      </w:ins>
    </w:p>
    <w:p w14:paraId="0B7278E6" w14:textId="77777777" w:rsidR="008A0DA5" w:rsidRDefault="00000000">
      <w:pPr>
        <w:shd w:val="clear" w:color="auto" w:fill="F2F2F2"/>
        <w:spacing w:after="0"/>
      </w:pPr>
      <w:ins w:id="656" w:author="E.ON Netze" w:date="2026-07-13T14:33:00Z">
        <w:r>
          <w:rPr>
            <w:rFonts w:ascii="Consolas" w:hAnsi="Consolas" w:cs="Consolas"/>
            <w:sz w:val="17"/>
          </w:rPr>
          <w:t xml:space="preserve">            in formula, keyed by the identifier as it appears in</w:t>
        </w:r>
      </w:ins>
    </w:p>
    <w:p w14:paraId="4194D1A4" w14:textId="77777777" w:rsidR="008A0DA5" w:rsidRDefault="00000000">
      <w:pPr>
        <w:shd w:val="clear" w:color="auto" w:fill="F2F2F2"/>
        <w:spacing w:after="0"/>
      </w:pPr>
      <w:ins w:id="657" w:author="E.ON Netze" w:date="2026-07-08T10:05:00Z">
        <w:r>
          <w:rPr>
            <w:rFonts w:ascii="Consolas" w:hAnsi="Consolas" w:cs="Consolas"/>
            <w:sz w:val="17"/>
          </w:rPr>
          <w:t xml:space="preserve">            the formula string.</w:t>
        </w:r>
      </w:ins>
    </w:p>
    <w:p w14:paraId="053B625D" w14:textId="77777777" w:rsidR="008A0DA5" w:rsidRDefault="00000000">
      <w:pPr>
        <w:shd w:val="clear" w:color="auto" w:fill="F2F2F2"/>
        <w:spacing w:after="0"/>
      </w:pPr>
      <w:ins w:id="658" w:author="E.ON Netze" w:date="2026-07-08T06:04:00Z">
        <w:r>
          <w:rPr>
            <w:rFonts w:ascii="Consolas" w:hAnsi="Consolas" w:cs="Consolas"/>
            <w:sz w:val="17"/>
          </w:rPr>
          <w:t xml:space="preserve">            **German:** Explizite Erklaerung jeder in formula</w:t>
        </w:r>
      </w:ins>
    </w:p>
    <w:p w14:paraId="52393ED5" w14:textId="77777777" w:rsidR="008A0DA5" w:rsidRDefault="00000000">
      <w:pPr>
        <w:shd w:val="clear" w:color="auto" w:fill="F2F2F2"/>
        <w:spacing w:after="0"/>
      </w:pPr>
      <w:ins w:id="659" w:author="E.ON Netze" w:date="2026-07-11T05:01:00Z">
        <w:r>
          <w:rPr>
            <w:rFonts w:ascii="Consolas" w:hAnsi="Consolas" w:cs="Consolas"/>
            <w:sz w:val="17"/>
          </w:rPr>
          <w:t xml:space="preserve">            verwendeten Variablen, referenziert ueber den in der</w:t>
        </w:r>
      </w:ins>
    </w:p>
    <w:p w14:paraId="792C624B" w14:textId="77777777" w:rsidR="008A0DA5" w:rsidRDefault="00000000">
      <w:pPr>
        <w:shd w:val="clear" w:color="auto" w:fill="F2F2F2"/>
        <w:spacing w:after="0"/>
      </w:pPr>
      <w:ins w:id="660" w:author="E.ON Netze" w:date="2026-07-11T11:52:00Z">
        <w:r>
          <w:rPr>
            <w:rFonts w:ascii="Consolas" w:hAnsi="Consolas" w:cs="Consolas"/>
            <w:sz w:val="17"/>
          </w:rPr>
          <w:t xml:space="preserve">            Formel verwendeten Bezeichner.</w:t>
        </w:r>
      </w:ins>
    </w:p>
    <w:p w14:paraId="36C3CD2F" w14:textId="77777777" w:rsidR="008A0DA5" w:rsidRDefault="00000000">
      <w:pPr>
        <w:shd w:val="clear" w:color="auto" w:fill="F2F2F2"/>
        <w:spacing w:after="0"/>
      </w:pPr>
      <w:ins w:id="661" w:author="E.ON Netze" w:date="2026-07-12T11:09:00Z">
        <w:r>
          <w:rPr>
            <w:rFonts w:ascii="Consolas" w:hAnsi="Consolas" w:cs="Consolas"/>
            <w:sz w:val="17"/>
          </w:rPr>
          <w:t xml:space="preserve">          additionalProperties:</w:t>
        </w:r>
      </w:ins>
    </w:p>
    <w:p w14:paraId="10A35A52" w14:textId="77777777" w:rsidR="008A0DA5" w:rsidRDefault="00000000">
      <w:pPr>
        <w:shd w:val="clear" w:color="auto" w:fill="F2F2F2"/>
        <w:spacing w:after="0"/>
      </w:pPr>
      <w:ins w:id="662" w:author="E.ON Netze" w:date="2026-07-10T05:19:00Z">
        <w:r>
          <w:rPr>
            <w:rFonts w:ascii="Consolas" w:hAnsi="Consolas" w:cs="Consolas"/>
            <w:sz w:val="17"/>
          </w:rPr>
          <w:t xml:space="preserve">            type: object</w:t>
        </w:r>
      </w:ins>
    </w:p>
    <w:p w14:paraId="65CCB1E3" w14:textId="77777777" w:rsidR="008A0DA5" w:rsidRDefault="00000000">
      <w:pPr>
        <w:shd w:val="clear" w:color="auto" w:fill="F2F2F2"/>
        <w:spacing w:after="0"/>
      </w:pPr>
      <w:ins w:id="663" w:author="E.ON Netze" w:date="2026-07-11T15:00:00Z">
        <w:r>
          <w:rPr>
            <w:rFonts w:ascii="Consolas" w:hAnsi="Consolas" w:cs="Consolas"/>
            <w:sz w:val="17"/>
          </w:rPr>
          <w:t xml:space="preserve">            required: [type, reference]</w:t>
        </w:r>
      </w:ins>
    </w:p>
    <w:p w14:paraId="78D130D8" w14:textId="77777777" w:rsidR="008A0DA5" w:rsidRDefault="00000000">
      <w:pPr>
        <w:shd w:val="clear" w:color="auto" w:fill="F2F2F2"/>
        <w:spacing w:after="0"/>
      </w:pPr>
      <w:ins w:id="664" w:author="E.ON Netze" w:date="2026-07-10T01:35:00Z">
        <w:r>
          <w:rPr>
            <w:rFonts w:ascii="Consolas" w:hAnsi="Consolas" w:cs="Consolas"/>
            <w:sz w:val="17"/>
          </w:rPr>
          <w:t xml:space="preserve">            properties:</w:t>
        </w:r>
      </w:ins>
    </w:p>
    <w:p w14:paraId="0C4BD771" w14:textId="77777777" w:rsidR="008A0DA5" w:rsidRDefault="00000000">
      <w:pPr>
        <w:shd w:val="clear" w:color="auto" w:fill="F2F2F2"/>
        <w:spacing w:after="0"/>
      </w:pPr>
      <w:ins w:id="665" w:author="E.ON Netze" w:date="2026-07-11T19:27:00Z">
        <w:r>
          <w:rPr>
            <w:rFonts w:ascii="Consolas" w:hAnsi="Consolas" w:cs="Consolas"/>
            <w:sz w:val="17"/>
          </w:rPr>
          <w:t xml:space="preserve">              type:</w:t>
        </w:r>
      </w:ins>
    </w:p>
    <w:p w14:paraId="5494BF06" w14:textId="77777777" w:rsidR="008A0DA5" w:rsidRDefault="00000000">
      <w:pPr>
        <w:shd w:val="clear" w:color="auto" w:fill="F2F2F2"/>
        <w:spacing w:after="0"/>
      </w:pPr>
      <w:ins w:id="666" w:author="E.ON Netze" w:date="2026-07-08T10:23:00Z">
        <w:r>
          <w:rPr>
            <w:rFonts w:ascii="Consolas" w:hAnsi="Consolas" w:cs="Consolas"/>
            <w:sz w:val="17"/>
          </w:rPr>
          <w:t xml:space="preserve">                type: string</w:t>
        </w:r>
      </w:ins>
    </w:p>
    <w:p w14:paraId="69713320" w14:textId="77777777" w:rsidR="008A0DA5" w:rsidRDefault="00000000">
      <w:pPr>
        <w:shd w:val="clear" w:color="auto" w:fill="F2F2F2"/>
        <w:spacing w:after="0"/>
      </w:pPr>
      <w:ins w:id="667" w:author="E.ON Netze" w:date="2026-07-07T09:04:00Z">
        <w:r>
          <w:rPr>
            <w:rFonts w:ascii="Consolas" w:hAnsi="Consolas" w:cs="Consolas"/>
            <w:sz w:val="17"/>
          </w:rPr>
          <w:t xml:space="preserve">                enum: [measurementLocation, marketLocation, constant]</w:t>
        </w:r>
      </w:ins>
    </w:p>
    <w:p w14:paraId="36C34CAF" w14:textId="77777777" w:rsidR="008A0DA5" w:rsidRDefault="00000000">
      <w:pPr>
        <w:shd w:val="clear" w:color="auto" w:fill="F2F2F2"/>
        <w:spacing w:after="0"/>
      </w:pPr>
      <w:ins w:id="668" w:author="E.ON Netze" w:date="2026-07-13T16:47:00Z">
        <w:r>
          <w:rPr>
            <w:rFonts w:ascii="Consolas" w:hAnsi="Consolas" w:cs="Consolas"/>
            <w:sz w:val="17"/>
          </w:rPr>
          <w:t xml:space="preserve">              reference:</w:t>
        </w:r>
      </w:ins>
    </w:p>
    <w:p w14:paraId="7D61AB4A" w14:textId="77777777" w:rsidR="008A0DA5" w:rsidRDefault="00000000">
      <w:pPr>
        <w:shd w:val="clear" w:color="auto" w:fill="F2F2F2"/>
        <w:spacing w:after="0"/>
      </w:pPr>
      <w:ins w:id="669" w:author="E.ON Netze" w:date="2026-07-13T08:14:00Z">
        <w:r>
          <w:rPr>
            <w:rFonts w:ascii="Consolas" w:hAnsi="Consolas" w:cs="Consolas"/>
            <w:sz w:val="17"/>
          </w:rPr>
          <w:t xml:space="preserve">                type: string</w:t>
        </w:r>
      </w:ins>
    </w:p>
    <w:p w14:paraId="26F52E4B" w14:textId="77777777" w:rsidR="008A0DA5" w:rsidRDefault="00000000">
      <w:pPr>
        <w:shd w:val="clear" w:color="auto" w:fill="F2F2F2"/>
        <w:spacing w:after="0"/>
      </w:pPr>
      <w:ins w:id="670" w:author="E.ON Netze" w:date="2026-07-13T02:30:00Z">
        <w:r>
          <w:rPr>
            <w:rFonts w:ascii="Consolas" w:hAnsi="Consolas" w:cs="Consolas"/>
            <w:sz w:val="17"/>
          </w:rPr>
          <w:t xml:space="preserve">                description: MaLo-/MeLo-ID oder Konstantenwert</w:t>
        </w:r>
      </w:ins>
    </w:p>
    <w:p w14:paraId="26FDC931" w14:textId="77777777" w:rsidR="008A0DA5" w:rsidRDefault="00000000">
      <w:pPr>
        <w:shd w:val="clear" w:color="auto" w:fill="F2F2F2"/>
        <w:spacing w:after="0"/>
      </w:pPr>
      <w:ins w:id="671" w:author="E.ON Netze" w:date="2026-07-14T10:34:00Z">
        <w:r>
          <w:rPr>
            <w:rFonts w:ascii="Consolas" w:hAnsi="Consolas" w:cs="Consolas"/>
            <w:sz w:val="17"/>
          </w:rPr>
          <w:t xml:space="preserve">              description:</w:t>
        </w:r>
      </w:ins>
    </w:p>
    <w:p w14:paraId="711C1D63" w14:textId="77777777" w:rsidR="008A0DA5" w:rsidRDefault="00000000">
      <w:pPr>
        <w:shd w:val="clear" w:color="auto" w:fill="F2F2F2"/>
        <w:spacing w:after="0"/>
      </w:pPr>
      <w:ins w:id="672" w:author="E.ON Netze" w:date="2026-07-11T08:54:00Z">
        <w:r>
          <w:rPr>
            <w:rFonts w:ascii="Consolas" w:hAnsi="Consolas" w:cs="Consolas"/>
            <w:sz w:val="17"/>
          </w:rPr>
          <w:t xml:space="preserve">                type: string</w:t>
        </w:r>
      </w:ins>
    </w:p>
    <w:p w14:paraId="5EA04ED5" w14:textId="77777777" w:rsidR="008A0DA5" w:rsidRDefault="00000000">
      <w:ins w:id="673" w:author="E.ON Netze" w:date="2026-07-11T13:00:00Z">
        <w:r>
          <w:rPr>
            <w:rFonts w:cs="Calibri"/>
          </w:rPr>
          <w:t>Einbindung in ein fachliches Schema (Auszug, OAS 3.1):</w:t>
        </w:r>
      </w:ins>
    </w:p>
    <w:p w14:paraId="46FD2290" w14:textId="77777777" w:rsidR="008A0DA5" w:rsidRDefault="00000000">
      <w:pPr>
        <w:shd w:val="clear" w:color="auto" w:fill="F2F2F2"/>
        <w:spacing w:after="0"/>
      </w:pPr>
      <w:ins w:id="674" w:author="E.ON Netze" w:date="2026-07-11T06:40:00Z">
        <w:r>
          <w:rPr>
            <w:rFonts w:ascii="Consolas" w:hAnsi="Consolas" w:cs="Consolas"/>
            <w:sz w:val="17"/>
          </w:rPr>
          <w:t>components:</w:t>
        </w:r>
      </w:ins>
    </w:p>
    <w:p w14:paraId="7823B857" w14:textId="77777777" w:rsidR="008A0DA5" w:rsidRDefault="00000000">
      <w:pPr>
        <w:shd w:val="clear" w:color="auto" w:fill="F2F2F2"/>
        <w:spacing w:after="0"/>
      </w:pPr>
      <w:ins w:id="675" w:author="E.ON Netze" w:date="2026-07-09T11:13:00Z">
        <w:r>
          <w:rPr>
            <w:rFonts w:ascii="Consolas" w:hAnsi="Consolas" w:cs="Consolas"/>
            <w:sz w:val="17"/>
          </w:rPr>
          <w:t xml:space="preserve">  schemas:</w:t>
        </w:r>
      </w:ins>
    </w:p>
    <w:p w14:paraId="0D63CD22" w14:textId="77777777" w:rsidR="008A0DA5" w:rsidRDefault="00000000">
      <w:pPr>
        <w:shd w:val="clear" w:color="auto" w:fill="F2F2F2"/>
        <w:spacing w:after="0"/>
      </w:pPr>
      <w:ins w:id="676" w:author="E.ON Netze" w:date="2026-07-07T17:12:00Z">
        <w:r>
          <w:rPr>
            <w:rFonts w:ascii="Consolas" w:hAnsi="Consolas" w:cs="Consolas"/>
            <w:sz w:val="17"/>
          </w:rPr>
          <w:t xml:space="preserve">    commandRegular:</w:t>
        </w:r>
      </w:ins>
    </w:p>
    <w:p w14:paraId="48C137A4" w14:textId="77777777" w:rsidR="008A0DA5" w:rsidRDefault="00000000">
      <w:pPr>
        <w:shd w:val="clear" w:color="auto" w:fill="F2F2F2"/>
        <w:spacing w:after="0"/>
      </w:pPr>
      <w:ins w:id="677" w:author="E.ON Netze" w:date="2026-07-08T04:18:00Z">
        <w:r>
          <w:rPr>
            <w:rFonts w:ascii="Consolas" w:hAnsi="Consolas" w:cs="Consolas"/>
            <w:sz w:val="17"/>
          </w:rPr>
          <w:t xml:space="preserve">      type: object</w:t>
        </w:r>
      </w:ins>
    </w:p>
    <w:p w14:paraId="37806173" w14:textId="77777777" w:rsidR="008A0DA5" w:rsidRDefault="00000000">
      <w:pPr>
        <w:shd w:val="clear" w:color="auto" w:fill="F2F2F2"/>
        <w:spacing w:after="0"/>
      </w:pPr>
      <w:ins w:id="678" w:author="E.ON Netze" w:date="2026-07-10T10:26:00Z">
        <w:r>
          <w:rPr>
            <w:rFonts w:ascii="Consolas" w:hAnsi="Consolas" w:cs="Consolas"/>
            <w:sz w:val="17"/>
          </w:rPr>
          <w:t xml:space="preserve">      properties:</w:t>
        </w:r>
      </w:ins>
    </w:p>
    <w:p w14:paraId="53274E92" w14:textId="77777777" w:rsidR="008A0DA5" w:rsidRDefault="00000000">
      <w:pPr>
        <w:shd w:val="clear" w:color="auto" w:fill="F2F2F2"/>
        <w:spacing w:after="0"/>
      </w:pPr>
      <w:ins w:id="679" w:author="E.ON Netze" w:date="2026-07-08T11:47:00Z">
        <w:r>
          <w:rPr>
            <w:rFonts w:ascii="Consolas" w:hAnsi="Consolas" w:cs="Consolas"/>
            <w:sz w:val="17"/>
          </w:rPr>
          <w:t xml:space="preserve">        maximumPower:</w:t>
        </w:r>
      </w:ins>
    </w:p>
    <w:p w14:paraId="25FE100E" w14:textId="77777777" w:rsidR="008A0DA5" w:rsidRDefault="00000000">
      <w:pPr>
        <w:shd w:val="clear" w:color="auto" w:fill="F2F2F2"/>
        <w:spacing w:after="0"/>
      </w:pPr>
      <w:ins w:id="680" w:author="E.ON Netze" w:date="2026-07-10T16:34:00Z">
        <w:r>
          <w:rPr>
            <w:rFonts w:ascii="Consolas" w:hAnsi="Consolas" w:cs="Consolas"/>
            <w:sz w:val="17"/>
          </w:rPr>
          <w:t xml:space="preserve">          $ref: "./calculationFormula.yaml#/components/schemas/calculationRule"</w:t>
        </w:r>
      </w:ins>
    </w:p>
    <w:p w14:paraId="1EBABAD6" w14:textId="77777777" w:rsidR="008A0DA5" w:rsidRDefault="00000000">
      <w:commentRangeStart w:id="681"/>
      <w:ins w:id="682" w:author="E.ON Netze" w:date="2026-07-09T21:23:00Z">
        <w:r>
          <w:rPr>
            <w:rFonts w:cs="Calibri"/>
          </w:rPr>
          <w:t>Beispiel für die Verwendung in einer tatsächlichen API-Anfrage (JSON-Payload, POST-Request eines Steuerbefehls):</w:t>
        </w:r>
        <w:commentRangeEnd w:id="681"/>
        <w:r>
          <w:rPr>
            <w:rStyle w:val="Kommentarzeichen"/>
            <w:sz w:val="20"/>
            <w:szCs w:val="22"/>
          </w:rPr>
          <w:commentReference w:id="681"/>
        </w:r>
      </w:ins>
    </w:p>
    <w:p w14:paraId="7C9E5DBC" w14:textId="77777777" w:rsidR="008A0DA5" w:rsidRDefault="00000000">
      <w:pPr>
        <w:shd w:val="clear" w:color="auto" w:fill="F2F2F2"/>
        <w:spacing w:after="0"/>
      </w:pPr>
      <w:ins w:id="683" w:author="E.ON Netze" w:date="2026-07-11T02:00:00Z">
        <w:r>
          <w:rPr>
            <w:rFonts w:ascii="Consolas" w:hAnsi="Consolas" w:cs="Consolas"/>
            <w:sz w:val="17"/>
          </w:rPr>
          <w:lastRenderedPageBreak/>
          <w:t>POST /controlCommands HTTP/2</w:t>
        </w:r>
      </w:ins>
    </w:p>
    <w:p w14:paraId="627EE5C3" w14:textId="77777777" w:rsidR="008A0DA5" w:rsidRDefault="00000000">
      <w:pPr>
        <w:shd w:val="clear" w:color="auto" w:fill="F2F2F2"/>
        <w:spacing w:after="0"/>
      </w:pPr>
      <w:ins w:id="684" w:author="E.ON Netze" w:date="2026-07-11T12:30:00Z">
        <w:r>
          <w:rPr>
            <w:rFonts w:ascii="Consolas" w:hAnsi="Consolas" w:cs="Consolas"/>
            <w:sz w:val="17"/>
          </w:rPr>
          <w:t>Content-Type: application/json</w:t>
        </w:r>
      </w:ins>
    </w:p>
    <w:p w14:paraId="39415C68" w14:textId="77777777" w:rsidR="008A0DA5" w:rsidRDefault="00000000">
      <w:pPr>
        <w:shd w:val="clear" w:color="auto" w:fill="F2F2F2"/>
        <w:spacing w:after="0"/>
      </w:pPr>
      <w:ins w:id="685" w:author="E.ON Netze" w:date="2026-07-07T23:34:00Z">
        <w:r>
          <w:rPr>
            <w:rFonts w:ascii="Consolas" w:hAnsi="Consolas" w:cs="Consolas"/>
            <w:sz w:val="17"/>
          </w:rPr>
          <w:t>traceparent: 00-4bf92f3577b34da6a3ce929d0e0e4736-00f067aa0ba902b7-01</w:t>
        </w:r>
      </w:ins>
    </w:p>
    <w:p w14:paraId="1B82D135" w14:textId="77777777" w:rsidR="008A0DA5" w:rsidRDefault="00000000">
      <w:pPr>
        <w:shd w:val="clear" w:color="auto" w:fill="F2F2F2"/>
        <w:spacing w:after="0"/>
      </w:pPr>
      <w:ins w:id="686" w:author="E.ON Netze" w:date="2026-07-11T13:06:00Z">
        <w:r>
          <w:rPr>
            <w:rFonts w:ascii="Consolas" w:hAnsi="Consolas" w:cs="Consolas"/>
            <w:sz w:val="17"/>
          </w:rPr>
          <w:t>creationDateTime: 2026-07-13T09:00:00Z</w:t>
        </w:r>
      </w:ins>
    </w:p>
    <w:p w14:paraId="04A0A66A" w14:textId="77777777" w:rsidR="008A0DA5" w:rsidRDefault="00000000">
      <w:pPr>
        <w:shd w:val="clear" w:color="auto" w:fill="F2F2F2"/>
        <w:spacing w:after="0"/>
      </w:pPr>
      <w:ins w:id="687" w:author="E.ON Netze" w:date="2026-07-12T16:08:00Z">
        <w:r>
          <w:rPr>
            <w:rFonts w:ascii="Consolas" w:hAnsi="Consolas" w:cs="Consolas"/>
            <w:sz w:val="17"/>
          </w:rPr>
          <w:t> </w:t>
        </w:r>
      </w:ins>
    </w:p>
    <w:p w14:paraId="221CE0EA" w14:textId="77777777" w:rsidR="008A0DA5" w:rsidRDefault="00000000">
      <w:pPr>
        <w:shd w:val="clear" w:color="auto" w:fill="F2F2F2"/>
        <w:spacing w:after="0"/>
      </w:pPr>
      <w:ins w:id="688" w:author="E.ON Netze" w:date="2026-07-11T05:40:00Z">
        <w:r>
          <w:rPr>
            <w:rFonts w:ascii="Consolas" w:hAnsi="Consolas" w:cs="Consolas"/>
            <w:sz w:val="17"/>
          </w:rPr>
          <w:t>{</w:t>
        </w:r>
      </w:ins>
    </w:p>
    <w:p w14:paraId="48ED3185" w14:textId="77777777" w:rsidR="008A0DA5" w:rsidRDefault="00000000">
      <w:pPr>
        <w:shd w:val="clear" w:color="auto" w:fill="F2F2F2"/>
        <w:spacing w:after="0"/>
      </w:pPr>
      <w:ins w:id="689" w:author="E.ON Netze" w:date="2026-07-14T05:07:00Z">
        <w:r>
          <w:rPr>
            <w:rFonts w:ascii="Consolas" w:hAnsi="Consolas" w:cs="Consolas"/>
            <w:sz w:val="17"/>
          </w:rPr>
          <w:t xml:space="preserve">  "marketLocationId": "DE0001234567890",</w:t>
        </w:r>
      </w:ins>
    </w:p>
    <w:p w14:paraId="4E91A437" w14:textId="77777777" w:rsidR="008A0DA5" w:rsidRDefault="00000000">
      <w:pPr>
        <w:shd w:val="clear" w:color="auto" w:fill="F2F2F2"/>
        <w:spacing w:after="0"/>
      </w:pPr>
      <w:ins w:id="690" w:author="E.ON Netze" w:date="2026-07-08T02:44:00Z">
        <w:r>
          <w:rPr>
            <w:rFonts w:ascii="Consolas" w:hAnsi="Consolas" w:cs="Consolas"/>
            <w:sz w:val="17"/>
          </w:rPr>
          <w:t xml:space="preserve">  "maximumPower": {</w:t>
        </w:r>
      </w:ins>
    </w:p>
    <w:p w14:paraId="4455B735" w14:textId="77777777" w:rsidR="008A0DA5" w:rsidRDefault="00000000">
      <w:pPr>
        <w:shd w:val="clear" w:color="auto" w:fill="F2F2F2"/>
        <w:spacing w:after="0"/>
      </w:pPr>
      <w:ins w:id="691" w:author="E.ON Netze" w:date="2026-07-08T17:22:00Z">
        <w:r>
          <w:rPr>
            <w:rFonts w:ascii="Consolas" w:hAnsi="Consolas" w:cs="Consolas"/>
            <w:sz w:val="17"/>
          </w:rPr>
          <w:t xml:space="preserve">    "formulaId": "3fa85f64-5717-4562-b3fc-2c963f66afa6",</w:t>
        </w:r>
      </w:ins>
    </w:p>
    <w:p w14:paraId="2762554E" w14:textId="77777777" w:rsidR="008A0DA5" w:rsidRDefault="00000000">
      <w:pPr>
        <w:shd w:val="clear" w:color="auto" w:fill="F2F2F2"/>
        <w:spacing w:after="0"/>
      </w:pPr>
      <w:ins w:id="692" w:author="E.ON Netze" w:date="2026-07-13T08:51:00Z">
        <w:r>
          <w:rPr>
            <w:rFonts w:ascii="Consolas" w:hAnsi="Consolas" w:cs="Consolas"/>
            <w:sz w:val="17"/>
          </w:rPr>
          <w:t xml:space="preserve">    "formula": "=Me123+MIN(Me123,Me124)*Positivwert(Me125-Me126)",</w:t>
        </w:r>
      </w:ins>
    </w:p>
    <w:p w14:paraId="026F5E24" w14:textId="77777777" w:rsidR="008A0DA5" w:rsidRDefault="00000000">
      <w:pPr>
        <w:shd w:val="clear" w:color="auto" w:fill="F2F2F2"/>
        <w:spacing w:after="0"/>
      </w:pPr>
      <w:ins w:id="693" w:author="E.ON Netze" w:date="2026-07-13T13:21:00Z">
        <w:r>
          <w:rPr>
            <w:rFonts w:ascii="Consolas" w:hAnsi="Consolas" w:cs="Consolas"/>
            <w:sz w:val="17"/>
          </w:rPr>
          <w:t xml:space="preserve">    "variables": {</w:t>
        </w:r>
      </w:ins>
    </w:p>
    <w:p w14:paraId="057B4587" w14:textId="77777777" w:rsidR="008A0DA5" w:rsidRDefault="00000000">
      <w:pPr>
        <w:shd w:val="clear" w:color="auto" w:fill="F2F2F2"/>
        <w:spacing w:after="0"/>
      </w:pPr>
      <w:ins w:id="694" w:author="E.ON Netze" w:date="2026-07-10T07:23:00Z">
        <w:r>
          <w:rPr>
            <w:rFonts w:ascii="Consolas" w:hAnsi="Consolas" w:cs="Consolas"/>
            <w:sz w:val="17"/>
          </w:rPr>
          <w:t xml:space="preserve">      "Me123": {</w:t>
        </w:r>
      </w:ins>
    </w:p>
    <w:p w14:paraId="6526F33B" w14:textId="77777777" w:rsidR="008A0DA5" w:rsidRDefault="00000000">
      <w:pPr>
        <w:shd w:val="clear" w:color="auto" w:fill="F2F2F2"/>
        <w:spacing w:after="0"/>
      </w:pPr>
      <w:ins w:id="695" w:author="E.ON Netze" w:date="2026-07-10T09:06:00Z">
        <w:r>
          <w:rPr>
            <w:rFonts w:ascii="Consolas" w:hAnsi="Consolas" w:cs="Consolas"/>
            <w:sz w:val="17"/>
          </w:rPr>
          <w:t xml:space="preserve">        "type": "measurementLocation",</w:t>
        </w:r>
      </w:ins>
    </w:p>
    <w:p w14:paraId="224E0F32" w14:textId="77777777" w:rsidR="008A0DA5" w:rsidRDefault="00000000">
      <w:pPr>
        <w:shd w:val="clear" w:color="auto" w:fill="F2F2F2"/>
        <w:spacing w:after="0"/>
      </w:pPr>
      <w:ins w:id="696" w:author="E.ON Netze" w:date="2026-07-11T07:09:00Z">
        <w:r>
          <w:rPr>
            <w:rFonts w:ascii="Consolas" w:hAnsi="Consolas" w:cs="Consolas"/>
            <w:sz w:val="17"/>
          </w:rPr>
          <w:t xml:space="preserve">        "reference": "DE00500000000000000000000000000123",</w:t>
        </w:r>
      </w:ins>
    </w:p>
    <w:p w14:paraId="27A9A385" w14:textId="77777777" w:rsidR="008A0DA5" w:rsidRDefault="00000000">
      <w:pPr>
        <w:shd w:val="clear" w:color="auto" w:fill="F2F2F2"/>
        <w:spacing w:after="0"/>
      </w:pPr>
      <w:ins w:id="697" w:author="E.ON Netze" w:date="2026-07-11T05:43:00Z">
        <w:r>
          <w:rPr>
            <w:rFonts w:ascii="Consolas" w:hAnsi="Consolas" w:cs="Consolas"/>
            <w:sz w:val="17"/>
          </w:rPr>
          <w:t xml:space="preserve">        "description": "Messwert Einspeisung Erzeugungsanlage 1"</w:t>
        </w:r>
      </w:ins>
    </w:p>
    <w:p w14:paraId="31F2DB31" w14:textId="77777777" w:rsidR="008A0DA5" w:rsidRDefault="00000000">
      <w:pPr>
        <w:shd w:val="clear" w:color="auto" w:fill="F2F2F2"/>
        <w:spacing w:after="0"/>
      </w:pPr>
      <w:ins w:id="698" w:author="E.ON Netze" w:date="2026-07-11T03:47:00Z">
        <w:r>
          <w:rPr>
            <w:rFonts w:ascii="Consolas" w:hAnsi="Consolas" w:cs="Consolas"/>
            <w:sz w:val="17"/>
          </w:rPr>
          <w:t xml:space="preserve">      },</w:t>
        </w:r>
      </w:ins>
    </w:p>
    <w:p w14:paraId="4CCFB147" w14:textId="77777777" w:rsidR="008A0DA5" w:rsidRDefault="00000000">
      <w:pPr>
        <w:shd w:val="clear" w:color="auto" w:fill="F2F2F2"/>
        <w:spacing w:after="0"/>
      </w:pPr>
      <w:ins w:id="699" w:author="E.ON Netze" w:date="2026-07-08T13:48:00Z">
        <w:r>
          <w:rPr>
            <w:rFonts w:ascii="Consolas" w:hAnsi="Consolas" w:cs="Consolas"/>
            <w:sz w:val="17"/>
          </w:rPr>
          <w:t xml:space="preserve">      "Me124": {</w:t>
        </w:r>
      </w:ins>
    </w:p>
    <w:p w14:paraId="56D0DFC3" w14:textId="77777777" w:rsidR="008A0DA5" w:rsidRDefault="00000000">
      <w:pPr>
        <w:shd w:val="clear" w:color="auto" w:fill="F2F2F2"/>
        <w:spacing w:after="0"/>
      </w:pPr>
      <w:ins w:id="700" w:author="E.ON Netze" w:date="2026-07-14T12:26:00Z">
        <w:r>
          <w:rPr>
            <w:rFonts w:ascii="Consolas" w:hAnsi="Consolas" w:cs="Consolas"/>
            <w:sz w:val="17"/>
          </w:rPr>
          <w:t xml:space="preserve">        "type": "measurementLocation",</w:t>
        </w:r>
      </w:ins>
    </w:p>
    <w:p w14:paraId="2625160E" w14:textId="77777777" w:rsidR="008A0DA5" w:rsidRDefault="00000000">
      <w:pPr>
        <w:shd w:val="clear" w:color="auto" w:fill="F2F2F2"/>
        <w:spacing w:after="0"/>
      </w:pPr>
      <w:ins w:id="701" w:author="E.ON Netze" w:date="2026-07-09T18:22:00Z">
        <w:r>
          <w:rPr>
            <w:rFonts w:ascii="Consolas" w:hAnsi="Consolas" w:cs="Consolas"/>
            <w:sz w:val="17"/>
          </w:rPr>
          <w:t xml:space="preserve">        "reference": "DE00500000000000000000000000000124"</w:t>
        </w:r>
      </w:ins>
    </w:p>
    <w:p w14:paraId="77CBE53C" w14:textId="77777777" w:rsidR="008A0DA5" w:rsidRDefault="00000000">
      <w:pPr>
        <w:shd w:val="clear" w:color="auto" w:fill="F2F2F2"/>
        <w:spacing w:after="0"/>
      </w:pPr>
      <w:ins w:id="702" w:author="E.ON Netze" w:date="2026-07-14T14:32:00Z">
        <w:r>
          <w:rPr>
            <w:rFonts w:ascii="Consolas" w:hAnsi="Consolas" w:cs="Consolas"/>
            <w:sz w:val="17"/>
          </w:rPr>
          <w:t xml:space="preserve">      },</w:t>
        </w:r>
      </w:ins>
    </w:p>
    <w:p w14:paraId="642619F1" w14:textId="77777777" w:rsidR="008A0DA5" w:rsidRDefault="00000000">
      <w:pPr>
        <w:shd w:val="clear" w:color="auto" w:fill="F2F2F2"/>
        <w:spacing w:after="0"/>
      </w:pPr>
      <w:ins w:id="703" w:author="E.ON Netze" w:date="2026-07-09T04:30:00Z">
        <w:r>
          <w:rPr>
            <w:rFonts w:ascii="Consolas" w:hAnsi="Consolas" w:cs="Consolas"/>
            <w:sz w:val="17"/>
          </w:rPr>
          <w:t xml:space="preserve">      "Me125": {</w:t>
        </w:r>
      </w:ins>
    </w:p>
    <w:p w14:paraId="24BE292A" w14:textId="77777777" w:rsidR="008A0DA5" w:rsidRDefault="00000000">
      <w:pPr>
        <w:shd w:val="clear" w:color="auto" w:fill="F2F2F2"/>
        <w:spacing w:after="0"/>
      </w:pPr>
      <w:ins w:id="704" w:author="E.ON Netze" w:date="2026-07-10T11:39:00Z">
        <w:r>
          <w:rPr>
            <w:rFonts w:ascii="Consolas" w:hAnsi="Consolas" w:cs="Consolas"/>
            <w:sz w:val="17"/>
          </w:rPr>
          <w:t xml:space="preserve">        "type": "measurementLocation",</w:t>
        </w:r>
      </w:ins>
    </w:p>
    <w:p w14:paraId="2E3DF857" w14:textId="77777777" w:rsidR="008A0DA5" w:rsidRDefault="00000000">
      <w:pPr>
        <w:shd w:val="clear" w:color="auto" w:fill="F2F2F2"/>
        <w:spacing w:after="0"/>
      </w:pPr>
      <w:ins w:id="705" w:author="E.ON Netze" w:date="2026-07-07T11:11:00Z">
        <w:r>
          <w:rPr>
            <w:rFonts w:ascii="Consolas" w:hAnsi="Consolas" w:cs="Consolas"/>
            <w:sz w:val="17"/>
          </w:rPr>
          <w:t xml:space="preserve">        "reference": "DE00500000000000000000000000000125"</w:t>
        </w:r>
      </w:ins>
    </w:p>
    <w:p w14:paraId="1A6CF168" w14:textId="77777777" w:rsidR="008A0DA5" w:rsidRDefault="00000000">
      <w:pPr>
        <w:shd w:val="clear" w:color="auto" w:fill="F2F2F2"/>
        <w:spacing w:after="0"/>
      </w:pPr>
      <w:ins w:id="706" w:author="E.ON Netze" w:date="2026-07-08T10:49:00Z">
        <w:r>
          <w:rPr>
            <w:rFonts w:ascii="Consolas" w:hAnsi="Consolas" w:cs="Consolas"/>
            <w:sz w:val="17"/>
          </w:rPr>
          <w:t xml:space="preserve">      },</w:t>
        </w:r>
      </w:ins>
    </w:p>
    <w:p w14:paraId="6075E76A" w14:textId="77777777" w:rsidR="008A0DA5" w:rsidRDefault="00000000">
      <w:pPr>
        <w:shd w:val="clear" w:color="auto" w:fill="F2F2F2"/>
        <w:spacing w:after="0"/>
      </w:pPr>
      <w:ins w:id="707" w:author="E.ON Netze" w:date="2026-07-09T01:05:00Z">
        <w:r>
          <w:rPr>
            <w:rFonts w:ascii="Consolas" w:hAnsi="Consolas" w:cs="Consolas"/>
            <w:sz w:val="17"/>
          </w:rPr>
          <w:t xml:space="preserve">      "Me126": {</w:t>
        </w:r>
      </w:ins>
    </w:p>
    <w:p w14:paraId="263BB609" w14:textId="77777777" w:rsidR="008A0DA5" w:rsidRDefault="00000000">
      <w:pPr>
        <w:shd w:val="clear" w:color="auto" w:fill="F2F2F2"/>
        <w:spacing w:after="0"/>
      </w:pPr>
      <w:ins w:id="708" w:author="E.ON Netze" w:date="2026-07-08T05:43:00Z">
        <w:r>
          <w:rPr>
            <w:rFonts w:ascii="Consolas" w:hAnsi="Consolas" w:cs="Consolas"/>
            <w:sz w:val="17"/>
          </w:rPr>
          <w:t xml:space="preserve">        "type": "measurementLocation",</w:t>
        </w:r>
      </w:ins>
    </w:p>
    <w:p w14:paraId="5BC339A8" w14:textId="77777777" w:rsidR="008A0DA5" w:rsidRDefault="00000000">
      <w:pPr>
        <w:shd w:val="clear" w:color="auto" w:fill="F2F2F2"/>
        <w:spacing w:after="0"/>
      </w:pPr>
      <w:ins w:id="709" w:author="E.ON Netze" w:date="2026-07-13T11:44:00Z">
        <w:r>
          <w:rPr>
            <w:rFonts w:ascii="Consolas" w:hAnsi="Consolas" w:cs="Consolas"/>
            <w:sz w:val="17"/>
          </w:rPr>
          <w:t xml:space="preserve">        "reference": "DE00500000000000000000000000000126"</w:t>
        </w:r>
      </w:ins>
    </w:p>
    <w:p w14:paraId="6B87B952" w14:textId="77777777" w:rsidR="008A0DA5" w:rsidRDefault="00000000">
      <w:pPr>
        <w:shd w:val="clear" w:color="auto" w:fill="F2F2F2"/>
        <w:spacing w:after="0"/>
      </w:pPr>
      <w:ins w:id="710" w:author="E.ON Netze" w:date="2026-07-11T20:39:00Z">
        <w:r>
          <w:rPr>
            <w:rFonts w:ascii="Consolas" w:hAnsi="Consolas" w:cs="Consolas"/>
            <w:sz w:val="17"/>
          </w:rPr>
          <w:t xml:space="preserve">      }</w:t>
        </w:r>
      </w:ins>
    </w:p>
    <w:p w14:paraId="50DD7014" w14:textId="77777777" w:rsidR="008A0DA5" w:rsidRDefault="00000000">
      <w:pPr>
        <w:shd w:val="clear" w:color="auto" w:fill="F2F2F2"/>
        <w:spacing w:after="0"/>
      </w:pPr>
      <w:ins w:id="711" w:author="E.ON Netze" w:date="2026-07-09T14:10:00Z">
        <w:r>
          <w:rPr>
            <w:rFonts w:ascii="Consolas" w:hAnsi="Consolas" w:cs="Consolas"/>
            <w:sz w:val="17"/>
          </w:rPr>
          <w:t xml:space="preserve">    }</w:t>
        </w:r>
      </w:ins>
    </w:p>
    <w:p w14:paraId="5A21A1AE" w14:textId="77777777" w:rsidR="008A0DA5" w:rsidRDefault="00000000">
      <w:pPr>
        <w:shd w:val="clear" w:color="auto" w:fill="F2F2F2"/>
        <w:spacing w:after="0"/>
      </w:pPr>
      <w:ins w:id="712" w:author="E.ON Netze" w:date="2026-07-11T13:08:00Z">
        <w:r>
          <w:rPr>
            <w:rFonts w:ascii="Consolas" w:hAnsi="Consolas" w:cs="Consolas"/>
            <w:sz w:val="17"/>
          </w:rPr>
          <w:t xml:space="preserve">  },</w:t>
        </w:r>
      </w:ins>
    </w:p>
    <w:p w14:paraId="5744780F" w14:textId="77777777" w:rsidR="008A0DA5" w:rsidRDefault="00000000">
      <w:pPr>
        <w:shd w:val="clear" w:color="auto" w:fill="F2F2F2"/>
        <w:spacing w:after="0"/>
      </w:pPr>
      <w:ins w:id="713" w:author="E.ON Netze" w:date="2026-07-13T12:18:00Z">
        <w:r>
          <w:rPr>
            <w:rFonts w:ascii="Consolas" w:hAnsi="Consolas" w:cs="Consolas"/>
            <w:sz w:val="17"/>
          </w:rPr>
          <w:t xml:space="preserve">  "validityPeriod": {</w:t>
        </w:r>
      </w:ins>
    </w:p>
    <w:p w14:paraId="78BECE35" w14:textId="77777777" w:rsidR="008A0DA5" w:rsidRDefault="00000000">
      <w:pPr>
        <w:shd w:val="clear" w:color="auto" w:fill="F2F2F2"/>
        <w:spacing w:after="0"/>
      </w:pPr>
      <w:ins w:id="714" w:author="E.ON Netze" w:date="2026-07-12T12:20:00Z">
        <w:r>
          <w:rPr>
            <w:rFonts w:ascii="Consolas" w:hAnsi="Consolas" w:cs="Consolas"/>
            <w:sz w:val="17"/>
          </w:rPr>
          <w:t xml:space="preserve">    "start": "2026-07-14T00:00:00Z",</w:t>
        </w:r>
      </w:ins>
    </w:p>
    <w:p w14:paraId="4AF9C3A2" w14:textId="77777777" w:rsidR="008A0DA5" w:rsidRDefault="00000000">
      <w:pPr>
        <w:shd w:val="clear" w:color="auto" w:fill="F2F2F2"/>
        <w:spacing w:after="0"/>
      </w:pPr>
      <w:ins w:id="715" w:author="E.ON Netze" w:date="2026-07-10T18:59:00Z">
        <w:r>
          <w:rPr>
            <w:rFonts w:ascii="Consolas" w:hAnsi="Consolas" w:cs="Consolas"/>
            <w:sz w:val="17"/>
          </w:rPr>
          <w:t xml:space="preserve">    "end": "2026-07-14T23:59:59Z"</w:t>
        </w:r>
      </w:ins>
    </w:p>
    <w:p w14:paraId="6AD30BC5" w14:textId="77777777" w:rsidR="008A0DA5" w:rsidRDefault="00000000">
      <w:pPr>
        <w:shd w:val="clear" w:color="auto" w:fill="F2F2F2"/>
        <w:spacing w:after="0"/>
      </w:pPr>
      <w:ins w:id="716" w:author="E.ON Netze" w:date="2026-07-11T06:09:00Z">
        <w:r>
          <w:rPr>
            <w:rFonts w:ascii="Consolas" w:hAnsi="Consolas" w:cs="Consolas"/>
            <w:sz w:val="17"/>
          </w:rPr>
          <w:t xml:space="preserve">  }</w:t>
        </w:r>
      </w:ins>
    </w:p>
    <w:p w14:paraId="3D777050" w14:textId="77777777" w:rsidR="008A0DA5" w:rsidRDefault="00000000">
      <w:pPr>
        <w:shd w:val="clear" w:color="auto" w:fill="F2F2F2"/>
        <w:spacing w:after="0"/>
      </w:pPr>
      <w:ins w:id="717" w:author="E.ON Netze" w:date="2026-07-10T05:11:00Z">
        <w:r>
          <w:rPr>
            <w:rFonts w:ascii="Consolas" w:hAnsi="Consolas" w:cs="Consolas"/>
            <w:sz w:val="17"/>
          </w:rPr>
          <w:t>}</w:t>
        </w:r>
      </w:ins>
    </w:p>
    <w:p w14:paraId="2A1C8EB2" w14:textId="77777777" w:rsidR="008A0DA5" w:rsidRDefault="00000000">
      <w:ins w:id="718" w:author="E.ON Netze" w:date="2026-07-11T23:32:00Z">
        <w:r>
          <w:rPr>
            <w:rFonts w:cs="Calibri"/>
          </w:rPr>
          <w:t xml:space="preserve">MUST Der Empfänger eines Feldes vom Typ </w:t>
        </w:r>
      </w:ins>
      <w:ins w:id="719" w:author="E.ON Netze" w:date="2026-07-13T06:01:00Z">
        <w:r>
          <w:rPr>
            <w:rFonts w:ascii="Consolas" w:hAnsi="Consolas" w:cs="Consolas"/>
          </w:rPr>
          <w:t>calculationFormula</w:t>
        </w:r>
      </w:ins>
      <w:ins w:id="720" w:author="E.ON Netze" w:date="2026-07-12T11:11:00Z">
        <w:r>
          <w:rPr>
            <w:rFonts w:cs="Calibri"/>
          </w:rPr>
          <w:t xml:space="preserve"> MUSS die übertragene Formel gegen das in calculationFormula.yaml definierte pattern validieren, bevor sie ausgewertet wird (siehe auch die Sicherheitsanforderung weiter unten).</w:t>
        </w:r>
      </w:ins>
    </w:p>
    <w:p w14:paraId="249B1024" w14:textId="77777777" w:rsidR="008A0DA5" w:rsidRDefault="00000000">
      <w:ins w:id="721" w:author="E.ON Netze" w:date="2026-07-11T23:08:00Z">
        <w:r>
          <w:rPr>
            <w:rFonts w:cs="Calibri"/>
          </w:rPr>
          <w:t>SHOULD Zur serverseitigen Auswertung bzw. Validierung von Berechnungsvorschriften SOLLTEN bestehende, aktiv gepflegte Open-Source-Bibliotheken verwendet werden, statt eine eigene Formel-Engine zu implementieren. Geeignete Bibliotheken sind u. a.:</w:t>
        </w:r>
      </w:ins>
    </w:p>
    <w:p w14:paraId="6BC707DF" w14:textId="77777777" w:rsidR="008A0DA5" w:rsidRDefault="00000000">
      <w:pPr>
        <w:pStyle w:val="Aufzhlungszeichen"/>
      </w:pPr>
      <w:ins w:id="722" w:author="E.ON Netze" w:date="2026-07-09T07:45:00Z">
        <w:r>
          <w:rPr>
            <w:rFonts w:cs="Calibri"/>
          </w:rPr>
          <w:t>•  HyperFormula (TypeScript/JavaScript, MIT-Lizenz) – Formel-Engine mit breiter Funktionsabdeckung, geeignet zur Auswertung im Backend oder Frontend.</w:t>
        </w:r>
      </w:ins>
    </w:p>
    <w:p w14:paraId="4D85EB33" w14:textId="77777777" w:rsidR="008A0DA5" w:rsidRDefault="00000000">
      <w:pPr>
        <w:pStyle w:val="Aufzhlungszeichen"/>
      </w:pPr>
      <w:ins w:id="723" w:author="E.ON Netze" w:date="2026-07-07T21:22:00Z">
        <w:r>
          <w:rPr>
            <w:rFonts w:cs="Calibri"/>
          </w:rPr>
          <w:t>•  formulajs (JavaScript) – Sammlung Excel-/OpenFormula-kompatibler Funktionsimplementierungen, geeignet für schlanke Validierungen einzelner Ausdrücke.</w:t>
        </w:r>
      </w:ins>
    </w:p>
    <w:p w14:paraId="259CE0AA" w14:textId="77777777" w:rsidR="008A0DA5" w:rsidRDefault="00000000">
      <w:pPr>
        <w:pStyle w:val="Aufzhlungszeichen"/>
      </w:pPr>
      <w:ins w:id="724" w:author="E.ON Netze" w:date="2026-07-09T05:30:00Z">
        <w:r>
          <w:rPr>
            <w:rFonts w:cs="Calibri"/>
          </w:rPr>
          <w:t>•  Python-Paket „formulas“ – kompiliert Tabellenkalkulations-Formeln nach Python, geeignet für Batch- und Serverauswertung.</w:t>
        </w:r>
      </w:ins>
    </w:p>
    <w:p w14:paraId="0E63AB22" w14:textId="77777777" w:rsidR="008A0DA5" w:rsidRDefault="00000000">
      <w:pPr>
        <w:pStyle w:val="Aufzhlungszeichen"/>
      </w:pPr>
      <w:ins w:id="725" w:author="E.ON Netze" w:date="2026-07-09T12:59:00Z">
        <w:r>
          <w:rPr>
            <w:rFonts w:cs="Calibri"/>
          </w:rPr>
          <w:t>•  LibreOffice Calc (headless) – Referenzimplementierung von OpenFormula gemäß ISO/IEC 26300-2 und daher als Konformitäts-Referenz für Zweifelsfälle geeignet.</w:t>
        </w:r>
      </w:ins>
    </w:p>
    <w:p w14:paraId="20A8F4DF" w14:textId="77777777" w:rsidR="008A0DA5" w:rsidRDefault="00000000">
      <w:ins w:id="726" w:author="E.ON Netze" w:date="2026-07-09T14:02:00Z">
        <w:r>
          <w:rPr>
            <w:rFonts w:cs="Calibri"/>
          </w:rPr>
          <w:t>MUST Unabhängig von der eingesetzten Bibliothek MUSS die referenzierte pattern-Validierung (siehe calculationFormula.yaml) serverseitig vor jeder Auswertung angewendet werden, um Injection über die Formel-</w:t>
        </w:r>
        <w:r>
          <w:rPr>
            <w:rFonts w:cs="Calibri"/>
          </w:rPr>
          <w:lastRenderedPageBreak/>
          <w:t>Zeichenkette auszuschließen (siehe auch [BSI-APP.3.1] Anforderung APP.3.1.A4, kontrolliertes Einbinden von Dateien und Inhalten – sinngemäß anzuwenden auf eingebettete, interpretierte Formelausdrücke).</w:t>
        </w:r>
      </w:ins>
    </w:p>
    <w:p w14:paraId="0CC6C75C" w14:textId="77777777" w:rsidR="008A0DA5" w:rsidRDefault="00000000">
      <w:r>
        <w:br w:type="page"/>
      </w:r>
    </w:p>
    <w:p w14:paraId="40DADEAD" w14:textId="77777777" w:rsidR="008A0DA5" w:rsidRDefault="00000000">
      <w:pPr>
        <w:pStyle w:val="berschrift1"/>
      </w:pPr>
      <w:r>
        <w:rPr>
          <w:rFonts w:ascii="Calibri" w:hAnsi="Calibri" w:cs="Calibri"/>
          <w:sz w:val="30"/>
        </w:rPr>
        <w:lastRenderedPageBreak/>
        <w:t>Veröffentlichung der API-Webdienste auf GitHub</w:t>
      </w:r>
    </w:p>
    <w:p w14:paraId="279D6CEA" w14:textId="77777777" w:rsidR="008A0DA5" w:rsidRDefault="00000000">
      <w:r>
        <w:rPr>
          <w:rFonts w:cs="Calibri"/>
        </w:rPr>
        <w:t>EDI@Energy wird alle API-Webdienste zentral in öffentlichen Verzeichnissen (im Folgenden „Repositories“) auf der GitHub-Plattform unter der Organisation EDI@Energy (https://github.com/EDI-Energy) veröffentlichen und pflegen. Die Marktteilnehmer können somit die maschinenlesbaren Dokumentationen der Schnittstellenbeschreibungen nutzen, um Weiterentwicklungen bzw. Veränderungen an bestehenden Schnittstellen leichter nachzuvollziehen.</w:t>
      </w:r>
    </w:p>
    <w:p w14:paraId="5D680D38" w14:textId="77777777" w:rsidR="008A0DA5" w:rsidRDefault="00000000">
      <w:r>
        <w:rPr>
          <w:rFonts w:cs="Calibri"/>
        </w:rPr>
        <w:t>Folgende öffentliche Repositories sind vorhanden:</w:t>
      </w:r>
    </w:p>
    <w:p w14:paraId="7BD010BB" w14:textId="77777777" w:rsidR="008A0DA5" w:rsidRDefault="00000000">
      <w:r>
        <w:rPr>
          <w:rFonts w:cs="Calibri"/>
          <w:b/>
        </w:rPr>
        <w:t>api-electricity</w:t>
      </w:r>
    </w:p>
    <w:p w14:paraId="781ECBA5" w14:textId="77777777" w:rsidR="008A0DA5" w:rsidRDefault="00000000">
      <w:pPr>
        <w:pStyle w:val="Aufzhlungszeichen"/>
      </w:pPr>
      <w:r>
        <w:rPr>
          <w:rFonts w:cs="Calibri"/>
        </w:rPr>
        <w:t>•  Dieses Repository enthält alle produktiven API-Webdienste (auch Fehlerkorrekturen) und Konsultationsversionen, die zur Umsetzung der Prozesse aus den Festlegungen der Bundesnetzagentur (z. B. GPKE, WiM-Strom, MaBiS etc.) benötigt werden.</w:t>
      </w:r>
    </w:p>
    <w:p w14:paraId="50776091" w14:textId="77777777" w:rsidR="008A0DA5" w:rsidRDefault="00000000">
      <w:r>
        <w:rPr>
          <w:rFonts w:cs="Calibri"/>
          <w:b/>
        </w:rPr>
        <w:t>api-directory-service</w:t>
      </w:r>
    </w:p>
    <w:p w14:paraId="0EC07C9C" w14:textId="77777777" w:rsidR="008A0DA5" w:rsidRDefault="00000000">
      <w:pPr>
        <w:pStyle w:val="Aufzhlungszeichen"/>
      </w:pPr>
      <w:r>
        <w:rPr>
          <w:rFonts w:cs="Calibri"/>
        </w:rPr>
        <w:t>•  Dieses Repository enthält ausschließlich die API-Webdienste für die Verzeichnisdienste zum Austausch der Endpunktadressen.</w:t>
      </w:r>
    </w:p>
    <w:p w14:paraId="09792FA9" w14:textId="77777777" w:rsidR="008A0DA5" w:rsidRDefault="00000000">
      <w:r>
        <w:rPr>
          <w:rFonts w:cs="Calibri"/>
        </w:rPr>
        <w:t>Die EDI@Energy behält es sich vor, bei Bedarf weitere Repositories einzuführen.</w:t>
      </w:r>
    </w:p>
    <w:p w14:paraId="092628B6" w14:textId="77777777" w:rsidR="008A0DA5" w:rsidRDefault="00000000">
      <w:pPr>
        <w:pStyle w:val="berschrift2"/>
      </w:pPr>
      <w:r>
        <w:rPr>
          <w:rFonts w:ascii="Calibri" w:hAnsi="Calibri" w:cs="Calibri"/>
        </w:rPr>
        <w:t>Versionierung eines Repository</w:t>
      </w:r>
    </w:p>
    <w:p w14:paraId="17F47814" w14:textId="77777777" w:rsidR="008A0DA5" w:rsidRDefault="00000000">
      <w:r>
        <w:rPr>
          <w:rFonts w:cs="Calibri"/>
        </w:rPr>
        <w:t>Jedes Repository erhält auf GitHub eine eindeutige Versionsnummer. Versionsnummern werden auf GitHub über „Releases“ abgebildet. Der Aufbau der Versionsnummer sieht wie folgt aus:</w:t>
      </w:r>
    </w:p>
    <w:p w14:paraId="18AF6651" w14:textId="77777777" w:rsidR="008A0DA5" w:rsidRDefault="00000000">
      <w:pPr>
        <w:shd w:val="clear" w:color="auto" w:fill="F2F2F2"/>
        <w:spacing w:after="0"/>
      </w:pPr>
      <w:r>
        <w:rPr>
          <w:rFonts w:ascii="Consolas" w:hAnsi="Consolas" w:cs="Consolas"/>
          <w:sz w:val="17"/>
        </w:rPr>
        <w:t>&lt;Major&gt;.&lt;Minor&gt;.&lt;Patch&gt;</w:t>
      </w:r>
    </w:p>
    <w:p w14:paraId="1BF4FD1B" w14:textId="77777777" w:rsidR="008A0DA5" w:rsidRDefault="00000000">
      <w:r>
        <w:rPr>
          <w:rFonts w:cs="Calibri"/>
        </w:rPr>
        <w:t>Die &lt;Major&gt;-Version wird erhöht, bei der Eröffnung einer Konsultation (die Veröffentlichung der Ergebnisse erfolgt unter der Versionsnummer, unter der die Konsultation eröffnet wurde).</w:t>
      </w:r>
    </w:p>
    <w:p w14:paraId="209EB9D2" w14:textId="77777777" w:rsidR="008A0DA5" w:rsidRDefault="00000000">
      <w:r>
        <w:rPr>
          <w:rFonts w:cs="Calibri"/>
        </w:rPr>
        <w:t>Die &lt;Minor&gt;-Version wird erhöht, wenn mindestens an einem im Repository enthaltenen API-Webdienstes die &lt;Major&gt;-Version erhöht wurde.</w:t>
      </w:r>
    </w:p>
    <w:p w14:paraId="044B6BEF" w14:textId="77777777" w:rsidR="008A0DA5" w:rsidRDefault="00000000">
      <w:r>
        <w:rPr>
          <w:rFonts w:cs="Calibri"/>
        </w:rPr>
        <w:t>Die &lt;Patch&gt;-Version wird erhöht, wenn mindestens an einem im Repository enthaltenen API-Webdienstes die &lt;Minor&gt;- oder &lt;Patch&gt;-Version erhöht wurde.</w:t>
      </w:r>
    </w:p>
    <w:p w14:paraId="5C785D9B" w14:textId="77777777" w:rsidR="008A0DA5" w:rsidRDefault="00000000">
      <w:commentRangeStart w:id="727"/>
      <w:r>
        <w:rPr>
          <w:rFonts w:cs="Calibri"/>
        </w:rPr>
        <w:t>Die Versionierung eines Repositorys erfolgt über die Veröffentlichung eines Releases am Repository selbst. Im Release erfolgt zudem die Veröffentlichung einer Änderungshistorie.</w:t>
      </w:r>
      <w:commentRangeEnd w:id="727"/>
      <w:r>
        <w:rPr>
          <w:rStyle w:val="Kommentarzeichen"/>
          <w:sz w:val="20"/>
          <w:szCs w:val="22"/>
        </w:rPr>
        <w:commentReference w:id="727"/>
      </w:r>
    </w:p>
    <w:p w14:paraId="10ABDC7A" w14:textId="77777777" w:rsidR="008A0DA5" w:rsidRDefault="00000000">
      <w:pPr>
        <w:pStyle w:val="berschrift2"/>
      </w:pPr>
      <w:commentRangeStart w:id="728"/>
      <w:ins w:id="729" w:author="E.ON Netze" w:date="2026-07-14T06:08:00Z">
        <w:r>
          <w:rPr>
            <w:rFonts w:ascii="Calibri" w:hAnsi="Calibri" w:cs="Calibri"/>
          </w:rPr>
          <w:t>Automatisierte Validierung von API-Spezifikationen (CI/CD)</w:t>
        </w:r>
        <w:commentRangeEnd w:id="728"/>
        <w:r>
          <w:rPr>
            <w:rStyle w:val="Kommentarzeichen"/>
            <w:sz w:val="26"/>
            <w:szCs w:val="26"/>
          </w:rPr>
          <w:commentReference w:id="728"/>
        </w:r>
      </w:ins>
    </w:p>
    <w:p w14:paraId="2C35EDA4" w14:textId="77777777" w:rsidR="008A0DA5" w:rsidRDefault="00000000">
      <w:ins w:id="730" w:author="E.ON Netze" w:date="2026-07-13T23:53:00Z">
        <w:r>
          <w:rPr>
            <w:rFonts w:cs="Calibri"/>
          </w:rPr>
          <w:t>Damit Änderungen an OpenAPI-Spezifikationen vor der Zusammenführung in einen produktiven oder konsultierten Branch automatisiert auf Konformität zu dieser Guideline geprüft werden, stellt EDI@Energy je Repository eine GitHub-Actions-Infrastruktur (Workflows unter „.github/workflows/“) sowie je API-Verzeichnis eine Index-Datei bereit.</w:t>
        </w:r>
      </w:ins>
    </w:p>
    <w:p w14:paraId="2BEA84B2" w14:textId="77777777" w:rsidR="008A0DA5" w:rsidRDefault="00000000">
      <w:pPr>
        <w:pStyle w:val="berschrift3"/>
      </w:pPr>
      <w:ins w:id="731" w:author="E.ON Netze" w:date="2026-07-12T22:07:00Z">
        <w:r>
          <w:rPr>
            <w:rFonts w:ascii="Calibri" w:hAnsi="Calibri" w:cs="Calibri"/>
            <w:sz w:val="23"/>
          </w:rPr>
          <w:t>Branch- und Verzeichnisstruktur</w:t>
        </w:r>
      </w:ins>
    </w:p>
    <w:p w14:paraId="5EF16B84" w14:textId="77777777" w:rsidR="008A0DA5" w:rsidRDefault="00000000">
      <w:ins w:id="732" w:author="E.ON Netze" w:date="2026-07-08T23:37:00Z">
        <w:r>
          <w:rPr>
            <w:rFonts w:cs="Calibri"/>
          </w:rPr>
          <w:t>MUST Jedes Repository folgt der bereits im Repository EDI-Energy/api-electricity etablierten Branch-Konvention:</w:t>
        </w:r>
      </w:ins>
    </w:p>
    <w:tbl>
      <w:tblPr>
        <w:tblStyle w:val="Tabellenraster"/>
        <w:tblW w:w="0" w:type="auto"/>
        <w:jc w:val="center"/>
        <w:tblLook w:val="04A0" w:firstRow="1" w:lastRow="0" w:firstColumn="1" w:lastColumn="0" w:noHBand="0" w:noVBand="1"/>
      </w:tblPr>
      <w:tblGrid>
        <w:gridCol w:w="4867"/>
        <w:gridCol w:w="4869"/>
      </w:tblGrid>
      <w:tr w:rsidR="008A0DA5" w14:paraId="494DBFA4" w14:textId="77777777">
        <w:trPr>
          <w:jc w:val="center"/>
        </w:trPr>
        <w:tc>
          <w:tcPr>
            <w:tcW w:w="4873" w:type="dxa"/>
            <w:shd w:val="clear" w:color="auto" w:fill="D9D9D9"/>
          </w:tcPr>
          <w:p w14:paraId="6EB69266" w14:textId="77777777" w:rsidR="008A0DA5" w:rsidRDefault="00000000">
            <w:pPr>
              <w:spacing w:after="40"/>
            </w:pPr>
            <w:r>
              <w:rPr>
                <w:rFonts w:cs="Calibri"/>
                <w:b/>
                <w:sz w:val="19"/>
              </w:rPr>
              <w:t>Branch</w:t>
            </w:r>
          </w:p>
        </w:tc>
        <w:tc>
          <w:tcPr>
            <w:tcW w:w="4873" w:type="dxa"/>
            <w:shd w:val="clear" w:color="auto" w:fill="D9D9D9"/>
          </w:tcPr>
          <w:p w14:paraId="6D1B3F06" w14:textId="77777777" w:rsidR="008A0DA5" w:rsidRDefault="00000000">
            <w:pPr>
              <w:spacing w:after="40"/>
            </w:pPr>
            <w:r>
              <w:rPr>
                <w:rFonts w:cs="Calibri"/>
                <w:b/>
                <w:sz w:val="19"/>
              </w:rPr>
              <w:t>Bedeutung</w:t>
            </w:r>
          </w:p>
        </w:tc>
      </w:tr>
      <w:tr w:rsidR="008A0DA5" w14:paraId="5F526A0B" w14:textId="77777777">
        <w:trPr>
          <w:jc w:val="center"/>
        </w:trPr>
        <w:tc>
          <w:tcPr>
            <w:tcW w:w="4873" w:type="dxa"/>
          </w:tcPr>
          <w:p w14:paraId="46BDD729" w14:textId="77777777" w:rsidR="008A0DA5" w:rsidRDefault="00000000">
            <w:pPr>
              <w:spacing w:after="40"/>
            </w:pPr>
            <w:ins w:id="733" w:author="E.ON Netze" w:date="2026-07-12T01:57:00Z">
              <w:r>
                <w:rPr>
                  <w:rFonts w:cs="Calibri"/>
                  <w:sz w:val="18"/>
                </w:rPr>
                <w:t>main</w:t>
              </w:r>
            </w:ins>
          </w:p>
        </w:tc>
        <w:tc>
          <w:tcPr>
            <w:tcW w:w="4873" w:type="dxa"/>
          </w:tcPr>
          <w:p w14:paraId="7BF41EE6" w14:textId="77777777" w:rsidR="008A0DA5" w:rsidRDefault="00000000">
            <w:pPr>
              <w:spacing w:after="40"/>
            </w:pPr>
            <w:ins w:id="734" w:author="E.ON Netze" w:date="2026-07-11T07:09:00Z">
              <w:r>
                <w:rPr>
                  <w:rFonts w:cs="Calibri"/>
                  <w:sz w:val="18"/>
                </w:rPr>
                <w:t>Aktuell gültige, produktive Version.</w:t>
              </w:r>
            </w:ins>
          </w:p>
        </w:tc>
      </w:tr>
      <w:tr w:rsidR="008A0DA5" w14:paraId="76186BAE" w14:textId="77777777">
        <w:trPr>
          <w:jc w:val="center"/>
        </w:trPr>
        <w:tc>
          <w:tcPr>
            <w:tcW w:w="4873" w:type="dxa"/>
          </w:tcPr>
          <w:p w14:paraId="77BB1803" w14:textId="77777777" w:rsidR="008A0DA5" w:rsidRDefault="00000000">
            <w:pPr>
              <w:spacing w:after="40"/>
            </w:pPr>
            <w:ins w:id="735" w:author="E.ON Netze" w:date="2026-07-10T14:03:00Z">
              <w:r>
                <w:rPr>
                  <w:rFonts w:cs="Calibri"/>
                  <w:sz w:val="18"/>
                </w:rPr>
                <w:t>YYYY-MM-DD-consultation</w:t>
              </w:r>
            </w:ins>
          </w:p>
        </w:tc>
        <w:tc>
          <w:tcPr>
            <w:tcW w:w="4873" w:type="dxa"/>
          </w:tcPr>
          <w:p w14:paraId="5F951A22" w14:textId="77777777" w:rsidR="008A0DA5" w:rsidRDefault="00000000">
            <w:pPr>
              <w:spacing w:after="40"/>
            </w:pPr>
            <w:ins w:id="736" w:author="E.ON Netze" w:date="2026-07-09T05:52:00Z">
              <w:r>
                <w:rPr>
                  <w:rFonts w:cs="Calibri"/>
                  <w:sz w:val="18"/>
                </w:rPr>
                <w:t>Zur Konsultation gestellte Version; Konsultationsbeiträge beziehen sich ausschließlich auf diesen Branch.</w:t>
              </w:r>
            </w:ins>
          </w:p>
        </w:tc>
      </w:tr>
      <w:tr w:rsidR="008A0DA5" w14:paraId="5D258C93" w14:textId="77777777">
        <w:trPr>
          <w:jc w:val="center"/>
        </w:trPr>
        <w:tc>
          <w:tcPr>
            <w:tcW w:w="4873" w:type="dxa"/>
          </w:tcPr>
          <w:p w14:paraId="21E7F08B" w14:textId="77777777" w:rsidR="008A0DA5" w:rsidRDefault="00000000">
            <w:pPr>
              <w:spacing w:after="40"/>
            </w:pPr>
            <w:ins w:id="737" w:author="E.ON Netze" w:date="2026-07-11T17:25:00Z">
              <w:r>
                <w:rPr>
                  <w:rFonts w:cs="Calibri"/>
                  <w:sz w:val="18"/>
                </w:rPr>
                <w:t>YYYY-04-01 / YYYY-10-01</w:t>
              </w:r>
            </w:ins>
          </w:p>
        </w:tc>
        <w:tc>
          <w:tcPr>
            <w:tcW w:w="4873" w:type="dxa"/>
          </w:tcPr>
          <w:p w14:paraId="5A03C190" w14:textId="77777777" w:rsidR="008A0DA5" w:rsidRDefault="00000000">
            <w:pPr>
              <w:spacing w:after="40"/>
            </w:pPr>
            <w:ins w:id="738" w:author="E.ON Netze" w:date="2026-07-08T12:03:00Z">
              <w:r>
                <w:rPr>
                  <w:rFonts w:cs="Calibri"/>
                  <w:sz w:val="18"/>
                </w:rPr>
                <w:t xml:space="preserve">Zukünftig gültige, bereits beschlossene Version zum jeweiligen </w:t>
              </w:r>
              <w:r>
                <w:rPr>
                  <w:rFonts w:cs="Calibri"/>
                  <w:sz w:val="18"/>
                </w:rPr>
                <w:lastRenderedPageBreak/>
                <w:t>Anwendungsstichtag.</w:t>
              </w:r>
            </w:ins>
          </w:p>
        </w:tc>
      </w:tr>
    </w:tbl>
    <w:p w14:paraId="048EC663" w14:textId="77777777" w:rsidR="008A0DA5" w:rsidRDefault="00000000">
      <w:commentRangeStart w:id="739"/>
      <w:ins w:id="740" w:author="E.ON Netze" w:date="2026-07-13T13:27:00Z">
        <w:r>
          <w:rPr>
            <w:rFonts w:cs="Calibri"/>
          </w:rPr>
          <w:lastRenderedPageBreak/>
          <w:t>MUST Datei- und Schema-Namen (z. B. „maloIdent.yaml“) DÜRFEN KEINE Versionsnummer enthalten (kein „maloIdentV1.yaml“, „maloIdentV2.yaml“ usw.). Der Dateiname bleibt über alle Versionen hinweg unverändert; unterschiedliche Versionsstände werden ausschließlich über die in Kapitel 4.1 beschriebenen Branches abgebildet, niemals durch parallele, unterschiedlich benannte Dateien innerhalb desselben Branches.</w:t>
        </w:r>
        <w:commentRangeEnd w:id="739"/>
        <w:r>
          <w:rPr>
            <w:rStyle w:val="Kommentarzeichen"/>
            <w:sz w:val="20"/>
            <w:szCs w:val="22"/>
          </w:rPr>
          <w:commentReference w:id="739"/>
        </w:r>
      </w:ins>
    </w:p>
    <w:p w14:paraId="745D756A" w14:textId="77777777" w:rsidR="008A0DA5" w:rsidRDefault="00000000">
      <w:ins w:id="741" w:author="E.ON Netze" w:date="2026-07-14T11:29:00Z">
        <w:r>
          <w:rPr>
            <w:rFonts w:cs="Calibri"/>
          </w:rPr>
          <w:t xml:space="preserve">MUST Jedes API-Verzeichnis (z. B. „api/identificationId/“, „api/controlMeasures/“) MUSS eine Index-Datei „index.yaml“ enthalten, die alle innerhalb des jeweiligen Branches vorhandenen Pfad- und Schema-Dateien über </w:t>
        </w:r>
      </w:ins>
      <w:ins w:id="742" w:author="E.ON Netze" w:date="2026-07-08T03:36:00Z">
        <w:r>
          <w:rPr>
            <w:rFonts w:ascii="Consolas" w:hAnsi="Consolas" w:cs="Consolas"/>
          </w:rPr>
          <w:t>$ref</w:t>
        </w:r>
      </w:ins>
      <w:ins w:id="743" w:author="E.ON Netze" w:date="2026-07-11T03:27:00Z">
        <w:r>
          <w:rPr>
            <w:rFonts w:cs="Calibri"/>
          </w:rPr>
          <w:t xml:space="preserve"> bündelt und damit einen einzelnen Einstiegspunkt für Code-Generatoren, Dokumentationswerkzeuge und Swagger-UI bereitstellt (etablierte Praxis des OpenAPI-Bundling, u. a. Redocly-CLI-Konvention). Die index.yaml bündelt dabei ausschließlich fachlich unterschiedliche Dateien innerhalb derselben Version (z. B. mehrere Ressourcen desselben API-Verzeichnisses), nicht mehrere Versionen derselben Ressource.</w:t>
        </w:r>
      </w:ins>
    </w:p>
    <w:p w14:paraId="406E5F37" w14:textId="77777777" w:rsidR="008A0DA5" w:rsidRDefault="00000000">
      <w:pPr>
        <w:shd w:val="clear" w:color="auto" w:fill="F2F2F2"/>
        <w:spacing w:after="0"/>
      </w:pPr>
      <w:ins w:id="744" w:author="E.ON Netze" w:date="2026-07-08T10:52:00Z">
        <w:r>
          <w:rPr>
            <w:rFonts w:ascii="Consolas" w:hAnsi="Consolas" w:cs="Consolas"/>
            <w:sz w:val="17"/>
          </w:rPr>
          <w:t># api/identificationId/index.yaml (im jeweils gültigen Branch)</w:t>
        </w:r>
      </w:ins>
    </w:p>
    <w:p w14:paraId="6547969F" w14:textId="77777777" w:rsidR="008A0DA5" w:rsidRDefault="00000000">
      <w:pPr>
        <w:shd w:val="clear" w:color="auto" w:fill="F2F2F2"/>
        <w:spacing w:after="0"/>
      </w:pPr>
      <w:ins w:id="745" w:author="E.ON Netze" w:date="2026-07-14T15:56:00Z">
        <w:r>
          <w:rPr>
            <w:rFonts w:ascii="Consolas" w:hAnsi="Consolas" w:cs="Consolas"/>
            <w:sz w:val="17"/>
          </w:rPr>
          <w:t>openapi: 3.1.0</w:t>
        </w:r>
      </w:ins>
    </w:p>
    <w:p w14:paraId="066A4335" w14:textId="77777777" w:rsidR="008A0DA5" w:rsidRDefault="00000000">
      <w:pPr>
        <w:shd w:val="clear" w:color="auto" w:fill="F2F2F2"/>
        <w:spacing w:after="0"/>
      </w:pPr>
      <w:ins w:id="746" w:author="E.ON Netze" w:date="2026-07-11T07:00:00Z">
        <w:r>
          <w:rPr>
            <w:rFonts w:ascii="Consolas" w:hAnsi="Consolas" w:cs="Consolas"/>
            <w:sz w:val="17"/>
          </w:rPr>
          <w:t>info:</w:t>
        </w:r>
      </w:ins>
    </w:p>
    <w:p w14:paraId="35A0FBE1" w14:textId="77777777" w:rsidR="008A0DA5" w:rsidRDefault="00000000">
      <w:pPr>
        <w:shd w:val="clear" w:color="auto" w:fill="F2F2F2"/>
        <w:spacing w:after="0"/>
      </w:pPr>
      <w:ins w:id="747" w:author="E.ON Netze" w:date="2026-07-07T23:31:00Z">
        <w:r>
          <w:rPr>
            <w:rFonts w:ascii="Consolas" w:hAnsi="Consolas" w:cs="Consolas"/>
            <w:sz w:val="17"/>
          </w:rPr>
          <w:t xml:space="preserve">  title: EDI@Energy Identification APIs</w:t>
        </w:r>
      </w:ins>
    </w:p>
    <w:p w14:paraId="7BEBC658" w14:textId="77777777" w:rsidR="008A0DA5" w:rsidRDefault="00000000">
      <w:pPr>
        <w:shd w:val="clear" w:color="auto" w:fill="F2F2F2"/>
        <w:spacing w:after="0"/>
      </w:pPr>
      <w:ins w:id="748" w:author="E.ON Netze" w:date="2026-07-14T02:12:00Z">
        <w:r>
          <w:rPr>
            <w:rFonts w:ascii="Consolas" w:hAnsi="Consolas" w:cs="Consolas"/>
            <w:sz w:val="17"/>
          </w:rPr>
          <w:t xml:space="preserve">  version: 2.0.0</w:t>
        </w:r>
      </w:ins>
    </w:p>
    <w:p w14:paraId="1F25157B" w14:textId="77777777" w:rsidR="008A0DA5" w:rsidRDefault="00000000">
      <w:pPr>
        <w:shd w:val="clear" w:color="auto" w:fill="F2F2F2"/>
        <w:spacing w:after="0"/>
      </w:pPr>
      <w:ins w:id="749" w:author="E.ON Netze" w:date="2026-07-09T21:00:00Z">
        <w:r>
          <w:rPr>
            <w:rFonts w:ascii="Consolas" w:hAnsi="Consolas" w:cs="Consolas"/>
            <w:sz w:val="17"/>
          </w:rPr>
          <w:t>paths:</w:t>
        </w:r>
      </w:ins>
    </w:p>
    <w:p w14:paraId="6CB5DEBB" w14:textId="77777777" w:rsidR="008A0DA5" w:rsidRDefault="00000000">
      <w:pPr>
        <w:shd w:val="clear" w:color="auto" w:fill="F2F2F2"/>
        <w:spacing w:after="0"/>
      </w:pPr>
      <w:ins w:id="750" w:author="E.ON Netze" w:date="2026-07-13T15:32:00Z">
        <w:r>
          <w:rPr>
            <w:rFonts w:ascii="Consolas" w:hAnsi="Consolas" w:cs="Consolas"/>
            <w:sz w:val="17"/>
          </w:rPr>
          <w:t xml:space="preserve">  $ref: maloIdent.yaml#/paths</w:t>
        </w:r>
      </w:ins>
    </w:p>
    <w:p w14:paraId="182E9DFA" w14:textId="77777777" w:rsidR="008A0DA5" w:rsidRDefault="00000000">
      <w:ins w:id="751" w:author="E.ON Netze" w:date="2026-07-12T01:54:00Z">
        <w:r>
          <w:rPr>
            <w:rFonts w:cs="Calibri"/>
          </w:rPr>
          <w:t>SHOULD Zusätzlich zur index.yaml SOLLTE je API-Verzeichnis eine „index.md“ mit einer für Menschen lesbaren Kurzübersicht (enthaltene API-Versionen, Anwendungszeitpunkte, Link auf das veröffentlichte Dokumentationsportal, z. B. edi-energy.github.io/api-electricity/) bereitgestellt werden, analog zur bestehenden README.md auf Repository-Ebene.</w:t>
        </w:r>
      </w:ins>
    </w:p>
    <w:p w14:paraId="4F6F44FA" w14:textId="77777777" w:rsidR="008A0DA5" w:rsidRDefault="00000000">
      <w:pPr>
        <w:pStyle w:val="berschrift3"/>
      </w:pPr>
      <w:ins w:id="752" w:author="E.ON Netze" w:date="2026-07-13T03:49:00Z">
        <w:r>
          <w:rPr>
            <w:rFonts w:ascii="Calibri" w:hAnsi="Calibri" w:cs="Calibri"/>
            <w:sz w:val="23"/>
          </w:rPr>
          <w:t>Automatisierte Linting-Validierung</w:t>
        </w:r>
      </w:ins>
    </w:p>
    <w:p w14:paraId="7AB61DC2" w14:textId="77777777" w:rsidR="008A0DA5" w:rsidRDefault="00000000">
      <w:commentRangeStart w:id="753"/>
      <w:ins w:id="754" w:author="E.ON Netze" w:date="2026-07-09T08:20:00Z">
        <w:r>
          <w:rPr>
            <w:rFonts w:cs="Calibri"/>
          </w:rPr>
          <w:t>MUST Jeder Pull Request gegen einen der oben genannten Branches MUSS automatisiert über eine GitHub-Action alle im Repository enthaltenen OpenAPI-Dateien linten. Als Werkzeug wird die Redocly CLI eingesetzt (bereits im Repository verwendet); empfohlen wird zusätzlich der Einsatz von Spectral (Stoplight) mit einem EDI@Energy-eigenen Regelwerk („Ruleset“).</w:t>
        </w:r>
        <w:commentRangeEnd w:id="753"/>
        <w:r>
          <w:rPr>
            <w:rStyle w:val="Kommentarzeichen"/>
            <w:sz w:val="20"/>
            <w:szCs w:val="22"/>
          </w:rPr>
          <w:commentReference w:id="753"/>
        </w:r>
      </w:ins>
    </w:p>
    <w:p w14:paraId="37A08DBE" w14:textId="77777777" w:rsidR="008A0DA5" w:rsidRDefault="00000000">
      <w:ins w:id="755" w:author="E.ON Netze" w:date="2026-07-10T12:31:00Z">
        <w:r>
          <w:rPr>
            <w:rFonts w:cs="Calibri"/>
          </w:rPr>
          <w:t>Beispiel eines erweiterten Workflows (ersetzt die bisherige, auf eine einzelne Datei beschränkte „validateMaloIdent.yaml“):</w:t>
        </w:r>
      </w:ins>
    </w:p>
    <w:p w14:paraId="256A8C04" w14:textId="77777777" w:rsidR="008A0DA5" w:rsidRDefault="00000000">
      <w:pPr>
        <w:shd w:val="clear" w:color="auto" w:fill="F2F2F2"/>
        <w:spacing w:after="0"/>
      </w:pPr>
      <w:ins w:id="756" w:author="E.ON Netze" w:date="2026-07-14T04:15:00Z">
        <w:r>
          <w:rPr>
            <w:rFonts w:ascii="Consolas" w:hAnsi="Consolas" w:cs="Consolas"/>
            <w:sz w:val="17"/>
          </w:rPr>
          <w:t># .github/workflows/validate-api.yaml</w:t>
        </w:r>
      </w:ins>
    </w:p>
    <w:p w14:paraId="038A2EB4" w14:textId="77777777" w:rsidR="008A0DA5" w:rsidRDefault="00000000">
      <w:pPr>
        <w:shd w:val="clear" w:color="auto" w:fill="F2F2F2"/>
        <w:spacing w:after="0"/>
      </w:pPr>
      <w:ins w:id="757" w:author="E.ON Netze" w:date="2026-07-08T11:59:00Z">
        <w:r>
          <w:rPr>
            <w:rFonts w:ascii="Consolas" w:hAnsi="Consolas" w:cs="Consolas"/>
            <w:sz w:val="17"/>
          </w:rPr>
          <w:t>name: Validate OpenAPI specifications</w:t>
        </w:r>
      </w:ins>
    </w:p>
    <w:p w14:paraId="672E5A2C" w14:textId="77777777" w:rsidR="008A0DA5" w:rsidRDefault="00000000">
      <w:pPr>
        <w:shd w:val="clear" w:color="auto" w:fill="F2F2F2"/>
        <w:spacing w:after="0"/>
      </w:pPr>
      <w:ins w:id="758" w:author="E.ON Netze" w:date="2026-07-13T20:39:00Z">
        <w:r>
          <w:rPr>
            <w:rFonts w:ascii="Consolas" w:hAnsi="Consolas" w:cs="Consolas"/>
            <w:sz w:val="17"/>
          </w:rPr>
          <w:t>on:</w:t>
        </w:r>
      </w:ins>
    </w:p>
    <w:p w14:paraId="78463F52" w14:textId="77777777" w:rsidR="008A0DA5" w:rsidRDefault="00000000">
      <w:pPr>
        <w:shd w:val="clear" w:color="auto" w:fill="F2F2F2"/>
        <w:spacing w:after="0"/>
      </w:pPr>
      <w:ins w:id="759" w:author="E.ON Netze" w:date="2026-07-12T06:38:00Z">
        <w:r>
          <w:rPr>
            <w:rFonts w:ascii="Consolas" w:hAnsi="Consolas" w:cs="Consolas"/>
            <w:sz w:val="17"/>
          </w:rPr>
          <w:t xml:space="preserve">  pull_request:</w:t>
        </w:r>
      </w:ins>
    </w:p>
    <w:p w14:paraId="39F817DD" w14:textId="77777777" w:rsidR="008A0DA5" w:rsidRDefault="00000000">
      <w:pPr>
        <w:shd w:val="clear" w:color="auto" w:fill="F2F2F2"/>
        <w:spacing w:after="0"/>
      </w:pPr>
      <w:ins w:id="760" w:author="E.ON Netze" w:date="2026-07-07T23:05:00Z">
        <w:r>
          <w:rPr>
            <w:rFonts w:ascii="Consolas" w:hAnsi="Consolas" w:cs="Consolas"/>
            <w:sz w:val="17"/>
          </w:rPr>
          <w:t xml:space="preserve">    branches: [ main, '*-consultation', '20[0-9][0-9]-0[14]-01', '20[0-9][0-9]-10-01' ]</w:t>
        </w:r>
      </w:ins>
    </w:p>
    <w:p w14:paraId="7DB8427D" w14:textId="77777777" w:rsidR="008A0DA5" w:rsidRDefault="00000000">
      <w:pPr>
        <w:shd w:val="clear" w:color="auto" w:fill="F2F2F2"/>
        <w:spacing w:after="0"/>
      </w:pPr>
      <w:ins w:id="761" w:author="E.ON Netze" w:date="2026-07-09T02:35:00Z">
        <w:r>
          <w:rPr>
            <w:rFonts w:ascii="Consolas" w:hAnsi="Consolas" w:cs="Consolas"/>
            <w:sz w:val="17"/>
          </w:rPr>
          <w:t>jobs:</w:t>
        </w:r>
      </w:ins>
    </w:p>
    <w:p w14:paraId="20DBA102" w14:textId="77777777" w:rsidR="008A0DA5" w:rsidRDefault="00000000">
      <w:pPr>
        <w:shd w:val="clear" w:color="auto" w:fill="F2F2F2"/>
        <w:spacing w:after="0"/>
      </w:pPr>
      <w:ins w:id="762" w:author="E.ON Netze" w:date="2026-07-14T18:12:00Z">
        <w:r>
          <w:rPr>
            <w:rFonts w:ascii="Consolas" w:hAnsi="Consolas" w:cs="Consolas"/>
            <w:sz w:val="17"/>
          </w:rPr>
          <w:t xml:space="preserve">  redocly-lint:</w:t>
        </w:r>
      </w:ins>
    </w:p>
    <w:p w14:paraId="24BC9D46" w14:textId="77777777" w:rsidR="008A0DA5" w:rsidRDefault="00000000">
      <w:pPr>
        <w:shd w:val="clear" w:color="auto" w:fill="F2F2F2"/>
        <w:spacing w:after="0"/>
      </w:pPr>
      <w:ins w:id="763" w:author="E.ON Netze" w:date="2026-07-10T20:34:00Z">
        <w:r>
          <w:rPr>
            <w:rFonts w:ascii="Consolas" w:hAnsi="Consolas" w:cs="Consolas"/>
            <w:sz w:val="17"/>
          </w:rPr>
          <w:t xml:space="preserve">    runs-on: ubuntu-latest</w:t>
        </w:r>
      </w:ins>
    </w:p>
    <w:p w14:paraId="72EA4E35" w14:textId="77777777" w:rsidR="008A0DA5" w:rsidRDefault="00000000">
      <w:pPr>
        <w:shd w:val="clear" w:color="auto" w:fill="F2F2F2"/>
        <w:spacing w:after="0"/>
      </w:pPr>
      <w:ins w:id="764" w:author="E.ON Netze" w:date="2026-07-07T20:23:00Z">
        <w:r>
          <w:rPr>
            <w:rFonts w:ascii="Consolas" w:hAnsi="Consolas" w:cs="Consolas"/>
            <w:sz w:val="17"/>
          </w:rPr>
          <w:t xml:space="preserve">    steps:</w:t>
        </w:r>
      </w:ins>
    </w:p>
    <w:p w14:paraId="21C747E8" w14:textId="77777777" w:rsidR="008A0DA5" w:rsidRDefault="00000000">
      <w:pPr>
        <w:shd w:val="clear" w:color="auto" w:fill="F2F2F2"/>
        <w:spacing w:after="0"/>
      </w:pPr>
      <w:ins w:id="765" w:author="E.ON Netze" w:date="2026-07-13T02:32:00Z">
        <w:r>
          <w:rPr>
            <w:rFonts w:ascii="Consolas" w:hAnsi="Consolas" w:cs="Consolas"/>
            <w:sz w:val="17"/>
          </w:rPr>
          <w:t xml:space="preserve">      - uses: actions/checkout@v4</w:t>
        </w:r>
      </w:ins>
    </w:p>
    <w:p w14:paraId="751E6479" w14:textId="77777777" w:rsidR="008A0DA5" w:rsidRDefault="00000000">
      <w:pPr>
        <w:shd w:val="clear" w:color="auto" w:fill="F2F2F2"/>
        <w:spacing w:after="0"/>
      </w:pPr>
      <w:ins w:id="766" w:author="E.ON Netze" w:date="2026-07-08T05:00:00Z">
        <w:r>
          <w:rPr>
            <w:rFonts w:ascii="Consolas" w:hAnsi="Consolas" w:cs="Consolas"/>
            <w:sz w:val="17"/>
          </w:rPr>
          <w:t xml:space="preserve">      - name: Lint all API files with Redocly CLI</w:t>
        </w:r>
      </w:ins>
    </w:p>
    <w:p w14:paraId="2A0163F4" w14:textId="77777777" w:rsidR="008A0DA5" w:rsidRDefault="00000000">
      <w:pPr>
        <w:shd w:val="clear" w:color="auto" w:fill="F2F2F2"/>
        <w:spacing w:after="0"/>
      </w:pPr>
      <w:ins w:id="767" w:author="E.ON Netze" w:date="2026-07-10T18:30:00Z">
        <w:r>
          <w:rPr>
            <w:rFonts w:ascii="Consolas" w:hAnsi="Consolas" w:cs="Consolas"/>
            <w:sz w:val="17"/>
          </w:rPr>
          <w:t xml:space="preserve">        run: |</w:t>
        </w:r>
      </w:ins>
    </w:p>
    <w:p w14:paraId="126453FF" w14:textId="77777777" w:rsidR="008A0DA5" w:rsidRDefault="00000000">
      <w:pPr>
        <w:shd w:val="clear" w:color="auto" w:fill="F2F2F2"/>
        <w:spacing w:after="0"/>
      </w:pPr>
      <w:ins w:id="768" w:author="E.ON Netze" w:date="2026-07-12T06:25:00Z">
        <w:r>
          <w:rPr>
            <w:rFonts w:ascii="Consolas" w:hAnsi="Consolas" w:cs="Consolas"/>
            <w:sz w:val="17"/>
          </w:rPr>
          <w:t xml:space="preserve">          npx @redocly/cli@latest lint 'api/**/*.yaml'</w:t>
        </w:r>
      </w:ins>
    </w:p>
    <w:p w14:paraId="2DF714A3" w14:textId="77777777" w:rsidR="008A0DA5" w:rsidRDefault="00000000">
      <w:pPr>
        <w:shd w:val="clear" w:color="auto" w:fill="F2F2F2"/>
        <w:spacing w:after="0"/>
      </w:pPr>
      <w:ins w:id="769" w:author="E.ON Netze" w:date="2026-07-13T02:27:00Z">
        <w:r>
          <w:rPr>
            <w:rFonts w:ascii="Consolas" w:hAnsi="Consolas" w:cs="Consolas"/>
            <w:sz w:val="17"/>
          </w:rPr>
          <w:t xml:space="preserve">  spectral-ruleset:</w:t>
        </w:r>
      </w:ins>
    </w:p>
    <w:p w14:paraId="7ADF7120" w14:textId="77777777" w:rsidR="008A0DA5" w:rsidRDefault="00000000">
      <w:pPr>
        <w:shd w:val="clear" w:color="auto" w:fill="F2F2F2"/>
        <w:spacing w:after="0"/>
      </w:pPr>
      <w:ins w:id="770" w:author="E.ON Netze" w:date="2026-07-13T19:12:00Z">
        <w:r>
          <w:rPr>
            <w:rFonts w:ascii="Consolas" w:hAnsi="Consolas" w:cs="Consolas"/>
            <w:sz w:val="17"/>
          </w:rPr>
          <w:t xml:space="preserve">    runs-on: ubuntu-latest</w:t>
        </w:r>
      </w:ins>
    </w:p>
    <w:p w14:paraId="6903D681" w14:textId="77777777" w:rsidR="008A0DA5" w:rsidRDefault="00000000">
      <w:pPr>
        <w:shd w:val="clear" w:color="auto" w:fill="F2F2F2"/>
        <w:spacing w:after="0"/>
      </w:pPr>
      <w:ins w:id="771" w:author="E.ON Netze" w:date="2026-07-08T00:16:00Z">
        <w:r>
          <w:rPr>
            <w:rFonts w:ascii="Consolas" w:hAnsi="Consolas" w:cs="Consolas"/>
            <w:sz w:val="17"/>
          </w:rPr>
          <w:t xml:space="preserve">    steps:</w:t>
        </w:r>
      </w:ins>
    </w:p>
    <w:p w14:paraId="5348F2B2" w14:textId="77777777" w:rsidR="008A0DA5" w:rsidRDefault="00000000">
      <w:pPr>
        <w:shd w:val="clear" w:color="auto" w:fill="F2F2F2"/>
        <w:spacing w:after="0"/>
      </w:pPr>
      <w:ins w:id="772" w:author="E.ON Netze" w:date="2026-07-09T02:40:00Z">
        <w:r>
          <w:rPr>
            <w:rFonts w:ascii="Consolas" w:hAnsi="Consolas" w:cs="Consolas"/>
            <w:sz w:val="17"/>
          </w:rPr>
          <w:t xml:space="preserve">      - uses: actions/checkout@v4</w:t>
        </w:r>
      </w:ins>
    </w:p>
    <w:p w14:paraId="30937CB8" w14:textId="77777777" w:rsidR="008A0DA5" w:rsidRDefault="00000000">
      <w:pPr>
        <w:shd w:val="clear" w:color="auto" w:fill="F2F2F2"/>
        <w:spacing w:after="0"/>
      </w:pPr>
      <w:ins w:id="773" w:author="E.ON Netze" w:date="2026-07-13T13:33:00Z">
        <w:r>
          <w:rPr>
            <w:rFonts w:ascii="Consolas" w:hAnsi="Consolas" w:cs="Consolas"/>
            <w:sz w:val="17"/>
          </w:rPr>
          <w:t xml:space="preserve">      - name: Lint against EDI@Energy Spectral ruleset</w:t>
        </w:r>
      </w:ins>
    </w:p>
    <w:p w14:paraId="25246175" w14:textId="77777777" w:rsidR="008A0DA5" w:rsidRDefault="00000000">
      <w:pPr>
        <w:shd w:val="clear" w:color="auto" w:fill="F2F2F2"/>
        <w:spacing w:after="0"/>
      </w:pPr>
      <w:ins w:id="774" w:author="E.ON Netze" w:date="2026-07-09T12:34:00Z">
        <w:r>
          <w:rPr>
            <w:rFonts w:ascii="Consolas" w:hAnsi="Consolas" w:cs="Consolas"/>
            <w:sz w:val="17"/>
          </w:rPr>
          <w:t xml:space="preserve">        run: |</w:t>
        </w:r>
      </w:ins>
    </w:p>
    <w:p w14:paraId="7FBB8B55" w14:textId="77777777" w:rsidR="008A0DA5" w:rsidRDefault="00000000">
      <w:pPr>
        <w:shd w:val="clear" w:color="auto" w:fill="F2F2F2"/>
        <w:spacing w:after="0"/>
      </w:pPr>
      <w:ins w:id="775" w:author="E.ON Netze" w:date="2026-07-09T16:06:00Z">
        <w:r>
          <w:rPr>
            <w:rFonts w:ascii="Consolas" w:hAnsi="Consolas" w:cs="Consolas"/>
            <w:sz w:val="17"/>
          </w:rPr>
          <w:t xml:space="preserve">          npx @stoplight/spectral-cli lint 'api/**/*.yaml' \</w:t>
        </w:r>
      </w:ins>
    </w:p>
    <w:p w14:paraId="58DD472B" w14:textId="77777777" w:rsidR="008A0DA5" w:rsidRDefault="00000000">
      <w:pPr>
        <w:shd w:val="clear" w:color="auto" w:fill="F2F2F2"/>
        <w:spacing w:after="0"/>
      </w:pPr>
      <w:ins w:id="776" w:author="E.ON Netze" w:date="2026-07-11T11:27:00Z">
        <w:r>
          <w:rPr>
            <w:rFonts w:ascii="Consolas" w:hAnsi="Consolas" w:cs="Consolas"/>
            <w:sz w:val="17"/>
          </w:rPr>
          <w:lastRenderedPageBreak/>
          <w:t xml:space="preserve">            --ruleset .spectral/edi-energy-ruleset.yaml</w:t>
        </w:r>
      </w:ins>
    </w:p>
    <w:p w14:paraId="3C00303C" w14:textId="77777777" w:rsidR="008A0DA5" w:rsidRDefault="00000000">
      <w:pPr>
        <w:shd w:val="clear" w:color="auto" w:fill="F2F2F2"/>
        <w:spacing w:after="0"/>
      </w:pPr>
      <w:ins w:id="777" w:author="E.ON Netze" w:date="2026-07-07T20:34:00Z">
        <w:r>
          <w:rPr>
            <w:rFonts w:ascii="Consolas" w:hAnsi="Consolas" w:cs="Consolas"/>
            <w:sz w:val="17"/>
          </w:rPr>
          <w:t xml:space="preserve">  breaking-change-check:</w:t>
        </w:r>
      </w:ins>
    </w:p>
    <w:p w14:paraId="6E47520C" w14:textId="77777777" w:rsidR="008A0DA5" w:rsidRDefault="00000000">
      <w:pPr>
        <w:shd w:val="clear" w:color="auto" w:fill="F2F2F2"/>
        <w:spacing w:after="0"/>
      </w:pPr>
      <w:ins w:id="778" w:author="E.ON Netze" w:date="2026-07-14T10:47:00Z">
        <w:r>
          <w:rPr>
            <w:rFonts w:ascii="Consolas" w:hAnsi="Consolas" w:cs="Consolas"/>
            <w:sz w:val="17"/>
          </w:rPr>
          <w:t xml:space="preserve">    runs-on: ubuntu-latest</w:t>
        </w:r>
      </w:ins>
    </w:p>
    <w:p w14:paraId="412397E9" w14:textId="77777777" w:rsidR="008A0DA5" w:rsidRDefault="00000000">
      <w:pPr>
        <w:shd w:val="clear" w:color="auto" w:fill="F2F2F2"/>
        <w:spacing w:after="0"/>
      </w:pPr>
      <w:ins w:id="779" w:author="E.ON Netze" w:date="2026-07-08T06:51:00Z">
        <w:r>
          <w:rPr>
            <w:rFonts w:ascii="Consolas" w:hAnsi="Consolas" w:cs="Consolas"/>
            <w:sz w:val="17"/>
          </w:rPr>
          <w:t xml:space="preserve">    steps:</w:t>
        </w:r>
      </w:ins>
    </w:p>
    <w:p w14:paraId="0D87A1BC" w14:textId="77777777" w:rsidR="008A0DA5" w:rsidRDefault="00000000">
      <w:pPr>
        <w:shd w:val="clear" w:color="auto" w:fill="F2F2F2"/>
        <w:spacing w:after="0"/>
      </w:pPr>
      <w:ins w:id="780" w:author="E.ON Netze" w:date="2026-07-11T00:23:00Z">
        <w:r>
          <w:rPr>
            <w:rFonts w:ascii="Consolas" w:hAnsi="Consolas" w:cs="Consolas"/>
            <w:sz w:val="17"/>
          </w:rPr>
          <w:t xml:space="preserve">      - uses: actions/checkout@v4</w:t>
        </w:r>
      </w:ins>
    </w:p>
    <w:p w14:paraId="275465D7" w14:textId="77777777" w:rsidR="008A0DA5" w:rsidRDefault="00000000">
      <w:pPr>
        <w:shd w:val="clear" w:color="auto" w:fill="F2F2F2"/>
        <w:spacing w:after="0"/>
      </w:pPr>
      <w:ins w:id="781" w:author="E.ON Netze" w:date="2026-07-14T16:17:00Z">
        <w:r>
          <w:rPr>
            <w:rFonts w:ascii="Consolas" w:hAnsi="Consolas" w:cs="Consolas"/>
            <w:sz w:val="17"/>
          </w:rPr>
          <w:t xml:space="preserve">      - name: Detect breaking changes against main</w:t>
        </w:r>
      </w:ins>
    </w:p>
    <w:p w14:paraId="6BD3B9F3" w14:textId="77777777" w:rsidR="008A0DA5" w:rsidRDefault="00000000">
      <w:pPr>
        <w:shd w:val="clear" w:color="auto" w:fill="F2F2F2"/>
        <w:spacing w:after="0"/>
      </w:pPr>
      <w:ins w:id="782" w:author="E.ON Netze" w:date="2026-07-08T03:12:00Z">
        <w:r>
          <w:rPr>
            <w:rFonts w:ascii="Consolas" w:hAnsi="Consolas" w:cs="Consolas"/>
            <w:sz w:val="17"/>
          </w:rPr>
          <w:t xml:space="preserve">        run: |</w:t>
        </w:r>
      </w:ins>
    </w:p>
    <w:p w14:paraId="34919F1B" w14:textId="77777777" w:rsidR="008A0DA5" w:rsidRDefault="00000000">
      <w:pPr>
        <w:shd w:val="clear" w:color="auto" w:fill="F2F2F2"/>
        <w:spacing w:after="0"/>
      </w:pPr>
      <w:ins w:id="783" w:author="E.ON Netze" w:date="2026-07-11T15:51:00Z">
        <w:r>
          <w:rPr>
            <w:rFonts w:ascii="Consolas" w:hAnsi="Consolas" w:cs="Consolas"/>
            <w:sz w:val="17"/>
          </w:rPr>
          <w:t xml:space="preserve">          npx @redocly/cli@latest diff \</w:t>
        </w:r>
      </w:ins>
    </w:p>
    <w:p w14:paraId="5191A427" w14:textId="77777777" w:rsidR="008A0DA5" w:rsidRDefault="00000000">
      <w:pPr>
        <w:shd w:val="clear" w:color="auto" w:fill="F2F2F2"/>
        <w:spacing w:after="0"/>
      </w:pPr>
      <w:ins w:id="784" w:author="E.ON Netze" w:date="2026-07-07T09:32:00Z">
        <w:r>
          <w:rPr>
            <w:rFonts w:ascii="Consolas" w:hAnsi="Consolas" w:cs="Consolas"/>
            <w:sz w:val="17"/>
          </w:rPr>
          <w:t xml:space="preserve">            api/identificationId/index.yaml \</w:t>
        </w:r>
      </w:ins>
    </w:p>
    <w:p w14:paraId="5B5341BC" w14:textId="77777777" w:rsidR="008A0DA5" w:rsidRDefault="00000000">
      <w:pPr>
        <w:shd w:val="clear" w:color="auto" w:fill="F2F2F2"/>
        <w:spacing w:after="0"/>
      </w:pPr>
      <w:ins w:id="785" w:author="E.ON Netze" w:date="2026-07-13T23:59:00Z">
        <w:r>
          <w:rPr>
            <w:rFonts w:ascii="Consolas" w:hAnsi="Consolas" w:cs="Consolas"/>
            <w:sz w:val="17"/>
          </w:rPr>
          <w:t xml:space="preserve">            origin/main:api/identificationId/index.yaml</w:t>
        </w:r>
      </w:ins>
    </w:p>
    <w:p w14:paraId="240DB3C6" w14:textId="77777777" w:rsidR="008A0DA5" w:rsidRDefault="00000000">
      <w:commentRangeStart w:id="786"/>
      <w:ins w:id="787" w:author="E.ON Netze" w:date="2026-07-14T10:10:00Z">
        <w:r>
          <w:rPr>
            <w:rFonts w:cs="Calibri"/>
          </w:rPr>
          <w:t>MUST Der Validierungs-Workflow MUSS – anders als der bisherige, auf maloIdentV2 beschränkte Workflow – alle im Repository enthaltenen API-Dateien erfassen (Glob-Pattern „api/**/*.yaml“ statt Einzeldatei-Aufruf).</w:t>
        </w:r>
        <w:commentRangeEnd w:id="786"/>
        <w:r>
          <w:rPr>
            <w:rStyle w:val="Kommentarzeichen"/>
            <w:sz w:val="20"/>
            <w:szCs w:val="22"/>
          </w:rPr>
          <w:commentReference w:id="786"/>
        </w:r>
      </w:ins>
    </w:p>
    <w:p w14:paraId="3CB66AAD" w14:textId="77777777" w:rsidR="008A0DA5" w:rsidRDefault="00000000">
      <w:ins w:id="788" w:author="E.ON Netze" w:date="2026-07-13T09:53:00Z">
        <w:r>
          <w:rPr>
            <w:rFonts w:cs="Calibri"/>
          </w:rPr>
          <w:t>SHOULD Zusätzlich zum syntaktischen Lint SOLLTE der „breaking-change-check“ automatisiert prüfen, ob eine vorgeschlagene Änderung eine inkompatible (Breaking-)Änderung gemäß Kapitel 3.2 darstellt, und den Pull Request in diesem Fall mit einem entsprechenden Hinweis versehen, damit die Zuordnung zu MAJOR/MINOR/PATCH (SemVer 2.0) bereits vor der Freigabe überprüft werden kann.</w:t>
        </w:r>
      </w:ins>
    </w:p>
    <w:p w14:paraId="3D274E15" w14:textId="77777777" w:rsidR="008A0DA5" w:rsidRDefault="00000000">
      <w:ins w:id="789" w:author="E.ON Netze" w:date="2026-07-07T09:09:00Z">
        <w:r>
          <w:rPr>
            <w:rFonts w:cs="Calibri"/>
          </w:rPr>
          <w:t>MUST Ein Pull Request DARF NICHT gemergt werden, solange der Lint-Workflow fehlschlägt (verpflichtender Status Check gemäß GitHub-Branch-Protection-Regeln).</w:t>
        </w:r>
      </w:ins>
    </w:p>
    <w:p w14:paraId="27EB504D" w14:textId="77777777" w:rsidR="008A0DA5" w:rsidRDefault="00000000">
      <w:pPr>
        <w:pStyle w:val="berschrift2"/>
      </w:pPr>
      <w:commentRangeStart w:id="790"/>
      <w:ins w:id="791" w:author="E.ON Netze" w:date="2026-07-12T04:39:00Z">
        <w:r>
          <w:rPr>
            <w:rFonts w:ascii="Calibri" w:hAnsi="Calibri" w:cs="Calibri"/>
          </w:rPr>
          <w:t>Automatisiertes Testen von Client-Implementierungen gegen die GitHub-Spezifikation</w:t>
        </w:r>
        <w:commentRangeEnd w:id="790"/>
        <w:r>
          <w:rPr>
            <w:rStyle w:val="Kommentarzeichen"/>
            <w:sz w:val="26"/>
            <w:szCs w:val="26"/>
          </w:rPr>
          <w:commentReference w:id="790"/>
        </w:r>
      </w:ins>
    </w:p>
    <w:p w14:paraId="09745731" w14:textId="77777777" w:rsidR="008A0DA5" w:rsidRDefault="00000000">
      <w:ins w:id="792" w:author="E.ON Netze" w:date="2026-07-09T02:34:00Z">
        <w:r>
          <w:rPr>
            <w:rFonts w:cs="Calibri"/>
          </w:rPr>
          <w:t>Neben dem in Kapitel 4.2 beschriebenen statischen Linting der OpenAPI-Dateien selbst können Marktteilnehmer ihre eigene Client- oder Server-Implementierung automatisiert gegen die im GitHub-Repository veröffentlichte Spezifikation testen („Contract Testing“), ohne dafür eine Verbindung zu einem echten Partnersystem zu benötigen.</w:t>
        </w:r>
      </w:ins>
    </w:p>
    <w:p w14:paraId="4F41B5A3" w14:textId="77777777" w:rsidR="008A0DA5" w:rsidRDefault="00000000">
      <w:pPr>
        <w:pStyle w:val="berschrift3"/>
      </w:pPr>
      <w:ins w:id="793" w:author="E.ON Netze" w:date="2026-07-13T10:09:00Z">
        <w:r>
          <w:rPr>
            <w:rFonts w:ascii="Calibri" w:hAnsi="Calibri" w:cs="Calibri"/>
            <w:sz w:val="23"/>
          </w:rPr>
          <w:t>Mock-Server auf Basis der veröffentlichten Spezifikation</w:t>
        </w:r>
      </w:ins>
    </w:p>
    <w:p w14:paraId="26E208F4" w14:textId="77777777" w:rsidR="008A0DA5" w:rsidRDefault="00000000">
      <w:ins w:id="794" w:author="E.ON Netze" w:date="2026-07-12T20:37:00Z">
        <w:r>
          <w:rPr>
            <w:rFonts w:cs="Calibri"/>
          </w:rPr>
          <w:t>SHOULD Marktteilnehmer SOLLTEN zur Implementierung eines API-Webdienstes einen aus der jeweiligen index.yaml (Kapitel 4.2) generierten Mock-Server verwenden, z. B. Prism (Stoplight, quelloffen, kostenfrei). Ein Mock-Server beantwortet Requests ausschließlich auf Basis der in der Spezifikation hinterlegten Schemas und Beispiele, ohne dass eine echte Fachlogik oder ein Backend-System vorhanden sein muss.</w:t>
        </w:r>
      </w:ins>
    </w:p>
    <w:p w14:paraId="487E5135" w14:textId="77777777" w:rsidR="008A0DA5" w:rsidRDefault="00000000">
      <w:pPr>
        <w:shd w:val="clear" w:color="auto" w:fill="F2F2F2"/>
        <w:spacing w:after="0"/>
      </w:pPr>
      <w:ins w:id="795" w:author="E.ON Netze" w:date="2026-07-13T23:54:00Z">
        <w:r>
          <w:rPr>
            <w:rFonts w:ascii="Consolas" w:hAnsi="Consolas" w:cs="Consolas"/>
            <w:sz w:val="17"/>
          </w:rPr>
          <w:t># Mock-Server aus dem GitHub-Repository starten</w:t>
        </w:r>
      </w:ins>
    </w:p>
    <w:p w14:paraId="30FE2C8E" w14:textId="77777777" w:rsidR="008A0DA5" w:rsidRDefault="00000000">
      <w:pPr>
        <w:shd w:val="clear" w:color="auto" w:fill="F2F2F2"/>
        <w:spacing w:after="0"/>
      </w:pPr>
      <w:ins w:id="796" w:author="E.ON Netze" w:date="2026-07-08T21:32:00Z">
        <w:r>
          <w:rPr>
            <w:rFonts w:ascii="Consolas" w:hAnsi="Consolas" w:cs="Consolas"/>
            <w:sz w:val="17"/>
          </w:rPr>
          <w:t>npx @stoplight/prism-cli mock \</w:t>
        </w:r>
      </w:ins>
    </w:p>
    <w:p w14:paraId="2200164F" w14:textId="77777777" w:rsidR="008A0DA5" w:rsidRDefault="00000000">
      <w:pPr>
        <w:shd w:val="clear" w:color="auto" w:fill="F2F2F2"/>
        <w:spacing w:after="0"/>
      </w:pPr>
      <w:ins w:id="797" w:author="E.ON Netze" w:date="2026-07-10T19:07:00Z">
        <w:r>
          <w:rPr>
            <w:rFonts w:ascii="Consolas" w:hAnsi="Consolas" w:cs="Consolas"/>
            <w:sz w:val="17"/>
          </w:rPr>
          <w:t xml:space="preserve">  https://raw.githubusercontent.com/EDI-Energy/api-electricity/main/api/identificationId/index.yaml</w:t>
        </w:r>
      </w:ins>
    </w:p>
    <w:p w14:paraId="78649C8D" w14:textId="77777777" w:rsidR="008A0DA5" w:rsidRDefault="00000000">
      <w:pPr>
        <w:shd w:val="clear" w:color="auto" w:fill="F2F2F2"/>
        <w:spacing w:after="0"/>
      </w:pPr>
      <w:ins w:id="798" w:author="E.ON Netze" w:date="2026-07-13T11:21:00Z">
        <w:r>
          <w:rPr>
            <w:rFonts w:ascii="Consolas" w:hAnsi="Consolas" w:cs="Consolas"/>
            <w:sz w:val="17"/>
          </w:rPr>
          <w:t> </w:t>
        </w:r>
      </w:ins>
    </w:p>
    <w:p w14:paraId="46D6D4D8" w14:textId="77777777" w:rsidR="008A0DA5" w:rsidRDefault="00000000">
      <w:pPr>
        <w:shd w:val="clear" w:color="auto" w:fill="F2F2F2"/>
        <w:spacing w:after="0"/>
      </w:pPr>
      <w:ins w:id="799" w:author="E.ON Netze" w:date="2026-07-14T13:02:00Z">
        <w:r>
          <w:rPr>
            <w:rFonts w:ascii="Consolas" w:hAnsi="Consolas" w:cs="Consolas"/>
            <w:sz w:val="17"/>
          </w:rPr>
          <w:t># Client-Implementierung gegen den Mock-Server testen</w:t>
        </w:r>
      </w:ins>
    </w:p>
    <w:p w14:paraId="3AB0339E" w14:textId="77777777" w:rsidR="008A0DA5" w:rsidRDefault="00000000">
      <w:pPr>
        <w:shd w:val="clear" w:color="auto" w:fill="F2F2F2"/>
        <w:spacing w:after="0"/>
      </w:pPr>
      <w:ins w:id="800" w:author="E.ON Netze" w:date="2026-07-13T23:30:00Z">
        <w:r>
          <w:rPr>
            <w:rFonts w:ascii="Consolas" w:hAnsi="Consolas" w:cs="Consolas"/>
            <w:sz w:val="17"/>
          </w:rPr>
          <w:t>curl -X POST http://127.0.0.1:4010/edienergy/marketLocations/identification \</w:t>
        </w:r>
      </w:ins>
    </w:p>
    <w:p w14:paraId="14B90360" w14:textId="77777777" w:rsidR="008A0DA5" w:rsidRDefault="00000000">
      <w:pPr>
        <w:shd w:val="clear" w:color="auto" w:fill="F2F2F2"/>
        <w:spacing w:after="0"/>
      </w:pPr>
      <w:ins w:id="801" w:author="E.ON Netze" w:date="2026-07-11T13:53:00Z">
        <w:r>
          <w:rPr>
            <w:rFonts w:ascii="Consolas" w:hAnsi="Consolas" w:cs="Consolas"/>
            <w:sz w:val="17"/>
          </w:rPr>
          <w:t xml:space="preserve">  -H "Content-Type: application/json" \</w:t>
        </w:r>
      </w:ins>
    </w:p>
    <w:p w14:paraId="18C33E96" w14:textId="77777777" w:rsidR="008A0DA5" w:rsidRDefault="00000000">
      <w:pPr>
        <w:shd w:val="clear" w:color="auto" w:fill="F2F2F2"/>
        <w:spacing w:after="0"/>
      </w:pPr>
      <w:ins w:id="802" w:author="E.ON Netze" w:date="2026-07-10T20:43:00Z">
        <w:r>
          <w:rPr>
            <w:rFonts w:ascii="Consolas" w:hAnsi="Consolas" w:cs="Consolas"/>
            <w:sz w:val="17"/>
          </w:rPr>
          <w:t xml:space="preserve">  -H "Prefer: example=positiveResponse" \</w:t>
        </w:r>
      </w:ins>
    </w:p>
    <w:p w14:paraId="1544C9A0" w14:textId="77777777" w:rsidR="008A0DA5" w:rsidRDefault="00000000">
      <w:pPr>
        <w:shd w:val="clear" w:color="auto" w:fill="F2F2F2"/>
        <w:spacing w:after="0"/>
      </w:pPr>
      <w:ins w:id="803" w:author="E.ON Netze" w:date="2026-07-07T11:46:00Z">
        <w:r>
          <w:rPr>
            <w:rFonts w:ascii="Consolas" w:hAnsi="Consolas" w:cs="Consolas"/>
            <w:sz w:val="17"/>
          </w:rPr>
          <w:t xml:space="preserve">  -d '{"postalCode": "50667", "city": "Koeln"}'</w:t>
        </w:r>
      </w:ins>
    </w:p>
    <w:p w14:paraId="0AF7BD65" w14:textId="77777777" w:rsidR="008A0DA5" w:rsidRDefault="00000000">
      <w:commentRangeStart w:id="804"/>
      <w:ins w:id="805" w:author="E.ON Netze" w:date="2026-07-11T23:30:00Z">
        <w:r>
          <w:rPr>
            <w:rFonts w:cs="Calibri"/>
          </w:rPr>
          <w:t>MUST Damit ein Mock-Server gezielt ein bestimmtes, in der Spezifikation hinterlegtes Beispiel (z. B. eine negative Antwort) ausliefert, MUSS die Auswahl über den Standard-Header „Prefer“ gemäß [RFC7240] („Prefer Header for HTTP“) erfolgen (</w:t>
        </w:r>
      </w:ins>
      <w:ins w:id="806" w:author="E.ON Netze" w:date="2026-07-10T15:09:00Z">
        <w:r>
          <w:rPr>
            <w:rFonts w:ascii="Consolas" w:hAnsi="Consolas" w:cs="Consolas"/>
          </w:rPr>
          <w:t>Prefer: example=&lt;name&gt;</w:t>
        </w:r>
      </w:ins>
      <w:ins w:id="807" w:author="E.ON Netze" w:date="2026-07-09T21:06:00Z">
        <w:r>
          <w:rPr>
            <w:rFonts w:cs="Calibri"/>
          </w:rPr>
          <w:t>), nicht über einen anwendungsspezifischen Header. Jede API-Spezifikation MUSS daher für jeden dokumentierten Statuscode mindestens ein benanntes Beispiel (</w:t>
        </w:r>
      </w:ins>
      <w:ins w:id="808" w:author="E.ON Netze" w:date="2026-07-08T13:54:00Z">
        <w:r>
          <w:rPr>
            <w:rFonts w:ascii="Consolas" w:hAnsi="Consolas" w:cs="Consolas"/>
          </w:rPr>
          <w:t>examples</w:t>
        </w:r>
      </w:ins>
      <w:ins w:id="809" w:author="E.ON Netze" w:date="2026-07-12T10:49:00Z">
        <w:r>
          <w:rPr>
            <w:rFonts w:cs="Calibri"/>
          </w:rPr>
          <w:t>) enthalten, da ein Mock-Server ohne benannte Beispiele nur den ersten dokumentierten Fall ausliefern kann.</w:t>
        </w:r>
        <w:commentRangeEnd w:id="804"/>
        <w:r>
          <w:rPr>
            <w:rStyle w:val="Kommentarzeichen"/>
            <w:sz w:val="20"/>
            <w:szCs w:val="22"/>
          </w:rPr>
          <w:commentReference w:id="804"/>
        </w:r>
      </w:ins>
    </w:p>
    <w:p w14:paraId="5D297CFE" w14:textId="77777777" w:rsidR="008A0DA5" w:rsidRDefault="00000000">
      <w:pPr>
        <w:pStyle w:val="berschrift3"/>
      </w:pPr>
      <w:ins w:id="810" w:author="E.ON Netze" w:date="2026-07-13T12:16:00Z">
        <w:r>
          <w:rPr>
            <w:rFonts w:ascii="Calibri" w:hAnsi="Calibri" w:cs="Calibri"/>
            <w:sz w:val="23"/>
          </w:rPr>
          <w:t>Vertragskonformitätstests (Schema-based Testing)</w:t>
        </w:r>
      </w:ins>
    </w:p>
    <w:p w14:paraId="1BAD0A0C" w14:textId="77777777" w:rsidR="008A0DA5" w:rsidRDefault="00000000">
      <w:ins w:id="811" w:author="E.ON Netze" w:date="2026-07-13T01:48:00Z">
        <w:r>
          <w:rPr>
            <w:rFonts w:cs="Calibri"/>
          </w:rPr>
          <w:t>SHOULD Zur automatisierten Prüfung, ob eine Server-Implementierung tatsächlich mit der veröffentlichten Spezifikation übereinstimmt, SOLLTEN eigenschaftsbasierte (property-based) Testwerkzeuge wie Schemathesis oder Dredd eingesetzt werden. Diese Werkzeuge generieren automatisiert Testfälle aus der OpenAPI-Datei (u. a. Grenzwerte, ungültige Eingaben, fehlende Pflichtfelder) und prüfen, ob die tatsächlichen Antworten dem dokumentierten Schema entsprechen, ohne dass Testfälle manuell gepflegt werden müssen.</w:t>
        </w:r>
      </w:ins>
    </w:p>
    <w:p w14:paraId="586725CE" w14:textId="77777777" w:rsidR="008A0DA5" w:rsidRDefault="00000000">
      <w:pPr>
        <w:shd w:val="clear" w:color="auto" w:fill="F2F2F2"/>
        <w:spacing w:after="0"/>
      </w:pPr>
      <w:ins w:id="812" w:author="E.ON Netze" w:date="2026-07-13T22:04:00Z">
        <w:r>
          <w:rPr>
            <w:rFonts w:ascii="Consolas" w:hAnsi="Consolas" w:cs="Consolas"/>
            <w:sz w:val="17"/>
          </w:rPr>
          <w:lastRenderedPageBreak/>
          <w:t># Beispiel: Schemathesis gegen einen Sandbox-Server (Kapitel 3.5.2)</w:t>
        </w:r>
      </w:ins>
    </w:p>
    <w:p w14:paraId="08223990" w14:textId="77777777" w:rsidR="008A0DA5" w:rsidRDefault="00000000">
      <w:pPr>
        <w:shd w:val="clear" w:color="auto" w:fill="F2F2F2"/>
        <w:spacing w:after="0"/>
      </w:pPr>
      <w:ins w:id="813" w:author="E.ON Netze" w:date="2026-07-12T12:55:00Z">
        <w:r>
          <w:rPr>
            <w:rFonts w:ascii="Consolas" w:hAnsi="Consolas" w:cs="Consolas"/>
            <w:sz w:val="17"/>
          </w:rPr>
          <w:t>schemathesis run \</w:t>
        </w:r>
      </w:ins>
    </w:p>
    <w:p w14:paraId="2407081B" w14:textId="77777777" w:rsidR="008A0DA5" w:rsidRDefault="00000000">
      <w:pPr>
        <w:shd w:val="clear" w:color="auto" w:fill="F2F2F2"/>
        <w:spacing w:after="0"/>
      </w:pPr>
      <w:ins w:id="814" w:author="E.ON Netze" w:date="2026-07-13T21:55:00Z">
        <w:r>
          <w:rPr>
            <w:rFonts w:ascii="Consolas" w:hAnsi="Consolas" w:cs="Consolas"/>
            <w:sz w:val="17"/>
          </w:rPr>
          <w:t xml:space="preserve">  https://raw.githubusercontent.com/EDI-Energy/api-electricity/main/api/identificationId/index.yaml \</w:t>
        </w:r>
      </w:ins>
    </w:p>
    <w:p w14:paraId="3CCEAF87" w14:textId="77777777" w:rsidR="008A0DA5" w:rsidRDefault="00000000">
      <w:pPr>
        <w:shd w:val="clear" w:color="auto" w:fill="F2F2F2"/>
        <w:spacing w:after="0"/>
      </w:pPr>
      <w:ins w:id="815" w:author="E.ON Netze" w:date="2026-07-14T10:31:00Z">
        <w:r>
          <w:rPr>
            <w:rFonts w:ascii="Consolas" w:hAnsi="Consolas" w:cs="Consolas"/>
            <w:sz w:val="17"/>
          </w:rPr>
          <w:t xml:space="preserve">  --base-url https://sandbox.api.example.com \</w:t>
        </w:r>
      </w:ins>
    </w:p>
    <w:p w14:paraId="60309EF7" w14:textId="77777777" w:rsidR="008A0DA5" w:rsidRDefault="00000000">
      <w:pPr>
        <w:shd w:val="clear" w:color="auto" w:fill="F2F2F2"/>
        <w:spacing w:after="0"/>
      </w:pPr>
      <w:ins w:id="816" w:author="E.ON Netze" w:date="2026-07-13T11:22:00Z">
        <w:r>
          <w:rPr>
            <w:rFonts w:ascii="Consolas" w:hAnsi="Consolas" w:cs="Consolas"/>
            <w:sz w:val="17"/>
          </w:rPr>
          <w:t xml:space="preserve">  --checks all</w:t>
        </w:r>
      </w:ins>
    </w:p>
    <w:p w14:paraId="444F4A2A" w14:textId="77777777" w:rsidR="008A0DA5" w:rsidRDefault="00000000">
      <w:ins w:id="817" w:author="E.ON Netze" w:date="2026-07-12T13:01:00Z">
        <w:r>
          <w:rPr>
            <w:rFonts w:cs="Calibri"/>
          </w:rPr>
          <w:t>MUST Damit ein automatisierter Contract-Test gegen die Sandbox-Umgebung eines Marktteilnehmers (Kapitel 3.5.2) durchgeführt werden kann, MUSS diese Umgebung öffentlich über Internet erreichbar oder zumindest über eine dokumentierte Test-Pipeline ansprechbar sein; rein lokal, ausschließlich hinter einer internen Firewall betriebene Sandbox-Umgebungen erlauben kein automatisiertes Testen durch andere Marktteilnehmer oder durch EDI@Energy selbst.</w:t>
        </w:r>
      </w:ins>
    </w:p>
    <w:p w14:paraId="30DCFE55" w14:textId="77777777" w:rsidR="008A0DA5" w:rsidRDefault="00000000">
      <w:pPr>
        <w:pStyle w:val="berschrift3"/>
      </w:pPr>
      <w:ins w:id="818" w:author="E.ON Netze" w:date="2026-07-12T19:40:00Z">
        <w:r>
          <w:rPr>
            <w:rFonts w:ascii="Calibri" w:hAnsi="Calibri" w:cs="Calibri"/>
            <w:sz w:val="23"/>
          </w:rPr>
          <w:t>CI-Integration beim Marktteilnehmer</w:t>
        </w:r>
      </w:ins>
    </w:p>
    <w:p w14:paraId="2915CAE3" w14:textId="77777777" w:rsidR="008A0DA5" w:rsidRDefault="00000000">
      <w:ins w:id="819" w:author="E.ON Netze" w:date="2026-07-11T09:39:00Z">
        <w:r>
          <w:rPr>
            <w:rFonts w:cs="Calibri"/>
          </w:rPr>
          <w:t>SHOULD Marktteilnehmer SOLLTEN die in diesem Kapitel beschriebenen Prüfungen (Mock-Server-Tests, Contract Tests) in die eigene CI/CD-Pipeline integrieren und automatisch bei jeder Änderung der eigenen Client- oder Server-Implementierung sowie bei jeder Aktualisierung der referenzierten EDI@Energy-Spezifikation (z. B. über einen wöchentlichen Abgleich mit dem main-Branch) ausführen, damit Abweichungen von der jeweils aktuellen Spezifikation frühzeitig erkannt werden.</w:t>
        </w:r>
      </w:ins>
    </w:p>
    <w:p w14:paraId="44152F4C" w14:textId="77777777" w:rsidR="008A0DA5" w:rsidRDefault="00000000">
      <w:pPr>
        <w:shd w:val="clear" w:color="auto" w:fill="F2F2F2"/>
        <w:spacing w:after="0"/>
      </w:pPr>
      <w:ins w:id="820" w:author="E.ON Netze" w:date="2026-07-09T11:33:00Z">
        <w:r>
          <w:rPr>
            <w:rFonts w:ascii="Consolas" w:hAnsi="Consolas" w:cs="Consolas"/>
            <w:sz w:val="17"/>
          </w:rPr>
          <w:t># .github/workflows/contract-test.yaml (Beispiel beim Marktteilnehmer)</w:t>
        </w:r>
      </w:ins>
    </w:p>
    <w:p w14:paraId="7BC43F5D" w14:textId="77777777" w:rsidR="008A0DA5" w:rsidRDefault="00000000">
      <w:pPr>
        <w:shd w:val="clear" w:color="auto" w:fill="F2F2F2"/>
        <w:spacing w:after="0"/>
      </w:pPr>
      <w:ins w:id="821" w:author="E.ON Netze" w:date="2026-07-07T08:08:00Z">
        <w:r>
          <w:rPr>
            <w:rFonts w:ascii="Consolas" w:hAnsi="Consolas" w:cs="Consolas"/>
            <w:sz w:val="17"/>
          </w:rPr>
          <w:t>name: Contract test against EDI-Energy specification</w:t>
        </w:r>
      </w:ins>
    </w:p>
    <w:p w14:paraId="32BFBAF0" w14:textId="77777777" w:rsidR="008A0DA5" w:rsidRDefault="00000000">
      <w:pPr>
        <w:shd w:val="clear" w:color="auto" w:fill="F2F2F2"/>
        <w:spacing w:after="0"/>
      </w:pPr>
      <w:ins w:id="822" w:author="E.ON Netze" w:date="2026-07-08T00:19:00Z">
        <w:r>
          <w:rPr>
            <w:rFonts w:ascii="Consolas" w:hAnsi="Consolas" w:cs="Consolas"/>
            <w:sz w:val="17"/>
          </w:rPr>
          <w:t>on:</w:t>
        </w:r>
      </w:ins>
    </w:p>
    <w:p w14:paraId="00734F40" w14:textId="77777777" w:rsidR="008A0DA5" w:rsidRDefault="00000000">
      <w:pPr>
        <w:shd w:val="clear" w:color="auto" w:fill="F2F2F2"/>
        <w:spacing w:after="0"/>
      </w:pPr>
      <w:ins w:id="823" w:author="E.ON Netze" w:date="2026-07-13T10:32:00Z">
        <w:r>
          <w:rPr>
            <w:rFonts w:ascii="Consolas" w:hAnsi="Consolas" w:cs="Consolas"/>
            <w:sz w:val="17"/>
          </w:rPr>
          <w:t xml:space="preserve">  push:</w:t>
        </w:r>
      </w:ins>
    </w:p>
    <w:p w14:paraId="62B3F75B" w14:textId="77777777" w:rsidR="008A0DA5" w:rsidRDefault="00000000">
      <w:pPr>
        <w:shd w:val="clear" w:color="auto" w:fill="F2F2F2"/>
        <w:spacing w:after="0"/>
      </w:pPr>
      <w:ins w:id="824" w:author="E.ON Netze" w:date="2026-07-13T09:18:00Z">
        <w:r>
          <w:rPr>
            <w:rFonts w:ascii="Consolas" w:hAnsi="Consolas" w:cs="Consolas"/>
            <w:sz w:val="17"/>
          </w:rPr>
          <w:t xml:space="preserve">  schedule:</w:t>
        </w:r>
      </w:ins>
    </w:p>
    <w:p w14:paraId="2D25453D" w14:textId="77777777" w:rsidR="008A0DA5" w:rsidRDefault="00000000">
      <w:pPr>
        <w:shd w:val="clear" w:color="auto" w:fill="F2F2F2"/>
        <w:spacing w:after="0"/>
      </w:pPr>
      <w:ins w:id="825" w:author="E.ON Netze" w:date="2026-07-08T12:25:00Z">
        <w:r>
          <w:rPr>
            <w:rFonts w:ascii="Consolas" w:hAnsi="Consolas" w:cs="Consolas"/>
            <w:sz w:val="17"/>
          </w:rPr>
          <w:t xml:space="preserve">    - cron: '0 3 * * 1'   # woechentlicher Abgleich mit main</w:t>
        </w:r>
      </w:ins>
    </w:p>
    <w:p w14:paraId="09DDF8AD" w14:textId="77777777" w:rsidR="008A0DA5" w:rsidRDefault="00000000">
      <w:pPr>
        <w:shd w:val="clear" w:color="auto" w:fill="F2F2F2"/>
        <w:spacing w:after="0"/>
      </w:pPr>
      <w:ins w:id="826" w:author="E.ON Netze" w:date="2026-07-12T04:18:00Z">
        <w:r>
          <w:rPr>
            <w:rFonts w:ascii="Consolas" w:hAnsi="Consolas" w:cs="Consolas"/>
            <w:sz w:val="17"/>
          </w:rPr>
          <w:t>jobs:</w:t>
        </w:r>
      </w:ins>
    </w:p>
    <w:p w14:paraId="2399AB37" w14:textId="77777777" w:rsidR="008A0DA5" w:rsidRDefault="00000000">
      <w:pPr>
        <w:shd w:val="clear" w:color="auto" w:fill="F2F2F2"/>
        <w:spacing w:after="0"/>
      </w:pPr>
      <w:ins w:id="827" w:author="E.ON Netze" w:date="2026-07-10T09:43:00Z">
        <w:r>
          <w:rPr>
            <w:rFonts w:ascii="Consolas" w:hAnsi="Consolas" w:cs="Consolas"/>
            <w:sz w:val="17"/>
          </w:rPr>
          <w:t xml:space="preserve">  mock-and-test:</w:t>
        </w:r>
      </w:ins>
    </w:p>
    <w:p w14:paraId="594A1074" w14:textId="77777777" w:rsidR="008A0DA5" w:rsidRDefault="00000000">
      <w:pPr>
        <w:shd w:val="clear" w:color="auto" w:fill="F2F2F2"/>
        <w:spacing w:after="0"/>
      </w:pPr>
      <w:ins w:id="828" w:author="E.ON Netze" w:date="2026-07-12T06:39:00Z">
        <w:r>
          <w:rPr>
            <w:rFonts w:ascii="Consolas" w:hAnsi="Consolas" w:cs="Consolas"/>
            <w:sz w:val="17"/>
          </w:rPr>
          <w:t xml:space="preserve">    runs-on: ubuntu-latest</w:t>
        </w:r>
      </w:ins>
    </w:p>
    <w:p w14:paraId="09662A2E" w14:textId="77777777" w:rsidR="008A0DA5" w:rsidRDefault="00000000">
      <w:pPr>
        <w:shd w:val="clear" w:color="auto" w:fill="F2F2F2"/>
        <w:spacing w:after="0"/>
      </w:pPr>
      <w:ins w:id="829" w:author="E.ON Netze" w:date="2026-07-09T05:44:00Z">
        <w:r>
          <w:rPr>
            <w:rFonts w:ascii="Consolas" w:hAnsi="Consolas" w:cs="Consolas"/>
            <w:sz w:val="17"/>
          </w:rPr>
          <w:t xml:space="preserve">    steps:</w:t>
        </w:r>
      </w:ins>
    </w:p>
    <w:p w14:paraId="2F6CD9BD" w14:textId="77777777" w:rsidR="008A0DA5" w:rsidRDefault="00000000">
      <w:pPr>
        <w:shd w:val="clear" w:color="auto" w:fill="F2F2F2"/>
        <w:spacing w:after="0"/>
      </w:pPr>
      <w:ins w:id="830" w:author="E.ON Netze" w:date="2026-07-07T16:07:00Z">
        <w:r>
          <w:rPr>
            <w:rFonts w:ascii="Consolas" w:hAnsi="Consolas" w:cs="Consolas"/>
            <w:sz w:val="17"/>
          </w:rPr>
          <w:t xml:space="preserve">      - uses: actions/checkout@v4</w:t>
        </w:r>
      </w:ins>
    </w:p>
    <w:p w14:paraId="7DE9F5E2" w14:textId="77777777" w:rsidR="008A0DA5" w:rsidRDefault="00000000">
      <w:pPr>
        <w:shd w:val="clear" w:color="auto" w:fill="F2F2F2"/>
        <w:spacing w:after="0"/>
      </w:pPr>
      <w:ins w:id="831" w:author="E.ON Netze" w:date="2026-07-10T22:46:00Z">
        <w:r>
          <w:rPr>
            <w:rFonts w:ascii="Consolas" w:hAnsi="Consolas" w:cs="Consolas"/>
            <w:sz w:val="17"/>
          </w:rPr>
          <w:t xml:space="preserve">      - name: Start Prism mock server</w:t>
        </w:r>
      </w:ins>
    </w:p>
    <w:p w14:paraId="138AD138" w14:textId="77777777" w:rsidR="008A0DA5" w:rsidRDefault="00000000">
      <w:pPr>
        <w:shd w:val="clear" w:color="auto" w:fill="F2F2F2"/>
        <w:spacing w:after="0"/>
      </w:pPr>
      <w:ins w:id="832" w:author="E.ON Netze" w:date="2026-07-07T18:21:00Z">
        <w:r>
          <w:rPr>
            <w:rFonts w:ascii="Consolas" w:hAnsi="Consolas" w:cs="Consolas"/>
            <w:sz w:val="17"/>
          </w:rPr>
          <w:t xml:space="preserve">        run: |</w:t>
        </w:r>
      </w:ins>
    </w:p>
    <w:p w14:paraId="4F891D65" w14:textId="77777777" w:rsidR="008A0DA5" w:rsidRDefault="00000000">
      <w:pPr>
        <w:shd w:val="clear" w:color="auto" w:fill="F2F2F2"/>
        <w:spacing w:after="0"/>
      </w:pPr>
      <w:ins w:id="833" w:author="E.ON Netze" w:date="2026-07-12T11:37:00Z">
        <w:r>
          <w:rPr>
            <w:rFonts w:ascii="Consolas" w:hAnsi="Consolas" w:cs="Consolas"/>
            <w:sz w:val="17"/>
          </w:rPr>
          <w:t xml:space="preserve">          npx @stoplight/prism-cli mock \</w:t>
        </w:r>
      </w:ins>
    </w:p>
    <w:p w14:paraId="5A39938A" w14:textId="77777777" w:rsidR="008A0DA5" w:rsidRDefault="00000000">
      <w:pPr>
        <w:shd w:val="clear" w:color="auto" w:fill="F2F2F2"/>
        <w:spacing w:after="0"/>
      </w:pPr>
      <w:ins w:id="834" w:author="E.ON Netze" w:date="2026-07-07T20:55:00Z">
        <w:r>
          <w:rPr>
            <w:rFonts w:ascii="Consolas" w:hAnsi="Consolas" w:cs="Consolas"/>
            <w:sz w:val="17"/>
          </w:rPr>
          <w:t xml:space="preserve">            https://raw.githubusercontent.com/EDI-Energy/api-electricity/main/api/identificationId/index.yaml &amp;</w:t>
        </w:r>
      </w:ins>
    </w:p>
    <w:p w14:paraId="6DDE0BE4" w14:textId="77777777" w:rsidR="008A0DA5" w:rsidRDefault="00000000">
      <w:pPr>
        <w:shd w:val="clear" w:color="auto" w:fill="F2F2F2"/>
        <w:spacing w:after="0"/>
      </w:pPr>
      <w:ins w:id="835" w:author="E.ON Netze" w:date="2026-07-07T15:57:00Z">
        <w:r>
          <w:rPr>
            <w:rFonts w:ascii="Consolas" w:hAnsi="Consolas" w:cs="Consolas"/>
            <w:sz w:val="17"/>
          </w:rPr>
          <w:t xml:space="preserve">      - name: Run client integration tests against mock</w:t>
        </w:r>
      </w:ins>
    </w:p>
    <w:p w14:paraId="7A7B2635" w14:textId="77777777" w:rsidR="008A0DA5" w:rsidRDefault="00000000">
      <w:pPr>
        <w:shd w:val="clear" w:color="auto" w:fill="F2F2F2"/>
        <w:spacing w:after="0"/>
      </w:pPr>
      <w:ins w:id="836" w:author="E.ON Netze" w:date="2026-07-07T19:01:00Z">
        <w:r>
          <w:rPr>
            <w:rFonts w:ascii="Consolas" w:hAnsi="Consolas" w:cs="Consolas"/>
            <w:sz w:val="17"/>
          </w:rPr>
          <w:t xml:space="preserve">        run: npm run test:integration -- --baseUrl http://127.0.0.1:4010</w:t>
        </w:r>
      </w:ins>
    </w:p>
    <w:p w14:paraId="6175AD2C" w14:textId="77777777" w:rsidR="008A0DA5" w:rsidRDefault="00000000">
      <w:r>
        <w:br w:type="page"/>
      </w:r>
    </w:p>
    <w:p w14:paraId="7A815CCE" w14:textId="77777777" w:rsidR="008A0DA5" w:rsidRDefault="00000000">
      <w:pPr>
        <w:pStyle w:val="berschrift1"/>
      </w:pPr>
      <w:r>
        <w:rPr>
          <w:rFonts w:ascii="Calibri" w:hAnsi="Calibri" w:cs="Calibri"/>
          <w:sz w:val="30"/>
        </w:rPr>
        <w:lastRenderedPageBreak/>
        <w:t>Ablauf einer Konsultation</w:t>
      </w:r>
    </w:p>
    <w:p w14:paraId="4FD23349" w14:textId="77777777" w:rsidR="008A0DA5" w:rsidRDefault="00000000">
      <w:r>
        <w:rPr>
          <w:rFonts w:cs="Calibri"/>
        </w:rPr>
        <w:t xml:space="preserve">Die API-Webdienste werden </w:t>
      </w:r>
      <w:del w:id="837" w:author="E.ON Netze" w:date="2026-07-13T16:59:00Z">
        <w:r>
          <w:rPr>
            <w:rFonts w:cs="Calibri"/>
          </w:rPr>
          <w:delText xml:space="preserve">wie die EDIFACT-Formate </w:delText>
        </w:r>
      </w:del>
      <w:r>
        <w:rPr>
          <w:rFonts w:cs="Calibri"/>
        </w:rPr>
        <w:t>bei Veränderungen oder der Einführung neuer API-Webdienste zur Konsultation gestellt und unterliegen dem bekannten Änderungsmanagement der EDI@Energy. Die Konsultationsbeiträge eines Unternehmens müssen direkt im Repository auf GitHub über Issues erfolgen. Hierzu benötigt jedes an der Konsultation teilnehmende Unternehmen oder jede teilnehmende Privatperson einen entsprechenden GitHub-Account. Das Anlegen eines GitHub-Accounts ist kostenlos möglich.</w:t>
      </w:r>
    </w:p>
    <w:p w14:paraId="4E065973" w14:textId="77777777" w:rsidR="008A0DA5" w:rsidRDefault="00000000">
      <w:r>
        <w:rPr>
          <w:rFonts w:cs="Calibri"/>
        </w:rPr>
        <w:t>Zur Erstellung von Konsultationsbeiträgen ist pro natürliche Person, Organisation oder Unternehmen lediglich ein Account zulässig. Bei Unternehmen mit mehreren MP-IDs kann je Marktrolle ein eigener Account genutzt werden. Voraussetzung für die Berücksichtigung der Konsultationsbeiträge ist, dass der GitHub-Nutzername unter dem die Issues angelegt werden, der Beschlusskammer 6 per E-Mail (datenformate@bnetza.de) spätestens bis zum Ende des Konsultationszeitraums mitgeteilt wird. Falls es sich nicht um eine natürliche Person handelt, ist zusätzlich die Organisation bzw. das Unternehmen anzugeben.</w:t>
      </w:r>
    </w:p>
    <w:p w14:paraId="64A27A20" w14:textId="77777777" w:rsidR="008A0DA5" w:rsidRDefault="00000000">
      <w:r>
        <w:rPr>
          <w:rFonts w:cs="Calibri"/>
        </w:rPr>
        <w:t>Hinweise zu diesem Verfahren:</w:t>
      </w:r>
    </w:p>
    <w:p w14:paraId="4834064D" w14:textId="77777777" w:rsidR="008A0DA5" w:rsidRDefault="00000000">
      <w:r>
        <w:rPr>
          <w:rFonts w:cs="Calibri"/>
        </w:rPr>
        <w:t>Angelegte Issues sind für Dritte sofort nach der Einreichung sichtbar.</w:t>
      </w:r>
    </w:p>
    <w:p w14:paraId="0EE2884D" w14:textId="77777777" w:rsidR="008A0DA5" w:rsidRDefault="00000000">
      <w:r>
        <w:rPr>
          <w:rFonts w:cs="Calibri"/>
        </w:rPr>
        <w:t>Angelegte Issues können durch Dritte kommentiert werden.</w:t>
      </w:r>
    </w:p>
    <w:p w14:paraId="23939AA9" w14:textId="77777777" w:rsidR="008A0DA5" w:rsidRDefault="00000000">
      <w:r>
        <w:rPr>
          <w:rFonts w:cs="Calibri"/>
        </w:rPr>
        <w:t>Das Anlegen von Issues ist nur innerhalb des Konsultationszeitraumes möglich. Zu spät angelegte Issues werden in der Konsultation nicht betrachtet.</w:t>
      </w:r>
    </w:p>
    <w:p w14:paraId="70A11112" w14:textId="77777777" w:rsidR="008A0DA5" w:rsidRDefault="00000000">
      <w:pPr>
        <w:pStyle w:val="Aufzhlungszeichen"/>
      </w:pPr>
      <w:r>
        <w:rPr>
          <w:rFonts w:cs="Calibri"/>
        </w:rPr>
        <w:t>•  Durch dieses Vorgehen wird die größtmögliche Transparenz in einem Konsultationsverfahren ermöglicht.</w:t>
      </w:r>
    </w:p>
    <w:p w14:paraId="6E18CAE9" w14:textId="77777777" w:rsidR="008A0DA5" w:rsidRDefault="00000000">
      <w:r>
        <w:rPr>
          <w:rFonts w:cs="Calibri"/>
        </w:rPr>
        <w:t>Hinweis: Grundsätzlich können Issues in GitHub verwendet werden, um Ideen, Aufgaben, Bugs oder Rückmeldungen zu einem Quellcode einzubringen, zu benennen, zu melden oder zu geben. In den EDI@Energy-Repositories ist das Anlegen von Issues nur im Rahmen einer Konsultation zulässig. Issues, die außerhalb des Konsultationszeitraums angelegt werden, werden von EDI@Energy nicht berücksichtigt. Ein angelegtes Issue kann ausschließlich von den Administratoren der Organisation gelöscht werden. Eine detaillierte Dokumentation zu Issues auf GitHub kann unter dem folgenden Link nachgelesen werden: https://docs.github.com/de/issues</w:t>
      </w:r>
    </w:p>
    <w:p w14:paraId="482D31B9" w14:textId="77777777" w:rsidR="008A0DA5" w:rsidRDefault="00000000">
      <w:pPr>
        <w:pStyle w:val="berschrift1"/>
      </w:pPr>
      <w:r>
        <w:rPr>
          <w:rFonts w:ascii="Calibri" w:hAnsi="Calibri" w:cs="Calibri"/>
          <w:sz w:val="30"/>
        </w:rPr>
        <w:t>Abbildungsverzeichnis</w:t>
      </w:r>
    </w:p>
    <w:p w14:paraId="08D96166" w14:textId="77777777" w:rsidR="008A0DA5" w:rsidRDefault="00000000">
      <w:r>
        <w:rPr>
          <w:rFonts w:cs="Calibri"/>
        </w:rPr>
        <w:t xml:space="preserve">Abbildung 1: Beispielhafte Darstellung der Nutzung von </w:t>
      </w:r>
      <w:del w:id="838" w:author="E.ON Netze" w:date="2026-07-08T18:02:00Z">
        <w:r>
          <w:rPr>
            <w:rFonts w:cs="Calibri"/>
          </w:rPr>
          <w:delText>transactionId, initialTransactionId und referenceId</w:delText>
        </w:r>
      </w:del>
      <w:ins w:id="839" w:author="E.ON Netze" w:date="2026-07-14T02:25:00Z">
        <w:r>
          <w:rPr>
            <w:rFonts w:cs="Calibri"/>
          </w:rPr>
          <w:t>traceparent (W3C Trace Context) und correlationId</w:t>
        </w:r>
      </w:ins>
    </w:p>
    <w:p w14:paraId="167A3BB5" w14:textId="77777777" w:rsidR="008A0DA5" w:rsidRDefault="00000000">
      <w:r>
        <w:br w:type="page"/>
      </w:r>
    </w:p>
    <w:p w14:paraId="6A514453" w14:textId="77777777" w:rsidR="008A0DA5" w:rsidRDefault="00000000">
      <w:pPr>
        <w:pStyle w:val="berschrift1"/>
      </w:pPr>
      <w:r>
        <w:rPr>
          <w:rFonts w:ascii="Calibri" w:hAnsi="Calibri" w:cs="Calibri"/>
          <w:sz w:val="30"/>
        </w:rPr>
        <w:lastRenderedPageBreak/>
        <w:t>Quellen</w:t>
      </w:r>
    </w:p>
    <w:p w14:paraId="4AB71F7C" w14:textId="77777777" w:rsidR="008A0DA5" w:rsidRDefault="00000000">
      <w:r>
        <w:rPr>
          <w:rFonts w:cs="Calibri"/>
        </w:rPr>
        <w:t>[CP-SM-PKI]: Certificate Policy der Smart Metering PKI.</w:t>
      </w:r>
    </w:p>
    <w:p w14:paraId="6E3FB122" w14:textId="77777777" w:rsidR="008A0DA5" w:rsidRDefault="00000000">
      <w:r>
        <w:rPr>
          <w:rFonts w:cs="Calibri"/>
        </w:rPr>
        <w:t>[RFC2119]: Key words for use in RFCs to Indicate Requirement Levels. IETF RFC 2119. März 1997. https://www.rfc-editor.org/rfc/rfc2119</w:t>
      </w:r>
    </w:p>
    <w:p w14:paraId="1C7B646F" w14:textId="77777777" w:rsidR="008A0DA5" w:rsidRDefault="00000000">
      <w:commentRangeStart w:id="840"/>
      <w:del w:id="841" w:author="E.ON Netze" w:date="2026-07-08T08:16:00Z">
        <w:r>
          <w:rPr>
            <w:rFonts w:cs="Calibri"/>
          </w:rPr>
          <w:delText>[RFC5246]: The Transport Layer Security (TLS) Protocol Version 1.2. IETF RFC 5246. August 2008. https://www.rfc-editor.org/rfc/rfc5246</w:delText>
        </w:r>
        <w:commentRangeEnd w:id="840"/>
        <w:r>
          <w:rPr>
            <w:rStyle w:val="Kommentarzeichen"/>
            <w:sz w:val="20"/>
            <w:szCs w:val="22"/>
          </w:rPr>
          <w:commentReference w:id="840"/>
        </w:r>
      </w:del>
    </w:p>
    <w:p w14:paraId="44C8AC33" w14:textId="77777777" w:rsidR="008A0DA5" w:rsidRDefault="00000000">
      <w:r>
        <w:rPr>
          <w:rFonts w:cs="Calibri"/>
        </w:rPr>
        <w:t>[RFC6066]: Transport Layer Security (TLS) Extensions: Extension Definitions, IETF RFC 6066. Januar 2011. https://www.rfc-editor.org/rfc/rfc6066</w:t>
      </w:r>
    </w:p>
    <w:p w14:paraId="6182EB01" w14:textId="77777777" w:rsidR="008A0DA5" w:rsidRDefault="00000000">
      <w:r>
        <w:rPr>
          <w:rFonts w:cs="Calibri"/>
        </w:rPr>
        <w:t>[RFC8446]: The Transport Layer Security (TLS) Protocol Version 1.3. IETF RFC 8446. August 2018. https://www.rfc-editor.org/rfc/rfc8446</w:t>
      </w:r>
    </w:p>
    <w:p w14:paraId="767E7454" w14:textId="77777777" w:rsidR="008A0DA5" w:rsidRDefault="00000000">
      <w:r>
        <w:rPr>
          <w:rFonts w:cs="Calibri"/>
        </w:rPr>
        <w:t>[RFC8449]: Record Size Limit Extension for TLS. IETF RFC 8449. August 2018. https://www.rfc-editor.org/rfc/rfc8449</w:t>
      </w:r>
    </w:p>
    <w:p w14:paraId="6C41BB17" w14:textId="77777777" w:rsidR="008A0DA5" w:rsidRDefault="00000000">
      <w:r>
        <w:rPr>
          <w:rFonts w:cs="Calibri"/>
        </w:rPr>
        <w:t>[RFC8259]: The JavaScript Object Notation (JSON) Data Interchange Format. IETF RFC 8259. Dezember 2017. https://www.rfc-editor.org/rfc/rfc8259</w:t>
      </w:r>
    </w:p>
    <w:p w14:paraId="30B355DF" w14:textId="77777777" w:rsidR="008A0DA5" w:rsidRDefault="00000000">
      <w:r>
        <w:rPr>
          <w:rFonts w:cs="Calibri"/>
        </w:rPr>
        <w:t>[RFC8785]: JSON Canonicalization Scheme (JCS). IETF RFC 8785. Juni 2020. https://www.rfc-editor.org/rfc/rfc8785</w:t>
      </w:r>
    </w:p>
    <w:p w14:paraId="6AF210DE" w14:textId="77777777" w:rsidR="008A0DA5" w:rsidRDefault="00000000">
      <w:r>
        <w:rPr>
          <w:rFonts w:cs="Calibri"/>
        </w:rPr>
        <w:t>[RFC9110]: HTTP Semantics. IETF RFC 9110. Juni 2022. https://www.rfc-editor.org/rfc/rfc9110</w:t>
      </w:r>
    </w:p>
    <w:p w14:paraId="637E1214" w14:textId="77777777" w:rsidR="008A0DA5" w:rsidRDefault="00000000">
      <w:r>
        <w:rPr>
          <w:rFonts w:cs="Calibri"/>
        </w:rPr>
        <w:t>[RFC7493]: The I-JSON Message Format. IETF RFC 7493. März 2015. https://www.rfc-editor.org/rfc/rfc7493</w:t>
      </w:r>
    </w:p>
    <w:p w14:paraId="768865CD" w14:textId="77777777" w:rsidR="008A0DA5" w:rsidRDefault="00000000">
      <w:r>
        <w:rPr>
          <w:rFonts w:cs="Calibri"/>
        </w:rPr>
        <w:t>[RFC9112]: HTTP/1.1. IETF RFC 9112. Juni 2022. https://www.rfc-editor.org/rfc/rfc9112</w:t>
      </w:r>
    </w:p>
    <w:p w14:paraId="69B64FD3" w14:textId="77777777" w:rsidR="008A0DA5" w:rsidRDefault="00000000">
      <w:del w:id="842" w:author="E.ON Netze" w:date="2026-07-10T10:32:00Z">
        <w:r>
          <w:rPr>
            <w:rFonts w:cs="Calibri"/>
          </w:rPr>
          <w:delText>[RFC9457]: HTTP/1.1. ITEF RFC 9457. July 2023. https://www.rfc-editor.org/rfc/rfc9457</w:delText>
        </w:r>
      </w:del>
    </w:p>
    <w:p w14:paraId="1221304A" w14:textId="77777777" w:rsidR="008A0DA5" w:rsidRDefault="00000000">
      <w:commentRangeStart w:id="843"/>
      <w:ins w:id="844" w:author="E.ON Netze" w:date="2026-07-11T06:41:00Z">
        <w:r>
          <w:rPr>
            <w:rFonts w:cs="Calibri"/>
          </w:rPr>
          <w:t>[RFC9457]: Problem Details for HTTP APIs. IETF RFC 9457. Juli 2023. https://www.rfc-editor.org/rfc/rfc9457</w:t>
        </w:r>
        <w:commentRangeEnd w:id="843"/>
        <w:r>
          <w:rPr>
            <w:rStyle w:val="Kommentarzeichen"/>
            <w:sz w:val="20"/>
            <w:szCs w:val="22"/>
          </w:rPr>
          <w:commentReference w:id="843"/>
        </w:r>
      </w:ins>
    </w:p>
    <w:p w14:paraId="1E464A2C" w14:textId="77777777" w:rsidR="008A0DA5" w:rsidRDefault="00000000">
      <w:r>
        <w:rPr>
          <w:rFonts w:cs="Calibri"/>
        </w:rPr>
        <w:t>[TR02102-1]: Technische Richtlinie BSI TR-02102. Kryptographische Verfahren: Empfehlungen und Schlüssellängen. Teil 1.</w:t>
      </w:r>
    </w:p>
    <w:p w14:paraId="099831CF" w14:textId="77777777" w:rsidR="008A0DA5" w:rsidRDefault="00000000">
      <w:r>
        <w:rPr>
          <w:rFonts w:cs="Calibri"/>
        </w:rPr>
        <w:t>[TR02102-2]: Technische Richtlinie BSI TR-02102-2. Kryptographische Verfahren: Empfehlungen und Schlüssellängen. Teil 2: Verwendung von Transport Layer Security (TLS).</w:t>
      </w:r>
    </w:p>
    <w:p w14:paraId="2EBB920A" w14:textId="77777777" w:rsidR="008A0DA5" w:rsidRDefault="00000000">
      <w:r>
        <w:rPr>
          <w:rFonts w:cs="Calibri"/>
        </w:rPr>
        <w:t>[TR03116-3]: Technische Richtlinie BSI TR-03116 Kryptographische Vorgaben für Projekte der Bundesregierung. Teil 3: Intelligente Messsysteme.</w:t>
      </w:r>
    </w:p>
    <w:p w14:paraId="6CDE5A2E" w14:textId="77777777" w:rsidR="008A0DA5" w:rsidRDefault="00000000">
      <w:ins w:id="845" w:author="E.ON Netze" w:date="2026-07-14T11:00:00Z">
        <w:r>
          <w:rPr>
            <w:rFonts w:cs="Calibri"/>
            <w:b/>
          </w:rPr>
          <w:t xml:space="preserve">Neu aufgenommene Quellen (Fassung </w:t>
        </w:r>
      </w:ins>
      <w:del w:id="846" w:author="E.ON Netze" w:date="2026-07-12T08:26:00Z">
        <w:r>
          <w:rPr>
            <w:rFonts w:cs="Calibri"/>
            <w:b/>
          </w:rPr>
          <w:delText>1.1</w:delText>
        </w:r>
      </w:del>
      <w:ins w:id="847" w:author="E.ON Netze" w:date="2026-07-13T16:50:00Z">
        <w:r>
          <w:rPr>
            <w:rFonts w:cs="Calibri"/>
            <w:b/>
          </w:rPr>
          <w:t>1.0d</w:t>
        </w:r>
      </w:ins>
      <w:ins w:id="848" w:author="E.ON Netze" w:date="2026-07-13T13:08:00Z">
        <w:r>
          <w:rPr>
            <w:rFonts w:cs="Calibri"/>
            <w:b/>
          </w:rPr>
          <w:t>):</w:t>
        </w:r>
      </w:ins>
    </w:p>
    <w:p w14:paraId="29367AAB" w14:textId="77777777" w:rsidR="008A0DA5" w:rsidRDefault="00000000">
      <w:ins w:id="849" w:author="E.ON Netze" w:date="2026-07-09T01:35:00Z">
        <w:r>
          <w:rPr>
            <w:rFonts w:cs="Calibri"/>
          </w:rPr>
          <w:t>[RFC791]: DARPA Internet Protocol (IPv4). IETF RFC 791. September 1981. https://www.rfc-editor.org/rfc/rfc791 – ersetzt den defekten Verweis auf RFC 2673 in Kapitel 3.3.</w:t>
        </w:r>
      </w:ins>
    </w:p>
    <w:p w14:paraId="2A0CB196" w14:textId="77777777" w:rsidR="008A0DA5" w:rsidRDefault="00000000">
      <w:ins w:id="850" w:author="E.ON Netze" w:date="2026-07-08T15:23:00Z">
        <w:r>
          <w:rPr>
            <w:rFonts w:cs="Calibri"/>
          </w:rPr>
          <w:t>[RFC3986]: Uniform Resource Identifier (URI): Generic Syntax. IETF RFC 3986. Januar 2005. https://www.rfc-editor.org/rfc/rfc3986</w:t>
        </w:r>
      </w:ins>
    </w:p>
    <w:p w14:paraId="44059B90" w14:textId="77777777" w:rsidR="008A0DA5" w:rsidRDefault="00000000">
      <w:ins w:id="851" w:author="E.ON Netze" w:date="2026-07-14T13:44:00Z">
        <w:r>
          <w:rPr>
            <w:rFonts w:cs="Calibri"/>
          </w:rPr>
          <w:t>[RFC4122]: A Universally Unique Identifier (UUID) URN Namespace. IETF RFC 4122. Juli 2005. https://www.rfc-editor.org/rfc/rfc4122</w:t>
        </w:r>
      </w:ins>
    </w:p>
    <w:p w14:paraId="262DB583" w14:textId="77777777" w:rsidR="008A0DA5" w:rsidRDefault="00000000">
      <w:ins w:id="852" w:author="E.ON Netze" w:date="2026-07-11T12:56:00Z">
        <w:r>
          <w:rPr>
            <w:rFonts w:cs="Calibri"/>
          </w:rPr>
          <w:lastRenderedPageBreak/>
          <w:t>[RFC5646]: Tags for Identifying Languages (BCP 47). IETF RFC 5646. September 2009. https://www.rfc-editor.org/rfc/rfc5646</w:t>
        </w:r>
      </w:ins>
    </w:p>
    <w:p w14:paraId="42992008" w14:textId="77777777" w:rsidR="008A0DA5" w:rsidRDefault="00000000">
      <w:ins w:id="853" w:author="E.ON Netze" w:date="2026-07-13T12:31:00Z">
        <w:r>
          <w:rPr>
            <w:rFonts w:cs="Calibri"/>
          </w:rPr>
          <w:t>[RFC9113]: HTTP/2. IETF RFC 9113. Juni 2022. https://www.rfc-editor.org/rfc/rfc9113 – löst RFC 7540 ab; Zielprotokoll gemäß Kapitel 3.1.4.</w:t>
        </w:r>
      </w:ins>
    </w:p>
    <w:p w14:paraId="076EAAA7" w14:textId="77777777" w:rsidR="008A0DA5" w:rsidRDefault="00000000">
      <w:ins w:id="854" w:author="E.ON Netze" w:date="2026-07-09T07:00:00Z">
        <w:r>
          <w:rPr>
            <w:rFonts w:cs="Calibri"/>
          </w:rPr>
          <w:t>[RFC6648]: Deprecating the "X-" Prefix and Similar Constructs in Application Protocols. IETF RFC 6648. Juni 2012. https://www.rfc-editor.org/rfc/rfc6648</w:t>
        </w:r>
      </w:ins>
    </w:p>
    <w:p w14:paraId="3B9570AE" w14:textId="77777777" w:rsidR="008A0DA5" w:rsidRDefault="00000000">
      <w:ins w:id="855" w:author="E.ON Netze" w:date="2026-07-12T04:09:00Z">
        <w:r>
          <w:rPr>
            <w:rFonts w:cs="Calibri"/>
          </w:rPr>
          <w:t>[RFC6838]: Media Type Specifications and Registration Procedures. IETF RFC 6838. Januar 2013. https://www.rfc-editor.org/rfc/rfc6838</w:t>
        </w:r>
      </w:ins>
    </w:p>
    <w:p w14:paraId="6F109CE6" w14:textId="77777777" w:rsidR="008A0DA5" w:rsidRDefault="00000000">
      <w:ins w:id="856" w:author="E.ON Netze" w:date="2026-07-08T02:36:00Z">
        <w:r>
          <w:rPr>
            <w:rFonts w:cs="Calibri"/>
          </w:rPr>
          <w:t>[RFC7240]: Prefer Header for HTTP. IETF RFC 7240. Juni 2014. https://www.rfc-editor.org/rfc/rfc7240</w:t>
        </w:r>
      </w:ins>
    </w:p>
    <w:p w14:paraId="6B600DA7" w14:textId="77777777" w:rsidR="008A0DA5" w:rsidRDefault="00000000">
      <w:ins w:id="857" w:author="E.ON Netze" w:date="2026-07-09T16:13:00Z">
        <w:r>
          <w:rPr>
            <w:rFonts w:cs="Calibri"/>
          </w:rPr>
          <w:t>[RFC8941]: Structured Field Values for HTTP. IETF RFC 8941. Februar 2021. https://www.rfc-editor.org/rfc/rfc8941</w:t>
        </w:r>
      </w:ins>
    </w:p>
    <w:p w14:paraId="5EF8A14C" w14:textId="77777777" w:rsidR="008A0DA5" w:rsidRDefault="00000000">
      <w:ins w:id="858" w:author="E.ON Netze" w:date="2026-07-14T01:36:00Z">
        <w:r>
          <w:rPr>
            <w:rFonts w:cs="Calibri"/>
          </w:rPr>
          <w:t>[RFC9421]: HTTP Message Signatures. IETF RFC 9421. Februar 2024. https://www.rfc-editor.org/rfc/rfc9421 – relevant für das Signaturverfahren, siehe Begleitdokument RzÜ.</w:t>
        </w:r>
      </w:ins>
    </w:p>
    <w:p w14:paraId="0350D487" w14:textId="77777777" w:rsidR="008A0DA5" w:rsidRDefault="00000000">
      <w:ins w:id="859" w:author="E.ON Netze" w:date="2026-07-14T11:16:00Z">
        <w:r>
          <w:rPr>
            <w:rFonts w:cs="Calibri"/>
          </w:rPr>
          <w:t>[I-D.ietf-httpapi-idempotency-key-header]: Jena, J.; Dalal, S.: The Idempotency-Key HTTP Header Field. IETF HTTPAPI Working Group, Internet-Draft (Standards Track, noch nicht als RFC veröffentlicht). https://datatracker.ietf.org/doc/draft-ietf-httpapi-idempotency-key-header/</w:t>
        </w:r>
      </w:ins>
    </w:p>
    <w:p w14:paraId="4EF5F271" w14:textId="77777777" w:rsidR="008A0DA5" w:rsidRDefault="00000000">
      <w:ins w:id="860" w:author="E.ON Netze" w:date="2026-07-11T08:33:00Z">
        <w:r>
          <w:rPr>
            <w:rFonts w:cs="Calibri"/>
          </w:rPr>
          <w:t>[W3CTraceContext]: Trace Context, Level 2. W3C Recommendation, 2023. https://www.w3.org/TR/trace-context/</w:t>
        </w:r>
      </w:ins>
    </w:p>
    <w:p w14:paraId="4C62CA1F" w14:textId="77777777" w:rsidR="008A0DA5" w:rsidRDefault="00000000">
      <w:ins w:id="861" w:author="E.ON Netze" w:date="2026-07-14T18:06:00Z">
        <w:r>
          <w:rPr>
            <w:rFonts w:cs="Calibri"/>
          </w:rPr>
          <w:t>[W3CServerTiming]: Server Timing. W3C Recommendation/Editor's Draft. https://www.w3.org/TR/server-timing/</w:t>
        </w:r>
      </w:ins>
    </w:p>
    <w:p w14:paraId="04F0D56A" w14:textId="77777777" w:rsidR="008A0DA5" w:rsidRDefault="00000000">
      <w:ins w:id="862" w:author="E.ON Netze" w:date="2026-07-10T12:30:00Z">
        <w:r>
          <w:rPr>
            <w:rFonts w:cs="Calibri"/>
          </w:rPr>
          <w:t>[OpenMetrics]: OpenMetrics Specification. CNCF/IETF-Individual-Draft (draft-richih-opsawg-openmetrics), Basis des Prometheus-Exposition-Formats. https://openmetrics.io/</w:t>
        </w:r>
      </w:ins>
    </w:p>
    <w:p w14:paraId="2638084B" w14:textId="77777777" w:rsidR="008A0DA5" w:rsidRDefault="00000000">
      <w:ins w:id="863" w:author="E.ON Netze" w:date="2026-07-11T12:46:00Z">
        <w:r>
          <w:rPr>
            <w:rFonts w:cs="Calibri"/>
          </w:rPr>
          <w:t>[OpenTelemetry]: OpenTelemetry – CNCF Observability Framework. https://opentelemetry.io/</w:t>
        </w:r>
      </w:ins>
    </w:p>
    <w:p w14:paraId="4EA2F558" w14:textId="77777777" w:rsidR="008A0DA5" w:rsidRDefault="00000000">
      <w:ins w:id="864" w:author="E.ON Netze" w:date="2026-07-14T03:08:00Z">
        <w:r>
          <w:rPr>
            <w:rFonts w:cs="Calibri"/>
          </w:rPr>
          <w:t>[OpenAPI-3.1]: OpenAPI Specification v3.1.0. OpenAPI Initiative. https://spec.openapis.org/oas/v3.1.0</w:t>
        </w:r>
      </w:ins>
    </w:p>
    <w:p w14:paraId="5CAB117A" w14:textId="77777777" w:rsidR="008A0DA5" w:rsidRDefault="00000000">
      <w:ins w:id="865" w:author="E.ON Netze" w:date="2026-07-07T18:15:00Z">
        <w:r>
          <w:rPr>
            <w:rFonts w:cs="Calibri"/>
          </w:rPr>
          <w:t>[SemVer2.0]: Semantic Versioning 2.0.0. Preston-Werner, T., 2013. https://semver.org/lang/de/</w:t>
        </w:r>
      </w:ins>
    </w:p>
    <w:p w14:paraId="29CA4D5D" w14:textId="77777777" w:rsidR="008A0DA5" w:rsidRDefault="00000000">
      <w:ins w:id="866" w:author="E.ON Netze" w:date="2026-07-13T12:19:00Z">
        <w:r>
          <w:rPr>
            <w:rFonts w:cs="Calibri"/>
          </w:rPr>
          <w:t>[ISO-IEC-26300-2]: ISO/IEC 26300-2:2015 – Information technology – Open Document Format for Office Applications (OpenDocument) v1.2 – Part 2: Recalculated Formula (OpenFormula) Format. OASIS/ISO/IEC, 2015. https://www.iso.org/standard/66375.html</w:t>
        </w:r>
      </w:ins>
    </w:p>
    <w:p w14:paraId="5106ACAB" w14:textId="77777777" w:rsidR="008A0DA5" w:rsidRDefault="00000000">
      <w:ins w:id="867" w:author="E.ON Netze" w:date="2026-07-09T03:58:00Z">
        <w:r>
          <w:rPr>
            <w:rFonts w:cs="Calibri"/>
          </w:rPr>
          <w:t>[BSI-APP.3.1]: BSI IT-Grundschutz-Kompendium, Baustein APP.3.1 „Webanwendungen und Webservices“. Bundesamt für Sicherheit in der Informationstechnik.</w:t>
        </w:r>
      </w:ins>
    </w:p>
    <w:p w14:paraId="081B0BB1" w14:textId="77777777" w:rsidR="008A0DA5" w:rsidRDefault="00000000">
      <w:ins w:id="868" w:author="E.ON Netze" w:date="2026-07-09T11:07:00Z">
        <w:r>
          <w:rPr>
            <w:rFonts w:cs="Calibri"/>
          </w:rPr>
          <w:t>[BSI-OPS.1.1.5]: BSI IT-Grundschutz-Kompendium, Baustein OPS.1.1.5 „Protokollierung“. Bundesamt für Sicherheit in der Informationstechnik.</w:t>
        </w:r>
      </w:ins>
    </w:p>
    <w:p w14:paraId="109C4A8A" w14:textId="77777777" w:rsidR="008A0DA5" w:rsidRDefault="00000000">
      <w:ins w:id="869" w:author="E.ON Netze" w:date="2026-07-08T22:40:00Z">
        <w:r>
          <w:rPr>
            <w:rFonts w:cs="Calibri"/>
          </w:rPr>
          <w:t>[EBD-Codelisten]: EDI@Energy: Entscheidungsbaum-Diagramme und Codelisten für die Antwortnachrichten, Version 4.2, 01.10.2025.</w:t>
        </w:r>
      </w:ins>
    </w:p>
    <w:p w14:paraId="56E43D50" w14:textId="77777777" w:rsidR="008A0DA5" w:rsidRDefault="00000000">
      <w:pPr>
        <w:pStyle w:val="berschrift1"/>
      </w:pPr>
      <w:r>
        <w:rPr>
          <w:rFonts w:ascii="Calibri" w:hAnsi="Calibri" w:cs="Calibri"/>
          <w:sz w:val="30"/>
        </w:rPr>
        <w:t>Änderungshistorie</w:t>
      </w:r>
    </w:p>
    <w:tbl>
      <w:tblPr>
        <w:tblStyle w:val="Tabellenraster"/>
        <w:tblW w:w="0" w:type="auto"/>
        <w:jc w:val="center"/>
        <w:tblLook w:val="04A0" w:firstRow="1" w:lastRow="0" w:firstColumn="1" w:lastColumn="0" w:noHBand="0" w:noVBand="1"/>
      </w:tblPr>
      <w:tblGrid>
        <w:gridCol w:w="840"/>
        <w:gridCol w:w="2626"/>
        <w:gridCol w:w="3201"/>
        <w:gridCol w:w="2155"/>
        <w:gridCol w:w="914"/>
      </w:tblGrid>
      <w:tr w:rsidR="008A0DA5" w14:paraId="2C495582" w14:textId="77777777">
        <w:trPr>
          <w:jc w:val="center"/>
        </w:trPr>
        <w:tc>
          <w:tcPr>
            <w:tcW w:w="1949" w:type="dxa"/>
            <w:shd w:val="clear" w:color="auto" w:fill="D9D9D9"/>
          </w:tcPr>
          <w:p w14:paraId="0D111436" w14:textId="77777777" w:rsidR="008A0DA5" w:rsidRDefault="00000000">
            <w:pPr>
              <w:spacing w:after="40"/>
            </w:pPr>
            <w:r>
              <w:rPr>
                <w:rFonts w:cs="Calibri"/>
                <w:b/>
                <w:sz w:val="19"/>
              </w:rPr>
              <w:t>Änd-ID</w:t>
            </w:r>
          </w:p>
        </w:tc>
        <w:tc>
          <w:tcPr>
            <w:tcW w:w="1949" w:type="dxa"/>
            <w:shd w:val="clear" w:color="auto" w:fill="D9D9D9"/>
          </w:tcPr>
          <w:p w14:paraId="63410F8A" w14:textId="77777777" w:rsidR="008A0DA5" w:rsidRDefault="00000000">
            <w:pPr>
              <w:spacing w:after="40"/>
            </w:pPr>
            <w:r>
              <w:rPr>
                <w:rFonts w:cs="Calibri"/>
                <w:b/>
                <w:sz w:val="19"/>
              </w:rPr>
              <w:t>Ort</w:t>
            </w:r>
          </w:p>
        </w:tc>
        <w:tc>
          <w:tcPr>
            <w:tcW w:w="1949" w:type="dxa"/>
            <w:shd w:val="clear" w:color="auto" w:fill="D9D9D9"/>
          </w:tcPr>
          <w:p w14:paraId="51FE1C9D" w14:textId="77777777" w:rsidR="008A0DA5" w:rsidRDefault="00000000">
            <w:pPr>
              <w:spacing w:after="40"/>
            </w:pPr>
            <w:r>
              <w:rPr>
                <w:rFonts w:cs="Calibri"/>
                <w:b/>
                <w:sz w:val="19"/>
              </w:rPr>
              <w:t>Änderungen</w:t>
            </w:r>
          </w:p>
        </w:tc>
        <w:tc>
          <w:tcPr>
            <w:tcW w:w="1949" w:type="dxa"/>
            <w:shd w:val="clear" w:color="auto" w:fill="D9D9D9"/>
          </w:tcPr>
          <w:p w14:paraId="1C9C9A10" w14:textId="77777777" w:rsidR="008A0DA5" w:rsidRDefault="00000000">
            <w:pPr>
              <w:spacing w:after="40"/>
            </w:pPr>
            <w:r>
              <w:rPr>
                <w:rFonts w:cs="Calibri"/>
                <w:b/>
                <w:sz w:val="19"/>
              </w:rPr>
              <w:t>Grund der Anpassung</w:t>
            </w:r>
          </w:p>
        </w:tc>
        <w:tc>
          <w:tcPr>
            <w:tcW w:w="1949" w:type="dxa"/>
            <w:shd w:val="clear" w:color="auto" w:fill="D9D9D9"/>
          </w:tcPr>
          <w:p w14:paraId="3ECF2849" w14:textId="77777777" w:rsidR="008A0DA5" w:rsidRDefault="00000000">
            <w:pPr>
              <w:spacing w:after="40"/>
            </w:pPr>
            <w:r>
              <w:rPr>
                <w:rFonts w:cs="Calibri"/>
                <w:b/>
                <w:sz w:val="19"/>
              </w:rPr>
              <w:t>Status</w:t>
            </w:r>
          </w:p>
        </w:tc>
      </w:tr>
      <w:tr w:rsidR="008A0DA5" w14:paraId="5D1A59B7" w14:textId="77777777">
        <w:trPr>
          <w:jc w:val="center"/>
        </w:trPr>
        <w:tc>
          <w:tcPr>
            <w:tcW w:w="1949" w:type="dxa"/>
          </w:tcPr>
          <w:p w14:paraId="14621FAA" w14:textId="77777777" w:rsidR="008A0DA5" w:rsidRDefault="00000000">
            <w:pPr>
              <w:spacing w:after="40"/>
            </w:pPr>
            <w:ins w:id="870" w:author="E.ON Netze" w:date="2026-07-10T05:15:00Z">
              <w:r>
                <w:rPr>
                  <w:rFonts w:cs="Calibri"/>
                  <w:sz w:val="16"/>
                </w:rPr>
                <w:t>30001</w:t>
              </w:r>
            </w:ins>
          </w:p>
        </w:tc>
        <w:tc>
          <w:tcPr>
            <w:tcW w:w="1949" w:type="dxa"/>
          </w:tcPr>
          <w:p w14:paraId="13658285" w14:textId="77777777" w:rsidR="008A0DA5" w:rsidRDefault="00000000">
            <w:pPr>
              <w:spacing w:after="40"/>
            </w:pPr>
            <w:ins w:id="871" w:author="E.ON Netze" w:date="2026-07-08T00:26:00Z">
              <w:r>
                <w:rPr>
                  <w:rFonts w:cs="Calibri"/>
                  <w:sz w:val="16"/>
                </w:rPr>
                <w:t>Kapitel 3.1.4 Länge</w:t>
              </w:r>
            </w:ins>
          </w:p>
        </w:tc>
        <w:tc>
          <w:tcPr>
            <w:tcW w:w="1949" w:type="dxa"/>
          </w:tcPr>
          <w:p w14:paraId="384CDFEA" w14:textId="77777777" w:rsidR="008A0DA5" w:rsidRDefault="00000000">
            <w:pPr>
              <w:spacing w:after="40"/>
            </w:pPr>
            <w:ins w:id="872" w:author="E.ON Netze" w:date="2026-07-12T17:24:00Z">
              <w:r>
                <w:rPr>
                  <w:rFonts w:cs="Calibri"/>
                  <w:sz w:val="16"/>
                </w:rPr>
                <w:t xml:space="preserve">Korrektur RFC 7230 -&gt; RFC 9112 §3 (RFC 7230 </w:t>
              </w:r>
              <w:r>
                <w:rPr>
                  <w:rFonts w:cs="Calibri"/>
                  <w:sz w:val="16"/>
                </w:rPr>
                <w:lastRenderedPageBreak/>
                <w:t>seit Juni 2022 obsoleted).</w:t>
              </w:r>
            </w:ins>
          </w:p>
        </w:tc>
        <w:tc>
          <w:tcPr>
            <w:tcW w:w="1949" w:type="dxa"/>
          </w:tcPr>
          <w:p w14:paraId="7836E54D" w14:textId="77777777" w:rsidR="008A0DA5" w:rsidRDefault="00000000">
            <w:pPr>
              <w:spacing w:after="40"/>
            </w:pPr>
            <w:ins w:id="873" w:author="E.ON Netze" w:date="2026-07-13T23:11:00Z">
              <w:r>
                <w:rPr>
                  <w:rFonts w:cs="Calibri"/>
                  <w:sz w:val="16"/>
                </w:rPr>
                <w:lastRenderedPageBreak/>
                <w:t>RFC-Korrektur</w:t>
              </w:r>
            </w:ins>
          </w:p>
        </w:tc>
        <w:tc>
          <w:tcPr>
            <w:tcW w:w="1949" w:type="dxa"/>
          </w:tcPr>
          <w:p w14:paraId="6D07BE3F" w14:textId="77777777" w:rsidR="008A0DA5" w:rsidRDefault="00000000">
            <w:pPr>
              <w:spacing w:after="40"/>
            </w:pPr>
            <w:ins w:id="874" w:author="E.ON Netze" w:date="2026-07-13T22:34:00Z">
              <w:r>
                <w:rPr>
                  <w:rFonts w:cs="Calibri"/>
                  <w:sz w:val="16"/>
                </w:rPr>
                <w:t>1.0d</w:t>
              </w:r>
            </w:ins>
          </w:p>
        </w:tc>
      </w:tr>
      <w:tr w:rsidR="008A0DA5" w14:paraId="3607A99D" w14:textId="77777777">
        <w:trPr>
          <w:jc w:val="center"/>
        </w:trPr>
        <w:tc>
          <w:tcPr>
            <w:tcW w:w="1949" w:type="dxa"/>
          </w:tcPr>
          <w:p w14:paraId="56F0B1CC" w14:textId="77777777" w:rsidR="008A0DA5" w:rsidRDefault="00000000">
            <w:pPr>
              <w:spacing w:after="40"/>
            </w:pPr>
            <w:ins w:id="875" w:author="E.ON Netze" w:date="2026-07-10T19:51:00Z">
              <w:r>
                <w:rPr>
                  <w:rFonts w:cs="Calibri"/>
                  <w:sz w:val="16"/>
                </w:rPr>
                <w:t>30002</w:t>
              </w:r>
            </w:ins>
          </w:p>
        </w:tc>
        <w:tc>
          <w:tcPr>
            <w:tcW w:w="1949" w:type="dxa"/>
          </w:tcPr>
          <w:p w14:paraId="6AE1C3A9" w14:textId="77777777" w:rsidR="008A0DA5" w:rsidRDefault="00000000">
            <w:pPr>
              <w:spacing w:after="40"/>
            </w:pPr>
            <w:ins w:id="876" w:author="E.ON Netze" w:date="2026-07-09T05:11:00Z">
              <w:r>
                <w:rPr>
                  <w:rFonts w:cs="Calibri"/>
                  <w:sz w:val="16"/>
                </w:rPr>
                <w:t>Kapitel 3.2 Versionierung</w:t>
              </w:r>
            </w:ins>
          </w:p>
        </w:tc>
        <w:tc>
          <w:tcPr>
            <w:tcW w:w="1949" w:type="dxa"/>
          </w:tcPr>
          <w:p w14:paraId="721C2174" w14:textId="77777777" w:rsidR="008A0DA5" w:rsidRDefault="00000000">
            <w:pPr>
              <w:spacing w:after="40"/>
            </w:pPr>
            <w:ins w:id="877" w:author="E.ON Netze" w:date="2026-07-11T16:03:00Z">
              <w:r>
                <w:rPr>
                  <w:rFonts w:cs="Calibri"/>
                  <w:sz w:val="16"/>
                </w:rPr>
                <w:t>Versionsangabe aus der URI entfernt; Versionierung erfolgt über Content Negotiation (Accept-/Content-Type-Header, Vendor Media Type) gemäß RFC 9110 §12.5.1 / RFC 6838.</w:t>
              </w:r>
            </w:ins>
          </w:p>
        </w:tc>
        <w:tc>
          <w:tcPr>
            <w:tcW w:w="1949" w:type="dxa"/>
          </w:tcPr>
          <w:p w14:paraId="3C3C511B" w14:textId="77777777" w:rsidR="008A0DA5" w:rsidRDefault="00000000">
            <w:pPr>
              <w:spacing w:after="40"/>
            </w:pPr>
            <w:ins w:id="878" w:author="E.ON Netze" w:date="2026-07-08T21:50:00Z">
              <w:r>
                <w:rPr>
                  <w:rFonts w:cs="Calibri"/>
                  <w:sz w:val="16"/>
                </w:rPr>
                <w:t>RFC-Konformität, Vermeidung koordinierter Client-Änderungen bei MaBiS-Hub-Skalierung, Sicherheitsrisiko verzögerter Umstellungen</w:t>
              </w:r>
            </w:ins>
          </w:p>
        </w:tc>
        <w:tc>
          <w:tcPr>
            <w:tcW w:w="1949" w:type="dxa"/>
          </w:tcPr>
          <w:p w14:paraId="71005D49" w14:textId="77777777" w:rsidR="008A0DA5" w:rsidRDefault="00000000">
            <w:pPr>
              <w:spacing w:after="40"/>
            </w:pPr>
            <w:ins w:id="879" w:author="E.ON Netze" w:date="2026-07-14T17:55:00Z">
              <w:r>
                <w:rPr>
                  <w:rFonts w:cs="Calibri"/>
                  <w:sz w:val="16"/>
                </w:rPr>
                <w:t>1.0d</w:t>
              </w:r>
            </w:ins>
          </w:p>
        </w:tc>
      </w:tr>
      <w:tr w:rsidR="008A0DA5" w14:paraId="442A1A1B" w14:textId="77777777">
        <w:trPr>
          <w:jc w:val="center"/>
        </w:trPr>
        <w:tc>
          <w:tcPr>
            <w:tcW w:w="1949" w:type="dxa"/>
          </w:tcPr>
          <w:p w14:paraId="5F02BBAF" w14:textId="77777777" w:rsidR="008A0DA5" w:rsidRDefault="00000000">
            <w:pPr>
              <w:spacing w:after="40"/>
            </w:pPr>
            <w:ins w:id="880" w:author="E.ON Netze" w:date="2026-07-09T11:27:00Z">
              <w:r>
                <w:rPr>
                  <w:rFonts w:cs="Calibri"/>
                  <w:sz w:val="16"/>
                </w:rPr>
                <w:t>30003</w:t>
              </w:r>
            </w:ins>
          </w:p>
        </w:tc>
        <w:tc>
          <w:tcPr>
            <w:tcW w:w="1949" w:type="dxa"/>
          </w:tcPr>
          <w:p w14:paraId="06E705A4" w14:textId="77777777" w:rsidR="008A0DA5" w:rsidRDefault="00000000">
            <w:pPr>
              <w:spacing w:after="40"/>
            </w:pPr>
            <w:ins w:id="881" w:author="E.ON Netze" w:date="2026-07-12T05:23:00Z">
              <w:r>
                <w:rPr>
                  <w:rFonts w:cs="Calibri"/>
                  <w:sz w:val="16"/>
                </w:rPr>
                <w:t>Kapitel 3.3 Datentypen</w:t>
              </w:r>
            </w:ins>
          </w:p>
        </w:tc>
        <w:tc>
          <w:tcPr>
            <w:tcW w:w="1949" w:type="dxa"/>
          </w:tcPr>
          <w:p w14:paraId="67D0089E" w14:textId="77777777" w:rsidR="008A0DA5" w:rsidRDefault="00000000">
            <w:pPr>
              <w:spacing w:after="40"/>
            </w:pPr>
            <w:ins w:id="882" w:author="E.ON Netze" w:date="2026-07-14T02:25:00Z">
              <w:r>
                <w:rPr>
                  <w:rFonts w:cs="Calibri"/>
                  <w:sz w:val="16"/>
                </w:rPr>
                <w:t>Korrektur RFC 2673 (obsoleted, defekter Link) -&gt; RFC 791 für ipv4-Format.</w:t>
              </w:r>
            </w:ins>
          </w:p>
        </w:tc>
        <w:tc>
          <w:tcPr>
            <w:tcW w:w="1949" w:type="dxa"/>
          </w:tcPr>
          <w:p w14:paraId="32E77D66" w14:textId="77777777" w:rsidR="008A0DA5" w:rsidRDefault="00000000">
            <w:pPr>
              <w:spacing w:after="40"/>
            </w:pPr>
            <w:ins w:id="883" w:author="E.ON Netze" w:date="2026-07-07T12:22:00Z">
              <w:r>
                <w:rPr>
                  <w:rFonts w:cs="Calibri"/>
                  <w:sz w:val="16"/>
                </w:rPr>
                <w:t>RFC-Korrektur</w:t>
              </w:r>
            </w:ins>
          </w:p>
        </w:tc>
        <w:tc>
          <w:tcPr>
            <w:tcW w:w="1949" w:type="dxa"/>
          </w:tcPr>
          <w:p w14:paraId="75C29063" w14:textId="77777777" w:rsidR="008A0DA5" w:rsidRDefault="00000000">
            <w:pPr>
              <w:spacing w:after="40"/>
            </w:pPr>
            <w:ins w:id="884" w:author="E.ON Netze" w:date="2026-07-11T10:15:00Z">
              <w:r>
                <w:rPr>
                  <w:rFonts w:cs="Calibri"/>
                  <w:sz w:val="16"/>
                </w:rPr>
                <w:t>1.0d</w:t>
              </w:r>
            </w:ins>
          </w:p>
        </w:tc>
      </w:tr>
      <w:tr w:rsidR="008A0DA5" w14:paraId="4250C948" w14:textId="77777777">
        <w:trPr>
          <w:jc w:val="center"/>
        </w:trPr>
        <w:tc>
          <w:tcPr>
            <w:tcW w:w="1949" w:type="dxa"/>
          </w:tcPr>
          <w:p w14:paraId="1E384644" w14:textId="77777777" w:rsidR="008A0DA5" w:rsidRDefault="00000000">
            <w:pPr>
              <w:spacing w:after="40"/>
            </w:pPr>
            <w:ins w:id="885" w:author="E.ON Netze" w:date="2026-07-13T09:59:00Z">
              <w:r>
                <w:rPr>
                  <w:rFonts w:cs="Calibri"/>
                  <w:sz w:val="16"/>
                </w:rPr>
                <w:t>30004</w:t>
              </w:r>
            </w:ins>
          </w:p>
        </w:tc>
        <w:tc>
          <w:tcPr>
            <w:tcW w:w="1949" w:type="dxa"/>
          </w:tcPr>
          <w:p w14:paraId="6FEC6AFA" w14:textId="77777777" w:rsidR="008A0DA5" w:rsidRDefault="00000000">
            <w:pPr>
              <w:spacing w:after="40"/>
            </w:pPr>
            <w:ins w:id="886" w:author="E.ON Netze" w:date="2026-07-14T04:48:00Z">
              <w:r>
                <w:rPr>
                  <w:rFonts w:cs="Calibri"/>
                  <w:sz w:val="16"/>
                </w:rPr>
                <w:t>Neues Kapitel 3.4 Internationalisierung und Feldbezeichner</w:t>
              </w:r>
            </w:ins>
          </w:p>
        </w:tc>
        <w:tc>
          <w:tcPr>
            <w:tcW w:w="1949" w:type="dxa"/>
          </w:tcPr>
          <w:p w14:paraId="5BD0F593" w14:textId="77777777" w:rsidR="008A0DA5" w:rsidRDefault="00000000">
            <w:pPr>
              <w:spacing w:after="40"/>
            </w:pPr>
            <w:ins w:id="887" w:author="E.ON Netze" w:date="2026-07-11T11:25:00Z">
              <w:r>
                <w:rPr>
                  <w:rFonts w:cs="Calibri"/>
                  <w:sz w:val="16"/>
                </w:rPr>
                <w:t>Englische Feldbezeichner (lowerCamelCase) als führende Sprache verpflichtend; englische URI-Pfadsegmente; x-i18n-Erweiterung für deutsche Übersetzung von title/description; zweisprachige description.</w:t>
              </w:r>
            </w:ins>
          </w:p>
        </w:tc>
        <w:tc>
          <w:tcPr>
            <w:tcW w:w="1949" w:type="dxa"/>
          </w:tcPr>
          <w:p w14:paraId="7A69F2DF" w14:textId="77777777" w:rsidR="008A0DA5" w:rsidRDefault="00000000">
            <w:pPr>
              <w:spacing w:after="40"/>
            </w:pPr>
            <w:ins w:id="888" w:author="E.ON Netze" w:date="2026-07-09T23:15:00Z">
              <w:r>
                <w:rPr>
                  <w:rFonts w:cs="Calibri"/>
                  <w:sz w:val="16"/>
                </w:rPr>
                <w:t>Einheitliche, werkzeugkompatible Benennung bei gleichzeitiger Zugänglichkeit für deutschsprachige Marktteilnehmer</w:t>
              </w:r>
            </w:ins>
          </w:p>
        </w:tc>
        <w:tc>
          <w:tcPr>
            <w:tcW w:w="1949" w:type="dxa"/>
          </w:tcPr>
          <w:p w14:paraId="4D97597C" w14:textId="77777777" w:rsidR="008A0DA5" w:rsidRDefault="00000000">
            <w:pPr>
              <w:spacing w:after="40"/>
            </w:pPr>
            <w:ins w:id="889" w:author="E.ON Netze" w:date="2026-07-10T10:41:00Z">
              <w:r>
                <w:rPr>
                  <w:rFonts w:cs="Calibri"/>
                  <w:sz w:val="16"/>
                </w:rPr>
                <w:t>1.0d</w:t>
              </w:r>
            </w:ins>
          </w:p>
        </w:tc>
      </w:tr>
      <w:tr w:rsidR="008A0DA5" w14:paraId="0BA3A48A" w14:textId="77777777">
        <w:trPr>
          <w:jc w:val="center"/>
        </w:trPr>
        <w:tc>
          <w:tcPr>
            <w:tcW w:w="1949" w:type="dxa"/>
          </w:tcPr>
          <w:p w14:paraId="3046A3D4" w14:textId="77777777" w:rsidR="008A0DA5" w:rsidRDefault="00000000">
            <w:pPr>
              <w:spacing w:after="40"/>
            </w:pPr>
            <w:ins w:id="890" w:author="E.ON Netze" w:date="2026-07-09T13:21:00Z">
              <w:r>
                <w:rPr>
                  <w:rFonts w:cs="Calibri"/>
                  <w:sz w:val="16"/>
                </w:rPr>
                <w:t>30005</w:t>
              </w:r>
            </w:ins>
          </w:p>
        </w:tc>
        <w:tc>
          <w:tcPr>
            <w:tcW w:w="1949" w:type="dxa"/>
          </w:tcPr>
          <w:p w14:paraId="2107B93C" w14:textId="77777777" w:rsidR="008A0DA5" w:rsidRDefault="00000000">
            <w:pPr>
              <w:spacing w:after="40"/>
            </w:pPr>
            <w:ins w:id="891" w:author="E.ON Netze" w:date="2026-07-12T20:59:00Z">
              <w:r>
                <w:rPr>
                  <w:rFonts w:cs="Calibri"/>
                  <w:sz w:val="16"/>
                </w:rPr>
                <w:t>Kapitel 3.5.1 (vormals 3.4.1) Anfrage-Korrelation</w:t>
              </w:r>
            </w:ins>
          </w:p>
        </w:tc>
        <w:tc>
          <w:tcPr>
            <w:tcW w:w="1949" w:type="dxa"/>
          </w:tcPr>
          <w:p w14:paraId="4059F5A2" w14:textId="77777777" w:rsidR="008A0DA5" w:rsidRDefault="00000000">
            <w:pPr>
              <w:spacing w:after="40"/>
            </w:pPr>
            <w:ins w:id="892" w:author="E.ON Netze" w:date="2026-07-07T10:44:00Z">
              <w:r>
                <w:rPr>
                  <w:rFonts w:cs="Calibri"/>
                  <w:sz w:val="16"/>
                </w:rPr>
                <w:t>Begriff „Idempotenz“ durch „Anfrage-Korrelation“ ersetzt; fachliche Klarstellung der tatsächlichen Semantik (Tracing).</w:t>
              </w:r>
            </w:ins>
          </w:p>
        </w:tc>
        <w:tc>
          <w:tcPr>
            <w:tcW w:w="1949" w:type="dxa"/>
          </w:tcPr>
          <w:p w14:paraId="56312297" w14:textId="77777777" w:rsidR="008A0DA5" w:rsidRDefault="00000000">
            <w:pPr>
              <w:spacing w:after="40"/>
            </w:pPr>
            <w:ins w:id="893" w:author="E.ON Netze" w:date="2026-07-10T10:39:00Z">
              <w:r>
                <w:rPr>
                  <w:rFonts w:cs="Calibri"/>
                  <w:sz w:val="16"/>
                </w:rPr>
                <w:t>Der bisherige Mechanismus entspricht keiner Idempotenz im Sinne von RFC 9110 §9.2.2, sondern Distributed Tracing / Retry-Korrelation; Fehlbenennung führte zu inkompatiblen Implementierungen</w:t>
              </w:r>
            </w:ins>
          </w:p>
        </w:tc>
        <w:tc>
          <w:tcPr>
            <w:tcW w:w="1949" w:type="dxa"/>
          </w:tcPr>
          <w:p w14:paraId="3608D36C" w14:textId="77777777" w:rsidR="008A0DA5" w:rsidRDefault="00000000">
            <w:pPr>
              <w:spacing w:after="40"/>
            </w:pPr>
            <w:ins w:id="894" w:author="E.ON Netze" w:date="2026-07-08T01:50:00Z">
              <w:r>
                <w:rPr>
                  <w:rFonts w:cs="Calibri"/>
                  <w:sz w:val="16"/>
                </w:rPr>
                <w:t>1.0d</w:t>
              </w:r>
            </w:ins>
          </w:p>
        </w:tc>
      </w:tr>
      <w:tr w:rsidR="008A0DA5" w14:paraId="6144F22F" w14:textId="77777777">
        <w:trPr>
          <w:jc w:val="center"/>
        </w:trPr>
        <w:tc>
          <w:tcPr>
            <w:tcW w:w="1949" w:type="dxa"/>
          </w:tcPr>
          <w:p w14:paraId="1FEBEE7E" w14:textId="77777777" w:rsidR="008A0DA5" w:rsidRDefault="00000000">
            <w:pPr>
              <w:spacing w:after="40"/>
            </w:pPr>
            <w:ins w:id="895" w:author="E.ON Netze" w:date="2026-07-09T03:45:00Z">
              <w:r>
                <w:rPr>
                  <w:rFonts w:cs="Calibri"/>
                  <w:sz w:val="16"/>
                </w:rPr>
                <w:t>30006</w:t>
              </w:r>
            </w:ins>
          </w:p>
        </w:tc>
        <w:tc>
          <w:tcPr>
            <w:tcW w:w="1949" w:type="dxa"/>
          </w:tcPr>
          <w:p w14:paraId="39291FA1" w14:textId="77777777" w:rsidR="008A0DA5" w:rsidRDefault="00000000">
            <w:pPr>
              <w:spacing w:after="40"/>
            </w:pPr>
            <w:ins w:id="896" w:author="E.ON Netze" w:date="2026-07-13T07:03:00Z">
              <w:r>
                <w:rPr>
                  <w:rFonts w:cs="Calibri"/>
                  <w:sz w:val="16"/>
                </w:rPr>
                <w:t>Neues Kapitel 3.5.2 Kennzeichnung von Testaufrufen</w:t>
              </w:r>
            </w:ins>
          </w:p>
        </w:tc>
        <w:tc>
          <w:tcPr>
            <w:tcW w:w="1949" w:type="dxa"/>
          </w:tcPr>
          <w:p w14:paraId="79AF44BE" w14:textId="77777777" w:rsidR="008A0DA5" w:rsidRDefault="00000000">
            <w:pPr>
              <w:spacing w:after="40"/>
            </w:pPr>
            <w:ins w:id="897" w:author="E.ON Netze" w:date="2026-07-12T22:45:00Z">
              <w:r>
                <w:rPr>
                  <w:rFonts w:cs="Calibri"/>
                  <w:sz w:val="16"/>
                </w:rPr>
                <w:t>Testflag-Header ersatzlos entfernt; Kennzeichnung von Testaufrufen erfolgt stattdessen über eine eigene Sandbox-Subdomain (z. B. sandbox.api.example.com).</w:t>
              </w:r>
            </w:ins>
          </w:p>
        </w:tc>
        <w:tc>
          <w:tcPr>
            <w:tcW w:w="1949" w:type="dxa"/>
          </w:tcPr>
          <w:p w14:paraId="53ED2462" w14:textId="77777777" w:rsidR="008A0DA5" w:rsidRDefault="00000000">
            <w:pPr>
              <w:spacing w:after="40"/>
            </w:pPr>
            <w:ins w:id="898" w:author="E.ON Netze" w:date="2026-07-08T01:02:00Z">
              <w:r>
                <w:rPr>
                  <w:rFonts w:cs="Calibri"/>
                  <w:sz w:val="16"/>
                </w:rPr>
                <w:t>Ein im Request übertragenes Testflag kann versehentlich vergessen oder von Zwischenkomponenten entfernt werden, wodurch Testdaten unbemerkt in die Produktion gelangen; die URI-basierte Trennung wirkt als impliziter Sicherheitsmechanismus</w:t>
              </w:r>
            </w:ins>
          </w:p>
        </w:tc>
        <w:tc>
          <w:tcPr>
            <w:tcW w:w="1949" w:type="dxa"/>
          </w:tcPr>
          <w:p w14:paraId="4B99AB14" w14:textId="77777777" w:rsidR="008A0DA5" w:rsidRDefault="00000000">
            <w:pPr>
              <w:spacing w:after="40"/>
            </w:pPr>
            <w:ins w:id="899" w:author="E.ON Netze" w:date="2026-07-12T09:20:00Z">
              <w:r>
                <w:rPr>
                  <w:rFonts w:cs="Calibri"/>
                  <w:sz w:val="16"/>
                </w:rPr>
                <w:t>1.0d</w:t>
              </w:r>
            </w:ins>
          </w:p>
        </w:tc>
      </w:tr>
      <w:tr w:rsidR="008A0DA5" w14:paraId="23C4E6AF" w14:textId="77777777">
        <w:trPr>
          <w:jc w:val="center"/>
        </w:trPr>
        <w:tc>
          <w:tcPr>
            <w:tcW w:w="1949" w:type="dxa"/>
          </w:tcPr>
          <w:p w14:paraId="2D0BDFB3" w14:textId="77777777" w:rsidR="008A0DA5" w:rsidRDefault="00000000">
            <w:pPr>
              <w:spacing w:after="40"/>
            </w:pPr>
            <w:ins w:id="900" w:author="E.ON Netze" w:date="2026-07-09T03:13:00Z">
              <w:r>
                <w:rPr>
                  <w:rFonts w:cs="Calibri"/>
                  <w:sz w:val="16"/>
                </w:rPr>
                <w:t>30007</w:t>
              </w:r>
            </w:ins>
          </w:p>
        </w:tc>
        <w:tc>
          <w:tcPr>
            <w:tcW w:w="1949" w:type="dxa"/>
          </w:tcPr>
          <w:p w14:paraId="3B919BB6" w14:textId="77777777" w:rsidR="008A0DA5" w:rsidRDefault="00000000">
            <w:pPr>
              <w:spacing w:after="40"/>
            </w:pPr>
            <w:ins w:id="901" w:author="E.ON Netze" w:date="2026-07-09T22:46:00Z">
              <w:r>
                <w:rPr>
                  <w:rFonts w:cs="Calibri"/>
                  <w:sz w:val="16"/>
                </w:rPr>
                <w:t>Neues Kapitel 3.5.3 Mehrstufige Transaktionen</w:t>
              </w:r>
            </w:ins>
          </w:p>
        </w:tc>
        <w:tc>
          <w:tcPr>
            <w:tcW w:w="1949" w:type="dxa"/>
          </w:tcPr>
          <w:p w14:paraId="5C0F6C1C" w14:textId="77777777" w:rsidR="008A0DA5" w:rsidRDefault="00000000">
            <w:pPr>
              <w:spacing w:after="40"/>
            </w:pPr>
            <w:ins w:id="902" w:author="E.ON Netze" w:date="2026-07-13T11:11:00Z">
              <w:r>
                <w:rPr>
                  <w:rFonts w:cs="Calibri"/>
                  <w:sz w:val="16"/>
                </w:rPr>
                <w:t>businessTransactionId für Geschäftsvorfälle über mehrere API-Webdienste hinweg; Protokollierungspflicht für jeden Aufruf inkl. Retries und Abbrüche.</w:t>
              </w:r>
            </w:ins>
          </w:p>
        </w:tc>
        <w:tc>
          <w:tcPr>
            <w:tcW w:w="1949" w:type="dxa"/>
          </w:tcPr>
          <w:p w14:paraId="56B34397" w14:textId="77777777" w:rsidR="008A0DA5" w:rsidRDefault="00000000">
            <w:pPr>
              <w:spacing w:after="40"/>
            </w:pPr>
            <w:ins w:id="903" w:author="E.ON Netze" w:date="2026-07-12T01:07:00Z">
              <w:r>
                <w:rPr>
                  <w:rFonts w:cs="Calibri"/>
                  <w:sz w:val="16"/>
                </w:rPr>
                <w:t>Bisher keine Regelung für Mehr-API-Transaktionen und Nachvollziehbarkeit abgebrochener Aufrufe</w:t>
              </w:r>
            </w:ins>
          </w:p>
        </w:tc>
        <w:tc>
          <w:tcPr>
            <w:tcW w:w="1949" w:type="dxa"/>
          </w:tcPr>
          <w:p w14:paraId="3634D465" w14:textId="77777777" w:rsidR="008A0DA5" w:rsidRDefault="00000000">
            <w:pPr>
              <w:spacing w:after="40"/>
            </w:pPr>
            <w:ins w:id="904" w:author="E.ON Netze" w:date="2026-07-07T10:40:00Z">
              <w:r>
                <w:rPr>
                  <w:rFonts w:cs="Calibri"/>
                  <w:sz w:val="16"/>
                </w:rPr>
                <w:t>1.0d</w:t>
              </w:r>
            </w:ins>
          </w:p>
        </w:tc>
      </w:tr>
      <w:tr w:rsidR="008A0DA5" w14:paraId="022FA03E" w14:textId="77777777">
        <w:trPr>
          <w:jc w:val="center"/>
        </w:trPr>
        <w:tc>
          <w:tcPr>
            <w:tcW w:w="1949" w:type="dxa"/>
          </w:tcPr>
          <w:p w14:paraId="53D27FB2" w14:textId="77777777" w:rsidR="008A0DA5" w:rsidRDefault="00000000">
            <w:pPr>
              <w:spacing w:after="40"/>
            </w:pPr>
            <w:ins w:id="905" w:author="E.ON Netze" w:date="2026-07-14T04:13:00Z">
              <w:r>
                <w:rPr>
                  <w:rFonts w:cs="Calibri"/>
                  <w:sz w:val="16"/>
                </w:rPr>
                <w:t>30008</w:t>
              </w:r>
            </w:ins>
          </w:p>
        </w:tc>
        <w:tc>
          <w:tcPr>
            <w:tcW w:w="1949" w:type="dxa"/>
          </w:tcPr>
          <w:p w14:paraId="4D79AB60" w14:textId="77777777" w:rsidR="008A0DA5" w:rsidRDefault="00000000">
            <w:pPr>
              <w:spacing w:after="40"/>
            </w:pPr>
            <w:ins w:id="906" w:author="E.ON Netze" w:date="2026-07-11T21:31:00Z">
              <w:r>
                <w:rPr>
                  <w:rFonts w:cs="Calibri"/>
                  <w:sz w:val="16"/>
                </w:rPr>
                <w:t>Neues Kapitel 3.6 Idempotenz</w:t>
              </w:r>
            </w:ins>
          </w:p>
        </w:tc>
        <w:tc>
          <w:tcPr>
            <w:tcW w:w="1949" w:type="dxa"/>
          </w:tcPr>
          <w:p w14:paraId="4FB0684D" w14:textId="77777777" w:rsidR="008A0DA5" w:rsidRDefault="00000000">
            <w:pPr>
              <w:spacing w:after="40"/>
            </w:pPr>
            <w:ins w:id="907" w:author="E.ON Netze" w:date="2026-07-14T13:51:00Z">
              <w:r>
                <w:rPr>
                  <w:rFonts w:cs="Calibri"/>
                  <w:sz w:val="16"/>
                </w:rPr>
                <w:t>Vollständige Neufassung: Idempotenz ausschließlich für zustandsverändernde Operationen (POST/PATCH mit dauerhafter Wirkung); Idempotency-Key gemäß IETF-Draft; Entscheidungstabelle; ausdrückliches Verbot der Anwendung auf Leseoperationen unter Verweis auf Datenklarheit, Datensparsamkeit und Datenwahrheit.</w:t>
              </w:r>
            </w:ins>
          </w:p>
        </w:tc>
        <w:tc>
          <w:tcPr>
            <w:tcW w:w="1949" w:type="dxa"/>
          </w:tcPr>
          <w:p w14:paraId="3D9E376D" w14:textId="77777777" w:rsidR="008A0DA5" w:rsidRDefault="00000000">
            <w:pPr>
              <w:spacing w:after="40"/>
            </w:pPr>
            <w:ins w:id="908" w:author="E.ON Netze" w:date="2026-07-08T03:39:00Z">
              <w:r>
                <w:rPr>
                  <w:rFonts w:cs="Calibri"/>
                  <w:sz w:val="16"/>
                </w:rPr>
                <w:t>Fachlich falsche Anwendung des Idempotenz-Begriffs auf Leseoperationen (z. B. MaLo-Ident) verletzte RFC 9110 §9.2.2 sowie die genannten Datengrundsätze und erzeugte Folgefehler/Sicherheitsrisiken</w:t>
              </w:r>
            </w:ins>
          </w:p>
        </w:tc>
        <w:tc>
          <w:tcPr>
            <w:tcW w:w="1949" w:type="dxa"/>
          </w:tcPr>
          <w:p w14:paraId="79C12830" w14:textId="77777777" w:rsidR="008A0DA5" w:rsidRDefault="00000000">
            <w:pPr>
              <w:spacing w:after="40"/>
            </w:pPr>
            <w:ins w:id="909" w:author="E.ON Netze" w:date="2026-07-10T17:37:00Z">
              <w:r>
                <w:rPr>
                  <w:rFonts w:cs="Calibri"/>
                  <w:sz w:val="16"/>
                </w:rPr>
                <w:t>1.0d</w:t>
              </w:r>
            </w:ins>
          </w:p>
        </w:tc>
      </w:tr>
      <w:tr w:rsidR="008A0DA5" w14:paraId="3524BD1D" w14:textId="77777777">
        <w:trPr>
          <w:jc w:val="center"/>
        </w:trPr>
        <w:tc>
          <w:tcPr>
            <w:tcW w:w="1949" w:type="dxa"/>
          </w:tcPr>
          <w:p w14:paraId="78232617" w14:textId="77777777" w:rsidR="008A0DA5" w:rsidRDefault="00000000">
            <w:pPr>
              <w:spacing w:after="40"/>
            </w:pPr>
            <w:ins w:id="910" w:author="E.ON Netze" w:date="2026-07-13T15:37:00Z">
              <w:r>
                <w:rPr>
                  <w:rFonts w:cs="Calibri"/>
                  <w:sz w:val="16"/>
                </w:rPr>
                <w:t>30009</w:t>
              </w:r>
            </w:ins>
          </w:p>
        </w:tc>
        <w:tc>
          <w:tcPr>
            <w:tcW w:w="1949" w:type="dxa"/>
          </w:tcPr>
          <w:p w14:paraId="777929B4" w14:textId="77777777" w:rsidR="008A0DA5" w:rsidRDefault="00000000">
            <w:pPr>
              <w:spacing w:after="40"/>
            </w:pPr>
            <w:ins w:id="911" w:author="E.ON Netze" w:date="2026-07-14T15:40:00Z">
              <w:r>
                <w:rPr>
                  <w:rFonts w:cs="Calibri"/>
                  <w:sz w:val="16"/>
                </w:rPr>
                <w:t>Kapitel 3.8 Status Codes</w:t>
              </w:r>
            </w:ins>
          </w:p>
        </w:tc>
        <w:tc>
          <w:tcPr>
            <w:tcW w:w="1949" w:type="dxa"/>
          </w:tcPr>
          <w:p w14:paraId="7E41DE24" w14:textId="77777777" w:rsidR="008A0DA5" w:rsidRDefault="00000000">
            <w:pPr>
              <w:spacing w:after="40"/>
            </w:pPr>
            <w:ins w:id="912" w:author="E.ON Netze" w:date="2026-07-10T22:59:00Z">
              <w:r>
                <w:rPr>
                  <w:rFonts w:cs="Calibri"/>
                  <w:sz w:val="16"/>
                </w:rPr>
                <w:t>Ergänzung 200, 201, 204, 406, 409, 422; RFC 9457 von SHOULD auf MUST angehoben; Retry-After (RFC 9110 §10.2.3) verpflichtend bei 429/503.</w:t>
              </w:r>
            </w:ins>
          </w:p>
        </w:tc>
        <w:tc>
          <w:tcPr>
            <w:tcW w:w="1949" w:type="dxa"/>
          </w:tcPr>
          <w:p w14:paraId="3FF3FFBE" w14:textId="77777777" w:rsidR="008A0DA5" w:rsidRDefault="00000000">
            <w:pPr>
              <w:spacing w:after="40"/>
            </w:pPr>
            <w:ins w:id="913" w:author="E.ON Netze" w:date="2026-07-13T16:27:00Z">
              <w:r>
                <w:rPr>
                  <w:rFonts w:cs="Calibri"/>
                  <w:sz w:val="16"/>
                </w:rPr>
                <w:t>Unvollständiges Status-Code-Repertoire zwang zu proprietären Statuscodierungen im Payload; einheitliches Fehlerformat marktweit erforderlich</w:t>
              </w:r>
            </w:ins>
          </w:p>
        </w:tc>
        <w:tc>
          <w:tcPr>
            <w:tcW w:w="1949" w:type="dxa"/>
          </w:tcPr>
          <w:p w14:paraId="0EA6EED3" w14:textId="77777777" w:rsidR="008A0DA5" w:rsidRDefault="00000000">
            <w:pPr>
              <w:spacing w:after="40"/>
            </w:pPr>
            <w:ins w:id="914" w:author="E.ON Netze" w:date="2026-07-08T04:35:00Z">
              <w:r>
                <w:rPr>
                  <w:rFonts w:cs="Calibri"/>
                  <w:sz w:val="16"/>
                </w:rPr>
                <w:t>1.0d</w:t>
              </w:r>
            </w:ins>
          </w:p>
        </w:tc>
      </w:tr>
      <w:tr w:rsidR="008A0DA5" w14:paraId="57400CC3" w14:textId="77777777">
        <w:trPr>
          <w:jc w:val="center"/>
        </w:trPr>
        <w:tc>
          <w:tcPr>
            <w:tcW w:w="1949" w:type="dxa"/>
          </w:tcPr>
          <w:p w14:paraId="5D77DEAB" w14:textId="77777777" w:rsidR="008A0DA5" w:rsidRDefault="00000000">
            <w:pPr>
              <w:spacing w:after="40"/>
            </w:pPr>
            <w:ins w:id="915" w:author="E.ON Netze" w:date="2026-07-10T12:59:00Z">
              <w:r>
                <w:rPr>
                  <w:rFonts w:cs="Calibri"/>
                  <w:sz w:val="16"/>
                </w:rPr>
                <w:t>30010</w:t>
              </w:r>
            </w:ins>
          </w:p>
        </w:tc>
        <w:tc>
          <w:tcPr>
            <w:tcW w:w="1949" w:type="dxa"/>
          </w:tcPr>
          <w:p w14:paraId="5AA63DDB" w14:textId="77777777" w:rsidR="008A0DA5" w:rsidRDefault="00000000">
            <w:pPr>
              <w:spacing w:after="40"/>
            </w:pPr>
            <w:ins w:id="916" w:author="E.ON Netze" w:date="2026-07-12T18:22:00Z">
              <w:r>
                <w:rPr>
                  <w:rFonts w:cs="Calibri"/>
                  <w:sz w:val="16"/>
                </w:rPr>
                <w:t>Neues Kapitel 3.10 Referenzierung von EBD und Codelisten</w:t>
              </w:r>
            </w:ins>
          </w:p>
        </w:tc>
        <w:tc>
          <w:tcPr>
            <w:tcW w:w="1949" w:type="dxa"/>
          </w:tcPr>
          <w:p w14:paraId="369FDE70" w14:textId="77777777" w:rsidR="008A0DA5" w:rsidRDefault="00000000">
            <w:pPr>
              <w:spacing w:after="40"/>
            </w:pPr>
            <w:ins w:id="917" w:author="E.ON Netze" w:date="2026-07-13T06:00:00Z">
              <w:r>
                <w:rPr>
                  <w:rFonts w:cs="Calibri"/>
                  <w:sz w:val="16"/>
                </w:rPr>
                <w:t>x-ebd-reference-Erweiterung zur maschinenlesbaren Verknüpfung von API-Operationen mit Entscheidungsbaum-Diagrammen.</w:t>
              </w:r>
            </w:ins>
          </w:p>
        </w:tc>
        <w:tc>
          <w:tcPr>
            <w:tcW w:w="1949" w:type="dxa"/>
          </w:tcPr>
          <w:p w14:paraId="2E254D66" w14:textId="77777777" w:rsidR="008A0DA5" w:rsidRDefault="00000000">
            <w:pPr>
              <w:spacing w:after="40"/>
            </w:pPr>
            <w:ins w:id="918" w:author="E.ON Netze" w:date="2026-07-11T13:58:00Z">
              <w:r>
                <w:rPr>
                  <w:rFonts w:cs="Calibri"/>
                  <w:sz w:val="16"/>
                </w:rPr>
                <w:t>Fehlender Verweismechanismus zwischen API-Spezifikation und fachlicher Ablauflogik im EBD-Dokument</w:t>
              </w:r>
            </w:ins>
          </w:p>
        </w:tc>
        <w:tc>
          <w:tcPr>
            <w:tcW w:w="1949" w:type="dxa"/>
          </w:tcPr>
          <w:p w14:paraId="68170C4E" w14:textId="77777777" w:rsidR="008A0DA5" w:rsidRDefault="00000000">
            <w:pPr>
              <w:spacing w:after="40"/>
            </w:pPr>
            <w:ins w:id="919" w:author="E.ON Netze" w:date="2026-07-14T02:06:00Z">
              <w:r>
                <w:rPr>
                  <w:rFonts w:cs="Calibri"/>
                  <w:sz w:val="16"/>
                </w:rPr>
                <w:t>1.0d</w:t>
              </w:r>
            </w:ins>
          </w:p>
        </w:tc>
      </w:tr>
      <w:tr w:rsidR="008A0DA5" w14:paraId="167DEC06" w14:textId="77777777">
        <w:trPr>
          <w:jc w:val="center"/>
        </w:trPr>
        <w:tc>
          <w:tcPr>
            <w:tcW w:w="1949" w:type="dxa"/>
          </w:tcPr>
          <w:p w14:paraId="4F367B6B" w14:textId="77777777" w:rsidR="008A0DA5" w:rsidRDefault="00000000">
            <w:pPr>
              <w:spacing w:after="40"/>
            </w:pPr>
            <w:ins w:id="920" w:author="E.ON Netze" w:date="2026-07-11T03:24:00Z">
              <w:r>
                <w:rPr>
                  <w:rFonts w:cs="Calibri"/>
                  <w:sz w:val="16"/>
                </w:rPr>
                <w:t>30011</w:t>
              </w:r>
            </w:ins>
          </w:p>
        </w:tc>
        <w:tc>
          <w:tcPr>
            <w:tcW w:w="1949" w:type="dxa"/>
          </w:tcPr>
          <w:p w14:paraId="782984E5" w14:textId="77777777" w:rsidR="008A0DA5" w:rsidRDefault="00000000">
            <w:pPr>
              <w:spacing w:after="40"/>
            </w:pPr>
            <w:ins w:id="921" w:author="E.ON Netze" w:date="2026-07-13T21:15:00Z">
              <w:r>
                <w:rPr>
                  <w:rFonts w:cs="Calibri"/>
                  <w:sz w:val="16"/>
                </w:rPr>
                <w:t>Neues Kapitel 3.11 Berechnungsvorschriften</w:t>
              </w:r>
            </w:ins>
          </w:p>
        </w:tc>
        <w:tc>
          <w:tcPr>
            <w:tcW w:w="1949" w:type="dxa"/>
          </w:tcPr>
          <w:p w14:paraId="6BDC3AE7" w14:textId="77777777" w:rsidR="008A0DA5" w:rsidRDefault="00000000">
            <w:pPr>
              <w:spacing w:after="40"/>
            </w:pPr>
            <w:ins w:id="922" w:author="E.ON Netze" w:date="2026-07-12T18:02:00Z">
              <w:r>
                <w:rPr>
                  <w:rFonts w:cs="Calibri"/>
                  <w:sz w:val="16"/>
                </w:rPr>
                <w:t>OpenFormula-kompatible (ISO/IEC 26300-2) Syntax für Berechnungsvorschriften; Referenzschema calculationFormula.yaml; JSON-Beispiel für die Verwendung in einer API-Anfrage; Bibliotheksempfehlungen.</w:t>
              </w:r>
            </w:ins>
          </w:p>
        </w:tc>
        <w:tc>
          <w:tcPr>
            <w:tcW w:w="1949" w:type="dxa"/>
          </w:tcPr>
          <w:p w14:paraId="7ACC978A" w14:textId="77777777" w:rsidR="008A0DA5" w:rsidRDefault="00000000">
            <w:pPr>
              <w:spacing w:after="40"/>
            </w:pPr>
            <w:ins w:id="923" w:author="E.ON Netze" w:date="2026-07-14T05:05:00Z">
              <w:r>
                <w:rPr>
                  <w:rFonts w:cs="Calibri"/>
                  <w:sz w:val="16"/>
                </w:rPr>
                <w:t>Bisher keine normierte Syntax für übertragene Berechnungsvorschriften</w:t>
              </w:r>
            </w:ins>
          </w:p>
        </w:tc>
        <w:tc>
          <w:tcPr>
            <w:tcW w:w="1949" w:type="dxa"/>
          </w:tcPr>
          <w:p w14:paraId="15DE916E" w14:textId="77777777" w:rsidR="008A0DA5" w:rsidRDefault="00000000">
            <w:pPr>
              <w:spacing w:after="40"/>
            </w:pPr>
            <w:ins w:id="924" w:author="E.ON Netze" w:date="2026-07-10T14:13:00Z">
              <w:r>
                <w:rPr>
                  <w:rFonts w:cs="Calibri"/>
                  <w:sz w:val="16"/>
                </w:rPr>
                <w:t>1.0d</w:t>
              </w:r>
            </w:ins>
          </w:p>
        </w:tc>
      </w:tr>
      <w:tr w:rsidR="008A0DA5" w14:paraId="6B90FF83" w14:textId="77777777">
        <w:trPr>
          <w:jc w:val="center"/>
        </w:trPr>
        <w:tc>
          <w:tcPr>
            <w:tcW w:w="1949" w:type="dxa"/>
          </w:tcPr>
          <w:p w14:paraId="77D46B75" w14:textId="77777777" w:rsidR="008A0DA5" w:rsidRDefault="00000000">
            <w:pPr>
              <w:spacing w:after="40"/>
            </w:pPr>
            <w:ins w:id="925" w:author="E.ON Netze" w:date="2026-07-14T00:16:00Z">
              <w:r>
                <w:rPr>
                  <w:rFonts w:cs="Calibri"/>
                  <w:sz w:val="16"/>
                </w:rPr>
                <w:t>30012</w:t>
              </w:r>
            </w:ins>
          </w:p>
        </w:tc>
        <w:tc>
          <w:tcPr>
            <w:tcW w:w="1949" w:type="dxa"/>
          </w:tcPr>
          <w:p w14:paraId="2B2B5A12" w14:textId="77777777" w:rsidR="008A0DA5" w:rsidRDefault="00000000">
            <w:pPr>
              <w:spacing w:after="40"/>
            </w:pPr>
            <w:ins w:id="926" w:author="E.ON Netze" w:date="2026-07-08T11:35:00Z">
              <w:r>
                <w:rPr>
                  <w:rFonts w:cs="Calibri"/>
                  <w:sz w:val="16"/>
                </w:rPr>
                <w:t>Neues Kapitel 4.2 Automatisierte Validierung</w:t>
              </w:r>
            </w:ins>
          </w:p>
        </w:tc>
        <w:tc>
          <w:tcPr>
            <w:tcW w:w="1949" w:type="dxa"/>
          </w:tcPr>
          <w:p w14:paraId="392B340A" w14:textId="77777777" w:rsidR="008A0DA5" w:rsidRDefault="00000000">
            <w:pPr>
              <w:spacing w:after="40"/>
            </w:pPr>
            <w:ins w:id="927" w:author="E.ON Netze" w:date="2026-07-10T22:10:00Z">
              <w:r>
                <w:rPr>
                  <w:rFonts w:cs="Calibri"/>
                  <w:sz w:val="16"/>
                </w:rPr>
                <w:t>Verpflichtendes Linting aller API-Dateien (Redocly CLI, ergänzend Spectral-Ruleset) je Pull Request; index.yaml je API-Verzeichnis; Breaking-Change-Check.</w:t>
              </w:r>
            </w:ins>
          </w:p>
        </w:tc>
        <w:tc>
          <w:tcPr>
            <w:tcW w:w="1949" w:type="dxa"/>
          </w:tcPr>
          <w:p w14:paraId="497832C2" w14:textId="77777777" w:rsidR="008A0DA5" w:rsidRDefault="00000000">
            <w:pPr>
              <w:spacing w:after="40"/>
            </w:pPr>
            <w:ins w:id="928" w:author="E.ON Netze" w:date="2026-07-12T18:36:00Z">
              <w:r>
                <w:rPr>
                  <w:rFonts w:cs="Calibri"/>
                  <w:sz w:val="16"/>
                </w:rPr>
                <w:t>Bisheriger Workflow validierte nur maloIdentV2; weitere Dateien blieben ungeprüft</w:t>
              </w:r>
            </w:ins>
          </w:p>
        </w:tc>
        <w:tc>
          <w:tcPr>
            <w:tcW w:w="1949" w:type="dxa"/>
          </w:tcPr>
          <w:p w14:paraId="23400F20" w14:textId="77777777" w:rsidR="008A0DA5" w:rsidRDefault="00000000">
            <w:pPr>
              <w:spacing w:after="40"/>
            </w:pPr>
            <w:ins w:id="929" w:author="E.ON Netze" w:date="2026-07-14T02:31:00Z">
              <w:r>
                <w:rPr>
                  <w:rFonts w:cs="Calibri"/>
                  <w:sz w:val="16"/>
                </w:rPr>
                <w:t>1.0d</w:t>
              </w:r>
            </w:ins>
          </w:p>
        </w:tc>
      </w:tr>
      <w:tr w:rsidR="008A0DA5" w14:paraId="0754FFCE" w14:textId="77777777">
        <w:trPr>
          <w:jc w:val="center"/>
        </w:trPr>
        <w:tc>
          <w:tcPr>
            <w:tcW w:w="1949" w:type="dxa"/>
          </w:tcPr>
          <w:p w14:paraId="34A729F8" w14:textId="77777777" w:rsidR="008A0DA5" w:rsidRDefault="00000000">
            <w:pPr>
              <w:spacing w:after="40"/>
            </w:pPr>
            <w:ins w:id="930" w:author="E.ON Netze" w:date="2026-07-08T15:56:00Z">
              <w:r>
                <w:rPr>
                  <w:rFonts w:cs="Calibri"/>
                  <w:sz w:val="16"/>
                </w:rPr>
                <w:lastRenderedPageBreak/>
                <w:t>30013</w:t>
              </w:r>
            </w:ins>
          </w:p>
        </w:tc>
        <w:tc>
          <w:tcPr>
            <w:tcW w:w="1949" w:type="dxa"/>
          </w:tcPr>
          <w:p w14:paraId="0C01DFCC" w14:textId="77777777" w:rsidR="008A0DA5" w:rsidRDefault="00000000">
            <w:pPr>
              <w:spacing w:after="40"/>
            </w:pPr>
            <w:ins w:id="931" w:author="E.ON Netze" w:date="2026-07-08T17:29:00Z">
              <w:r>
                <w:rPr>
                  <w:rFonts w:cs="Calibri"/>
                  <w:sz w:val="16"/>
                </w:rPr>
                <w:t>Kapitel 7 Quellen</w:t>
              </w:r>
            </w:ins>
          </w:p>
        </w:tc>
        <w:tc>
          <w:tcPr>
            <w:tcW w:w="1949" w:type="dxa"/>
          </w:tcPr>
          <w:p w14:paraId="3EF33A46" w14:textId="77777777" w:rsidR="008A0DA5" w:rsidRDefault="00000000">
            <w:pPr>
              <w:spacing w:after="40"/>
            </w:pPr>
            <w:ins w:id="932" w:author="E.ON Netze" w:date="2026-07-11T14:22:00Z">
              <w:r>
                <w:rPr>
                  <w:rFonts w:cs="Calibri"/>
                  <w:sz w:val="16"/>
                </w:rPr>
                <w:t>RFC 5246 entfernt (durch RFC 8446 abgelöst); RFC 9457-Titel korrigiert; zahlreiche neue Quellen ergänzt (RFC 791, RFC 6648, RFC 6838, RFC 7240, RFC 8941, RFC 9421, RFC 5646, IETF-Idempotency-Draft, W3C Trace Context, OpenTelemetry, ISO/IEC 26300-2, BSI APP.3.1, BSI OPS.1.1.5).</w:t>
              </w:r>
            </w:ins>
          </w:p>
        </w:tc>
        <w:tc>
          <w:tcPr>
            <w:tcW w:w="1949" w:type="dxa"/>
          </w:tcPr>
          <w:p w14:paraId="140F6CDE" w14:textId="77777777" w:rsidR="008A0DA5" w:rsidRDefault="00000000">
            <w:pPr>
              <w:spacing w:after="40"/>
            </w:pPr>
            <w:ins w:id="933" w:author="E.ON Netze" w:date="2026-07-14T14:52:00Z">
              <w:r>
                <w:rPr>
                  <w:rFonts w:cs="Calibri"/>
                  <w:sz w:val="16"/>
                </w:rPr>
                <w:t>Vollständigkeit und Aktualität des Quellenverzeichnisses</w:t>
              </w:r>
            </w:ins>
          </w:p>
        </w:tc>
        <w:tc>
          <w:tcPr>
            <w:tcW w:w="1949" w:type="dxa"/>
          </w:tcPr>
          <w:p w14:paraId="2ED04788" w14:textId="77777777" w:rsidR="008A0DA5" w:rsidRDefault="00000000">
            <w:pPr>
              <w:spacing w:after="40"/>
            </w:pPr>
            <w:ins w:id="934" w:author="E.ON Netze" w:date="2026-07-13T20:15:00Z">
              <w:r>
                <w:rPr>
                  <w:rFonts w:cs="Calibri"/>
                  <w:sz w:val="16"/>
                </w:rPr>
                <w:t>1.0d</w:t>
              </w:r>
            </w:ins>
          </w:p>
        </w:tc>
      </w:tr>
      <w:tr w:rsidR="008A0DA5" w14:paraId="11F6471E" w14:textId="77777777">
        <w:trPr>
          <w:jc w:val="center"/>
        </w:trPr>
        <w:tc>
          <w:tcPr>
            <w:tcW w:w="1949" w:type="dxa"/>
          </w:tcPr>
          <w:p w14:paraId="62E63BAE" w14:textId="77777777" w:rsidR="008A0DA5" w:rsidRDefault="00000000">
            <w:pPr>
              <w:spacing w:after="40"/>
            </w:pPr>
            <w:ins w:id="935" w:author="E.ON Netze" w:date="2026-07-11T02:58:00Z">
              <w:r>
                <w:rPr>
                  <w:rFonts w:cs="Calibri"/>
                  <w:sz w:val="16"/>
                </w:rPr>
                <w:t>30014</w:t>
              </w:r>
            </w:ins>
          </w:p>
        </w:tc>
        <w:tc>
          <w:tcPr>
            <w:tcW w:w="1949" w:type="dxa"/>
          </w:tcPr>
          <w:p w14:paraId="358C64BE" w14:textId="77777777" w:rsidR="008A0DA5" w:rsidRDefault="00000000">
            <w:pPr>
              <w:spacing w:after="40"/>
            </w:pPr>
            <w:ins w:id="936" w:author="E.ON Netze" w:date="2026-07-13T00:04:00Z">
              <w:r>
                <w:rPr>
                  <w:rFonts w:cs="Calibri"/>
                  <w:sz w:val="16"/>
                </w:rPr>
                <w:t>Titel/Deckblatt, Kapitel 1 Einleitung</w:t>
              </w:r>
            </w:ins>
          </w:p>
        </w:tc>
        <w:tc>
          <w:tcPr>
            <w:tcW w:w="1949" w:type="dxa"/>
          </w:tcPr>
          <w:p w14:paraId="6601A164" w14:textId="77777777" w:rsidR="008A0DA5" w:rsidRDefault="00000000">
            <w:pPr>
              <w:spacing w:after="40"/>
            </w:pPr>
            <w:ins w:id="937" w:author="E.ON Netze" w:date="2026-07-07T14:50:00Z">
              <w:r>
                <w:rPr>
                  <w:rFonts w:cs="Calibri"/>
                  <w:sz w:val="16"/>
                </w:rPr>
                <w:t>Versionsbezeichnung von „1.1 (Vorschlag)“ auf „1.0d“ geändert; Skalenangabe „über 60 Schnittstellen“ durch „eine erhebliche Anzahl von Schnittstellen“ ersetzt; MUST-Regel zur durchgängigen Kompatibilität mit der RzÜ ergänzt.</w:t>
              </w:r>
            </w:ins>
          </w:p>
        </w:tc>
        <w:tc>
          <w:tcPr>
            <w:tcW w:w="1949" w:type="dxa"/>
          </w:tcPr>
          <w:p w14:paraId="67996765" w14:textId="77777777" w:rsidR="008A0DA5" w:rsidRDefault="00000000">
            <w:pPr>
              <w:spacing w:after="40"/>
            </w:pPr>
            <w:ins w:id="938" w:author="E.ON Netze" w:date="2026-07-11T13:16:00Z">
              <w:r>
                <w:rPr>
                  <w:rFonts w:cs="Calibri"/>
                  <w:sz w:val="16"/>
                </w:rPr>
                <w:t>Vermeidung einer nicht belastbaren Festzahl; verbindliche Verzahnung mit der RzÜ als Begleitdokument</w:t>
              </w:r>
            </w:ins>
          </w:p>
        </w:tc>
        <w:tc>
          <w:tcPr>
            <w:tcW w:w="1949" w:type="dxa"/>
          </w:tcPr>
          <w:p w14:paraId="03208761" w14:textId="77777777" w:rsidR="008A0DA5" w:rsidRDefault="00000000">
            <w:pPr>
              <w:spacing w:after="40"/>
            </w:pPr>
            <w:ins w:id="939" w:author="E.ON Netze" w:date="2026-07-13T05:14:00Z">
              <w:r>
                <w:rPr>
                  <w:rFonts w:cs="Calibri"/>
                  <w:sz w:val="16"/>
                </w:rPr>
                <w:t>1.0d</w:t>
              </w:r>
            </w:ins>
          </w:p>
        </w:tc>
      </w:tr>
      <w:tr w:rsidR="008A0DA5" w14:paraId="3773FE2A" w14:textId="77777777">
        <w:trPr>
          <w:jc w:val="center"/>
        </w:trPr>
        <w:tc>
          <w:tcPr>
            <w:tcW w:w="1949" w:type="dxa"/>
          </w:tcPr>
          <w:p w14:paraId="30130A31" w14:textId="77777777" w:rsidR="008A0DA5" w:rsidRDefault="00000000">
            <w:pPr>
              <w:spacing w:after="40"/>
            </w:pPr>
            <w:ins w:id="940" w:author="E.ON Netze" w:date="2026-07-13T10:21:00Z">
              <w:r>
                <w:rPr>
                  <w:rFonts w:cs="Calibri"/>
                  <w:sz w:val="16"/>
                </w:rPr>
                <w:t>30015</w:t>
              </w:r>
            </w:ins>
          </w:p>
        </w:tc>
        <w:tc>
          <w:tcPr>
            <w:tcW w:w="1949" w:type="dxa"/>
          </w:tcPr>
          <w:p w14:paraId="657ABE6F" w14:textId="77777777" w:rsidR="008A0DA5" w:rsidRDefault="00000000">
            <w:pPr>
              <w:spacing w:after="40"/>
            </w:pPr>
            <w:ins w:id="941" w:author="E.ON Netze" w:date="2026-07-09T21:55:00Z">
              <w:r>
                <w:rPr>
                  <w:rFonts w:cs="Calibri"/>
                  <w:sz w:val="16"/>
                </w:rPr>
                <w:t>Kapitel 3.1.3 Regeln zum Aufbau</w:t>
              </w:r>
            </w:ins>
          </w:p>
        </w:tc>
        <w:tc>
          <w:tcPr>
            <w:tcW w:w="1949" w:type="dxa"/>
          </w:tcPr>
          <w:p w14:paraId="30E890DA" w14:textId="77777777" w:rsidR="008A0DA5" w:rsidRDefault="00000000">
            <w:pPr>
              <w:spacing w:after="40"/>
            </w:pPr>
            <w:ins w:id="942" w:author="E.ON Netze" w:date="2026-07-14T15:07:00Z">
              <w:r>
                <w:rPr>
                  <w:rFonts w:cs="Calibri"/>
                  <w:sz w:val="16"/>
                </w:rPr>
                <w:t>Ausnahme „Punkt in der Versionsangabe“ ersatzlos gestrichen (RFC 3986 Abschnitt 3.3, Dot-Segment-Reservierung); Schreibweise von CamelCase auf lowerCamelCase präzisiert.</w:t>
              </w:r>
            </w:ins>
          </w:p>
        </w:tc>
        <w:tc>
          <w:tcPr>
            <w:tcW w:w="1949" w:type="dxa"/>
          </w:tcPr>
          <w:p w14:paraId="6509BD94" w14:textId="77777777" w:rsidR="008A0DA5" w:rsidRDefault="00000000">
            <w:pPr>
              <w:spacing w:after="40"/>
            </w:pPr>
            <w:ins w:id="943" w:author="E.ON Netze" w:date="2026-07-12T02:02:00Z">
              <w:r>
                <w:rPr>
                  <w:rFonts w:cs="Calibri"/>
                  <w:sz w:val="16"/>
                </w:rPr>
                <w:t>Die Ausnahme ist mit Entfall der URI-Versionierung (Änd-ID 30002) gegenstandslos; Klarstellung der Schreibweise</w:t>
              </w:r>
            </w:ins>
          </w:p>
        </w:tc>
        <w:tc>
          <w:tcPr>
            <w:tcW w:w="1949" w:type="dxa"/>
          </w:tcPr>
          <w:p w14:paraId="41BAD46C" w14:textId="77777777" w:rsidR="008A0DA5" w:rsidRDefault="00000000">
            <w:pPr>
              <w:spacing w:after="40"/>
            </w:pPr>
            <w:ins w:id="944" w:author="E.ON Netze" w:date="2026-07-09T20:18:00Z">
              <w:r>
                <w:rPr>
                  <w:rFonts w:cs="Calibri"/>
                  <w:sz w:val="16"/>
                </w:rPr>
                <w:t>1.0d</w:t>
              </w:r>
            </w:ins>
          </w:p>
        </w:tc>
      </w:tr>
      <w:tr w:rsidR="008A0DA5" w14:paraId="17646AAA" w14:textId="77777777">
        <w:trPr>
          <w:jc w:val="center"/>
        </w:trPr>
        <w:tc>
          <w:tcPr>
            <w:tcW w:w="1949" w:type="dxa"/>
          </w:tcPr>
          <w:p w14:paraId="77EA5D4F" w14:textId="77777777" w:rsidR="008A0DA5" w:rsidRDefault="00000000">
            <w:pPr>
              <w:spacing w:after="40"/>
            </w:pPr>
            <w:ins w:id="945" w:author="E.ON Netze" w:date="2026-07-07T07:39:00Z">
              <w:r>
                <w:rPr>
                  <w:rFonts w:cs="Calibri"/>
                  <w:sz w:val="16"/>
                </w:rPr>
                <w:t>30016</w:t>
              </w:r>
            </w:ins>
          </w:p>
        </w:tc>
        <w:tc>
          <w:tcPr>
            <w:tcW w:w="1949" w:type="dxa"/>
          </w:tcPr>
          <w:p w14:paraId="750A878C" w14:textId="77777777" w:rsidR="008A0DA5" w:rsidRDefault="00000000">
            <w:pPr>
              <w:spacing w:after="40"/>
            </w:pPr>
            <w:ins w:id="946" w:author="E.ON Netze" w:date="2026-07-13T02:16:00Z">
              <w:r>
                <w:rPr>
                  <w:rFonts w:cs="Calibri"/>
                  <w:sz w:val="16"/>
                </w:rPr>
                <w:t>Kapitel 3.2 Versionierung</w:t>
              </w:r>
            </w:ins>
          </w:p>
        </w:tc>
        <w:tc>
          <w:tcPr>
            <w:tcW w:w="1949" w:type="dxa"/>
          </w:tcPr>
          <w:p w14:paraId="2FFEFCC6" w14:textId="77777777" w:rsidR="008A0DA5" w:rsidRDefault="00000000">
            <w:pPr>
              <w:spacing w:after="40"/>
            </w:pPr>
            <w:ins w:id="947" w:author="E.ON Netze" w:date="2026-07-14T02:17:00Z">
              <w:r>
                <w:rPr>
                  <w:rFonts w:cs="Calibri"/>
                  <w:sz w:val="16"/>
                </w:rPr>
                <w:t>Header X-BDEW-VERSION zu BDEW-Version umbenannt (X-Präfix seit RFC 6648 nicht mehr zu verwenden); URI-Beispiele in englischer Sprache.</w:t>
              </w:r>
            </w:ins>
          </w:p>
        </w:tc>
        <w:tc>
          <w:tcPr>
            <w:tcW w:w="1949" w:type="dxa"/>
          </w:tcPr>
          <w:p w14:paraId="6433F598" w14:textId="77777777" w:rsidR="008A0DA5" w:rsidRDefault="00000000">
            <w:pPr>
              <w:spacing w:after="40"/>
            </w:pPr>
            <w:ins w:id="948" w:author="E.ON Netze" w:date="2026-07-09T10:23:00Z">
              <w:r>
                <w:rPr>
                  <w:rFonts w:cs="Calibri"/>
                  <w:sz w:val="16"/>
                </w:rPr>
                <w:t>RFC-6648-Konformität; Konsistenz zu Kapitel 3.4</w:t>
              </w:r>
            </w:ins>
          </w:p>
        </w:tc>
        <w:tc>
          <w:tcPr>
            <w:tcW w:w="1949" w:type="dxa"/>
          </w:tcPr>
          <w:p w14:paraId="3861B4DE" w14:textId="77777777" w:rsidR="008A0DA5" w:rsidRDefault="00000000">
            <w:pPr>
              <w:spacing w:after="40"/>
            </w:pPr>
            <w:ins w:id="949" w:author="E.ON Netze" w:date="2026-07-13T03:30:00Z">
              <w:r>
                <w:rPr>
                  <w:rFonts w:cs="Calibri"/>
                  <w:sz w:val="16"/>
                </w:rPr>
                <w:t>1.0d</w:t>
              </w:r>
            </w:ins>
          </w:p>
        </w:tc>
      </w:tr>
      <w:tr w:rsidR="008A0DA5" w14:paraId="6044A1C4" w14:textId="77777777">
        <w:trPr>
          <w:jc w:val="center"/>
        </w:trPr>
        <w:tc>
          <w:tcPr>
            <w:tcW w:w="1949" w:type="dxa"/>
          </w:tcPr>
          <w:p w14:paraId="025CB036" w14:textId="77777777" w:rsidR="008A0DA5" w:rsidRDefault="00000000">
            <w:pPr>
              <w:spacing w:after="40"/>
            </w:pPr>
            <w:ins w:id="950" w:author="E.ON Netze" w:date="2026-07-12T03:02:00Z">
              <w:r>
                <w:rPr>
                  <w:rFonts w:cs="Calibri"/>
                  <w:sz w:val="16"/>
                </w:rPr>
                <w:t>30017</w:t>
              </w:r>
            </w:ins>
          </w:p>
        </w:tc>
        <w:tc>
          <w:tcPr>
            <w:tcW w:w="1949" w:type="dxa"/>
          </w:tcPr>
          <w:p w14:paraId="38E0C0CA" w14:textId="77777777" w:rsidR="008A0DA5" w:rsidRDefault="00000000">
            <w:pPr>
              <w:spacing w:after="40"/>
            </w:pPr>
            <w:ins w:id="951" w:author="E.ON Netze" w:date="2026-07-11T14:01:00Z">
              <w:r>
                <w:rPr>
                  <w:rFonts w:cs="Calibri"/>
                  <w:sz w:val="16"/>
                </w:rPr>
                <w:t>Kapitel 3.10 x-ebd-reference</w:t>
              </w:r>
            </w:ins>
          </w:p>
        </w:tc>
        <w:tc>
          <w:tcPr>
            <w:tcW w:w="1949" w:type="dxa"/>
          </w:tcPr>
          <w:p w14:paraId="2150CF91" w14:textId="77777777" w:rsidR="008A0DA5" w:rsidRDefault="00000000">
            <w:pPr>
              <w:spacing w:after="40"/>
            </w:pPr>
            <w:ins w:id="952" w:author="E.ON Netze" w:date="2026-07-11T09:02:00Z">
              <w:r>
                <w:rPr>
                  <w:rFonts w:cs="Calibri"/>
                  <w:sz w:val="16"/>
                </w:rPr>
                <w:t>Klarstellung zur Abgrenzung von RFC 6648 (betrifft HTTP-Header) gegenüber dem OpenAPI-eigenen „x-“-Präfix für Spezifikationserweiterungen (OAS 3.1); x-ebd-reference bleibt unverändert.</w:t>
              </w:r>
            </w:ins>
          </w:p>
        </w:tc>
        <w:tc>
          <w:tcPr>
            <w:tcW w:w="1949" w:type="dxa"/>
          </w:tcPr>
          <w:p w14:paraId="3437B169" w14:textId="77777777" w:rsidR="008A0DA5" w:rsidRDefault="00000000">
            <w:pPr>
              <w:spacing w:after="40"/>
            </w:pPr>
            <w:ins w:id="953" w:author="E.ON Netze" w:date="2026-07-08T19:40:00Z">
              <w:r>
                <w:rPr>
                  <w:rFonts w:cs="Calibri"/>
                  <w:sz w:val="16"/>
                </w:rPr>
                <w:t>Vermeidung eines Missverständnisses zwischen HTTP-Header-Präfix und OAS-Erweiterungspräfix; Erhalt der OAS-3.1-Tooling-Kompatibilität</w:t>
              </w:r>
            </w:ins>
          </w:p>
        </w:tc>
        <w:tc>
          <w:tcPr>
            <w:tcW w:w="1949" w:type="dxa"/>
          </w:tcPr>
          <w:p w14:paraId="579DEAC6" w14:textId="77777777" w:rsidR="008A0DA5" w:rsidRDefault="00000000">
            <w:pPr>
              <w:spacing w:after="40"/>
            </w:pPr>
            <w:ins w:id="954" w:author="E.ON Netze" w:date="2026-07-13T01:44:00Z">
              <w:r>
                <w:rPr>
                  <w:rFonts w:cs="Calibri"/>
                  <w:sz w:val="16"/>
                </w:rPr>
                <w:t>1.0d</w:t>
              </w:r>
            </w:ins>
          </w:p>
        </w:tc>
      </w:tr>
      <w:tr w:rsidR="008A0DA5" w14:paraId="1B4DD015" w14:textId="77777777">
        <w:trPr>
          <w:jc w:val="center"/>
        </w:trPr>
        <w:tc>
          <w:tcPr>
            <w:tcW w:w="1949" w:type="dxa"/>
          </w:tcPr>
          <w:p w14:paraId="43FED55D" w14:textId="77777777" w:rsidR="008A0DA5" w:rsidRDefault="00000000">
            <w:pPr>
              <w:spacing w:after="40"/>
            </w:pPr>
            <w:ins w:id="955" w:author="E.ON Netze" w:date="2026-07-08T15:09:00Z">
              <w:r>
                <w:rPr>
                  <w:rFonts w:cs="Calibri"/>
                  <w:sz w:val="16"/>
                </w:rPr>
                <w:t>30018</w:t>
              </w:r>
            </w:ins>
          </w:p>
        </w:tc>
        <w:tc>
          <w:tcPr>
            <w:tcW w:w="1949" w:type="dxa"/>
          </w:tcPr>
          <w:p w14:paraId="224C1F9D" w14:textId="77777777" w:rsidR="008A0DA5" w:rsidRDefault="00000000">
            <w:pPr>
              <w:spacing w:after="40"/>
            </w:pPr>
            <w:ins w:id="956" w:author="E.ON Netze" w:date="2026-07-08T00:43:00Z">
              <w:r>
                <w:rPr>
                  <w:rFonts w:cs="Calibri"/>
                  <w:sz w:val="16"/>
                </w:rPr>
                <w:t>Neues Kapitel 4.3 Automatisiertes Testen von Client-Implementierungen</w:t>
              </w:r>
            </w:ins>
          </w:p>
        </w:tc>
        <w:tc>
          <w:tcPr>
            <w:tcW w:w="1949" w:type="dxa"/>
          </w:tcPr>
          <w:p w14:paraId="5D6580CE" w14:textId="77777777" w:rsidR="008A0DA5" w:rsidRDefault="00000000">
            <w:pPr>
              <w:spacing w:after="40"/>
            </w:pPr>
            <w:ins w:id="957" w:author="E.ON Netze" w:date="2026-07-11T06:35:00Z">
              <w:r>
                <w:rPr>
                  <w:rFonts w:cs="Calibri"/>
                  <w:sz w:val="16"/>
                </w:rPr>
                <w:t>Contract-/Mock-Testing gegen die GitHub-Spezifikation (Prism, Schemathesis/Dredd); Prefer-Header (RFC 7240) zur Beispielauswahl; verpflichtende benannte Beispiele je Statuscode; CI-Integrationsbeispiel.</w:t>
              </w:r>
            </w:ins>
          </w:p>
        </w:tc>
        <w:tc>
          <w:tcPr>
            <w:tcW w:w="1949" w:type="dxa"/>
          </w:tcPr>
          <w:p w14:paraId="1A0B5693" w14:textId="77777777" w:rsidR="008A0DA5" w:rsidRDefault="00000000">
            <w:pPr>
              <w:spacing w:after="40"/>
            </w:pPr>
            <w:ins w:id="958" w:author="E.ON Netze" w:date="2026-07-08T15:16:00Z">
              <w:r>
                <w:rPr>
                  <w:rFonts w:cs="Calibri"/>
                  <w:sz w:val="16"/>
                </w:rPr>
                <w:t>Ermöglicht rein technische Prüfung der Client-Implementierung vor dem Test gegen einen echten Server und beschleunigt dadurch die Umsetzung</w:t>
              </w:r>
            </w:ins>
          </w:p>
        </w:tc>
        <w:tc>
          <w:tcPr>
            <w:tcW w:w="1949" w:type="dxa"/>
          </w:tcPr>
          <w:p w14:paraId="400502EB" w14:textId="77777777" w:rsidR="008A0DA5" w:rsidRDefault="00000000">
            <w:pPr>
              <w:spacing w:after="40"/>
            </w:pPr>
            <w:ins w:id="959" w:author="E.ON Netze" w:date="2026-07-11T00:00:00Z">
              <w:r>
                <w:rPr>
                  <w:rFonts w:cs="Calibri"/>
                  <w:sz w:val="16"/>
                </w:rPr>
                <w:t>1.0d</w:t>
              </w:r>
            </w:ins>
          </w:p>
        </w:tc>
      </w:tr>
      <w:tr w:rsidR="008A0DA5" w14:paraId="66DA962C" w14:textId="77777777">
        <w:trPr>
          <w:jc w:val="center"/>
        </w:trPr>
        <w:tc>
          <w:tcPr>
            <w:tcW w:w="1949" w:type="dxa"/>
          </w:tcPr>
          <w:p w14:paraId="13347FE3" w14:textId="77777777" w:rsidR="008A0DA5" w:rsidRDefault="00000000">
            <w:pPr>
              <w:spacing w:after="40"/>
            </w:pPr>
            <w:ins w:id="960" w:author="E.ON Netze" w:date="2026-07-12T15:26:00Z">
              <w:r>
                <w:rPr>
                  <w:rFonts w:cs="Calibri"/>
                  <w:sz w:val="16"/>
                </w:rPr>
                <w:t>30019</w:t>
              </w:r>
            </w:ins>
          </w:p>
        </w:tc>
        <w:tc>
          <w:tcPr>
            <w:tcW w:w="1949" w:type="dxa"/>
          </w:tcPr>
          <w:p w14:paraId="601ADB2A" w14:textId="77777777" w:rsidR="008A0DA5" w:rsidRDefault="00000000">
            <w:pPr>
              <w:spacing w:after="40"/>
            </w:pPr>
            <w:ins w:id="961" w:author="E.ON Netze" w:date="2026-07-11T00:36:00Z">
              <w:r>
                <w:rPr>
                  <w:rFonts w:cs="Calibri"/>
                  <w:sz w:val="16"/>
                </w:rPr>
                <w:t>Alle Kapitel</w:t>
              </w:r>
            </w:ins>
          </w:p>
        </w:tc>
        <w:tc>
          <w:tcPr>
            <w:tcW w:w="1949" w:type="dxa"/>
          </w:tcPr>
          <w:p w14:paraId="0156C0D7" w14:textId="77777777" w:rsidR="008A0DA5" w:rsidRDefault="00000000">
            <w:pPr>
              <w:spacing w:after="40"/>
            </w:pPr>
            <w:ins w:id="962" w:author="E.ON Netze" w:date="2026-07-14T02:37:00Z">
              <w:r>
                <w:rPr>
                  <w:rFonts w:cs="Calibri"/>
                  <w:sz w:val="16"/>
                </w:rPr>
                <w:t>Sämtliche Referenzen auf EDIFACT entfernt (u. a. Kapitel 3.4-Beispiel, Kapitel 5).</w:t>
              </w:r>
            </w:ins>
          </w:p>
        </w:tc>
        <w:tc>
          <w:tcPr>
            <w:tcW w:w="1949" w:type="dxa"/>
          </w:tcPr>
          <w:p w14:paraId="78309EC4" w14:textId="77777777" w:rsidR="008A0DA5" w:rsidRDefault="00000000">
            <w:pPr>
              <w:spacing w:after="40"/>
            </w:pPr>
            <w:ins w:id="963" w:author="E.ON Netze" w:date="2026-07-10T14:08:00Z">
              <w:r>
                <w:rPr>
                  <w:rFonts w:cs="Calibri"/>
                  <w:sz w:val="16"/>
                </w:rPr>
                <w:t>Themenausschluss gemäß Vorgabe</w:t>
              </w:r>
            </w:ins>
          </w:p>
        </w:tc>
        <w:tc>
          <w:tcPr>
            <w:tcW w:w="1949" w:type="dxa"/>
          </w:tcPr>
          <w:p w14:paraId="7C47BAEA" w14:textId="77777777" w:rsidR="008A0DA5" w:rsidRDefault="00000000">
            <w:pPr>
              <w:spacing w:after="40"/>
            </w:pPr>
            <w:ins w:id="964" w:author="E.ON Netze" w:date="2026-07-11T12:46:00Z">
              <w:r>
                <w:rPr>
                  <w:rFonts w:cs="Calibri"/>
                  <w:sz w:val="16"/>
                </w:rPr>
                <w:t>1.0d</w:t>
              </w:r>
            </w:ins>
          </w:p>
        </w:tc>
      </w:tr>
      <w:tr w:rsidR="008A0DA5" w14:paraId="4F22808D" w14:textId="77777777">
        <w:trPr>
          <w:jc w:val="center"/>
        </w:trPr>
        <w:tc>
          <w:tcPr>
            <w:tcW w:w="1949" w:type="dxa"/>
          </w:tcPr>
          <w:p w14:paraId="6ABFF6DD" w14:textId="77777777" w:rsidR="008A0DA5" w:rsidRDefault="00000000">
            <w:pPr>
              <w:spacing w:after="40"/>
            </w:pPr>
            <w:ins w:id="965" w:author="E.ON Netze" w:date="2026-07-10T06:07:00Z">
              <w:r>
                <w:rPr>
                  <w:rFonts w:cs="Calibri"/>
                  <w:sz w:val="16"/>
                </w:rPr>
                <w:t>30020</w:t>
              </w:r>
            </w:ins>
          </w:p>
        </w:tc>
        <w:tc>
          <w:tcPr>
            <w:tcW w:w="1949" w:type="dxa"/>
          </w:tcPr>
          <w:p w14:paraId="616E772A" w14:textId="77777777" w:rsidR="008A0DA5" w:rsidRDefault="00000000">
            <w:pPr>
              <w:spacing w:after="40"/>
            </w:pPr>
            <w:ins w:id="966" w:author="E.ON Netze" w:date="2026-07-13T12:57:00Z">
              <w:r>
                <w:rPr>
                  <w:rFonts w:cs="Calibri"/>
                  <w:sz w:val="16"/>
                </w:rPr>
                <w:t>Kapitel 3.4 Internationalisierung</w:t>
              </w:r>
            </w:ins>
          </w:p>
        </w:tc>
        <w:tc>
          <w:tcPr>
            <w:tcW w:w="1949" w:type="dxa"/>
          </w:tcPr>
          <w:p w14:paraId="65DE8243" w14:textId="77777777" w:rsidR="008A0DA5" w:rsidRDefault="00000000">
            <w:pPr>
              <w:spacing w:after="40"/>
            </w:pPr>
            <w:ins w:id="967" w:author="E.ON Netze" w:date="2026-07-11T04:11:00Z">
              <w:r>
                <w:rPr>
                  <w:rFonts w:cs="Calibri"/>
                  <w:sz w:val="16"/>
                </w:rPr>
                <w:t>Verweis auf den Dateinamen „tranche.yaml“ entfernt; Schema-Beispiel bleibt erhalten.</w:t>
              </w:r>
            </w:ins>
          </w:p>
        </w:tc>
        <w:tc>
          <w:tcPr>
            <w:tcW w:w="1949" w:type="dxa"/>
          </w:tcPr>
          <w:p w14:paraId="243835C9" w14:textId="77777777" w:rsidR="008A0DA5" w:rsidRDefault="00000000">
            <w:pPr>
              <w:spacing w:after="40"/>
            </w:pPr>
            <w:ins w:id="968" w:author="E.ON Netze" w:date="2026-07-10T16:18:00Z">
              <w:r>
                <w:rPr>
                  <w:rFonts w:cs="Calibri"/>
                  <w:sz w:val="16"/>
                </w:rPr>
                <w:t>Redaktionelle Bereinigung</w:t>
              </w:r>
            </w:ins>
          </w:p>
        </w:tc>
        <w:tc>
          <w:tcPr>
            <w:tcW w:w="1949" w:type="dxa"/>
          </w:tcPr>
          <w:p w14:paraId="1B7413A6" w14:textId="77777777" w:rsidR="008A0DA5" w:rsidRDefault="00000000">
            <w:pPr>
              <w:spacing w:after="40"/>
            </w:pPr>
            <w:ins w:id="969" w:author="E.ON Netze" w:date="2026-07-09T12:24:00Z">
              <w:r>
                <w:rPr>
                  <w:rFonts w:cs="Calibri"/>
                  <w:sz w:val="16"/>
                </w:rPr>
                <w:t>1.0d</w:t>
              </w:r>
            </w:ins>
          </w:p>
        </w:tc>
      </w:tr>
      <w:tr w:rsidR="008A0DA5" w14:paraId="1FB1F214" w14:textId="77777777">
        <w:trPr>
          <w:jc w:val="center"/>
        </w:trPr>
        <w:tc>
          <w:tcPr>
            <w:tcW w:w="1949" w:type="dxa"/>
          </w:tcPr>
          <w:p w14:paraId="79AA725E" w14:textId="77777777" w:rsidR="008A0DA5" w:rsidRDefault="00000000">
            <w:pPr>
              <w:spacing w:after="40"/>
            </w:pPr>
            <w:ins w:id="970" w:author="E.ON Netze" w:date="2026-07-09T04:34:00Z">
              <w:r>
                <w:rPr>
                  <w:rFonts w:cs="Calibri"/>
                  <w:sz w:val="16"/>
                </w:rPr>
                <w:t>30021</w:t>
              </w:r>
            </w:ins>
          </w:p>
        </w:tc>
        <w:tc>
          <w:tcPr>
            <w:tcW w:w="1949" w:type="dxa"/>
          </w:tcPr>
          <w:p w14:paraId="1AF2757D" w14:textId="77777777" w:rsidR="008A0DA5" w:rsidRDefault="00000000">
            <w:pPr>
              <w:spacing w:after="40"/>
            </w:pPr>
            <w:ins w:id="971" w:author="E.ON Netze" w:date="2026-07-12T22:26:00Z">
              <w:r>
                <w:rPr>
                  <w:rFonts w:cs="Calibri"/>
                  <w:sz w:val="16"/>
                </w:rPr>
                <w:t>Neues Kapitel 1.1 IT-Grundsätze</w:t>
              </w:r>
            </w:ins>
          </w:p>
        </w:tc>
        <w:tc>
          <w:tcPr>
            <w:tcW w:w="1949" w:type="dxa"/>
          </w:tcPr>
          <w:p w14:paraId="62920144" w14:textId="77777777" w:rsidR="008A0DA5" w:rsidRDefault="00000000">
            <w:pPr>
              <w:spacing w:after="40"/>
            </w:pPr>
            <w:ins w:id="972" w:author="E.ON Netze" w:date="2026-07-08T23:24:00Z">
              <w:r>
                <w:rPr>
                  <w:rFonts w:cs="Calibri"/>
                  <w:sz w:val="16"/>
                </w:rPr>
                <w:t>Sieben Datengrundsätze (Klarheit, Sparsamkeit, Eindeutigkeit, Konsistenz, Erweiterbarkeit, Explizitheit, Trennung von Verantwortung) als verbindliche Prüfgrundlage für alle API-Spezifikationen eingeführt.</w:t>
              </w:r>
            </w:ins>
          </w:p>
        </w:tc>
        <w:tc>
          <w:tcPr>
            <w:tcW w:w="1949" w:type="dxa"/>
          </w:tcPr>
          <w:p w14:paraId="16478B23" w14:textId="77777777" w:rsidR="008A0DA5" w:rsidRDefault="00000000">
            <w:pPr>
              <w:spacing w:after="40"/>
            </w:pPr>
            <w:ins w:id="973" w:author="E.ON Netze" w:date="2026-07-14T17:28:00Z">
              <w:r>
                <w:rPr>
                  <w:rFonts w:cs="Calibri"/>
                  <w:sz w:val="16"/>
                </w:rPr>
                <w:t>Schaffung eines einheitlichen Bewertungsrahmens für künftige Änderungen; Vorstandsebene-Begründung der wirtschaftlichen Bedeutung</w:t>
              </w:r>
            </w:ins>
          </w:p>
        </w:tc>
        <w:tc>
          <w:tcPr>
            <w:tcW w:w="1949" w:type="dxa"/>
          </w:tcPr>
          <w:p w14:paraId="51B173BD" w14:textId="77777777" w:rsidR="008A0DA5" w:rsidRDefault="00000000">
            <w:pPr>
              <w:spacing w:after="40"/>
            </w:pPr>
            <w:ins w:id="974" w:author="E.ON Netze" w:date="2026-07-12T15:37:00Z">
              <w:r>
                <w:rPr>
                  <w:rFonts w:cs="Calibri"/>
                  <w:sz w:val="16"/>
                </w:rPr>
                <w:t>1.0d</w:t>
              </w:r>
            </w:ins>
          </w:p>
        </w:tc>
      </w:tr>
      <w:tr w:rsidR="008A0DA5" w14:paraId="39018CD0" w14:textId="77777777">
        <w:trPr>
          <w:jc w:val="center"/>
        </w:trPr>
        <w:tc>
          <w:tcPr>
            <w:tcW w:w="1949" w:type="dxa"/>
          </w:tcPr>
          <w:p w14:paraId="08A0A9A2" w14:textId="77777777" w:rsidR="008A0DA5" w:rsidRDefault="00000000">
            <w:pPr>
              <w:spacing w:after="40"/>
            </w:pPr>
            <w:ins w:id="975" w:author="E.ON Netze" w:date="2026-07-12T02:05:00Z">
              <w:r>
                <w:rPr>
                  <w:rFonts w:cs="Calibri"/>
                  <w:sz w:val="16"/>
                </w:rPr>
                <w:t>30022</w:t>
              </w:r>
            </w:ins>
          </w:p>
        </w:tc>
        <w:tc>
          <w:tcPr>
            <w:tcW w:w="1949" w:type="dxa"/>
          </w:tcPr>
          <w:p w14:paraId="16986074" w14:textId="77777777" w:rsidR="008A0DA5" w:rsidRDefault="00000000">
            <w:pPr>
              <w:spacing w:after="40"/>
            </w:pPr>
            <w:ins w:id="976" w:author="E.ON Netze" w:date="2026-07-09T03:33:00Z">
              <w:r>
                <w:rPr>
                  <w:rFonts w:cs="Calibri"/>
                  <w:sz w:val="16"/>
                </w:rPr>
                <w:t>Kapitel 3.1.4 Länge</w:t>
              </w:r>
            </w:ins>
          </w:p>
        </w:tc>
        <w:tc>
          <w:tcPr>
            <w:tcW w:w="1949" w:type="dxa"/>
          </w:tcPr>
          <w:p w14:paraId="6EB9093F" w14:textId="77777777" w:rsidR="008A0DA5" w:rsidRDefault="00000000">
            <w:pPr>
              <w:spacing w:after="40"/>
            </w:pPr>
            <w:ins w:id="977" w:author="E.ON Netze" w:date="2026-07-08T17:24:00Z">
              <w:r>
                <w:rPr>
                  <w:rFonts w:cs="Calibri"/>
                  <w:sz w:val="16"/>
                </w:rPr>
                <w:t>Zielprotokoll von HTTP/1.1 auf HTTP/2 (RFC 9113) geändert.</w:t>
              </w:r>
            </w:ins>
          </w:p>
        </w:tc>
        <w:tc>
          <w:tcPr>
            <w:tcW w:w="1949" w:type="dxa"/>
          </w:tcPr>
          <w:p w14:paraId="4BA49E30" w14:textId="77777777" w:rsidR="008A0DA5" w:rsidRDefault="00000000">
            <w:pPr>
              <w:spacing w:after="40"/>
            </w:pPr>
            <w:ins w:id="978" w:author="E.ON Netze" w:date="2026-07-12T03:59:00Z">
              <w:r>
                <w:rPr>
                  <w:rFonts w:cs="Calibri"/>
                  <w:sz w:val="16"/>
                </w:rPr>
                <w:t>HTTP/1.1 veraltet, kein Multiplexing, höhere Angriffsfläche; Umsetzung ist primär Thema der RzÜ, wird hier verankert</w:t>
              </w:r>
            </w:ins>
          </w:p>
        </w:tc>
        <w:tc>
          <w:tcPr>
            <w:tcW w:w="1949" w:type="dxa"/>
          </w:tcPr>
          <w:p w14:paraId="05556B49" w14:textId="77777777" w:rsidR="008A0DA5" w:rsidRDefault="00000000">
            <w:pPr>
              <w:spacing w:after="40"/>
            </w:pPr>
            <w:ins w:id="979" w:author="E.ON Netze" w:date="2026-07-12T07:11:00Z">
              <w:r>
                <w:rPr>
                  <w:rFonts w:cs="Calibri"/>
                  <w:sz w:val="16"/>
                </w:rPr>
                <w:t>1.0d</w:t>
              </w:r>
            </w:ins>
          </w:p>
        </w:tc>
      </w:tr>
      <w:tr w:rsidR="008A0DA5" w14:paraId="35815775" w14:textId="77777777">
        <w:trPr>
          <w:jc w:val="center"/>
        </w:trPr>
        <w:tc>
          <w:tcPr>
            <w:tcW w:w="1949" w:type="dxa"/>
          </w:tcPr>
          <w:p w14:paraId="0B83D15F" w14:textId="77777777" w:rsidR="008A0DA5" w:rsidRDefault="00000000">
            <w:pPr>
              <w:spacing w:after="40"/>
            </w:pPr>
            <w:ins w:id="980" w:author="E.ON Netze" w:date="2026-07-12T22:56:00Z">
              <w:r>
                <w:rPr>
                  <w:rFonts w:cs="Calibri"/>
                  <w:sz w:val="16"/>
                </w:rPr>
                <w:t>30023</w:t>
              </w:r>
            </w:ins>
          </w:p>
        </w:tc>
        <w:tc>
          <w:tcPr>
            <w:tcW w:w="1949" w:type="dxa"/>
          </w:tcPr>
          <w:p w14:paraId="5B03D9C4" w14:textId="77777777" w:rsidR="008A0DA5" w:rsidRDefault="00000000">
            <w:pPr>
              <w:spacing w:after="40"/>
            </w:pPr>
            <w:ins w:id="981" w:author="E.ON Netze" w:date="2026-07-11T11:58:00Z">
              <w:r>
                <w:rPr>
                  <w:rFonts w:cs="Calibri"/>
                  <w:sz w:val="16"/>
                </w:rPr>
                <w:t>Kapitel 3.2 Versionierung</w:t>
              </w:r>
            </w:ins>
          </w:p>
        </w:tc>
        <w:tc>
          <w:tcPr>
            <w:tcW w:w="1949" w:type="dxa"/>
          </w:tcPr>
          <w:p w14:paraId="3DC60D25" w14:textId="77777777" w:rsidR="008A0DA5" w:rsidRDefault="00000000">
            <w:pPr>
              <w:spacing w:after="40"/>
            </w:pPr>
            <w:ins w:id="982" w:author="E.ON Netze" w:date="2026-07-07T12:12:00Z">
              <w:r>
                <w:rPr>
                  <w:rFonts w:cs="Calibri"/>
                  <w:sz w:val="16"/>
                </w:rPr>
                <w:t>Separater Versions-Header (zunächst BDEW-Version) vollständig gestrichen statt nur umbenannt; Version ausschließlich über Content-Type-Medientyp-Parameter.</w:t>
              </w:r>
            </w:ins>
          </w:p>
        </w:tc>
        <w:tc>
          <w:tcPr>
            <w:tcW w:w="1949" w:type="dxa"/>
          </w:tcPr>
          <w:p w14:paraId="71F30F38" w14:textId="77777777" w:rsidR="008A0DA5" w:rsidRDefault="00000000">
            <w:pPr>
              <w:spacing w:after="40"/>
            </w:pPr>
            <w:ins w:id="983" w:author="E.ON Netze" w:date="2026-07-07T09:04:00Z">
              <w:r>
                <w:rPr>
                  <w:rFonts w:cs="Calibri"/>
                  <w:sz w:val="16"/>
                </w:rPr>
                <w:t>Redundanz zweier Versionsquellen verstößt gegen Sparsamkeit und Eindeutigkeit (Kapitel 1.1)</w:t>
              </w:r>
            </w:ins>
          </w:p>
        </w:tc>
        <w:tc>
          <w:tcPr>
            <w:tcW w:w="1949" w:type="dxa"/>
          </w:tcPr>
          <w:p w14:paraId="149BBBD3" w14:textId="77777777" w:rsidR="008A0DA5" w:rsidRDefault="00000000">
            <w:pPr>
              <w:spacing w:after="40"/>
            </w:pPr>
            <w:ins w:id="984" w:author="E.ON Netze" w:date="2026-07-14T17:10:00Z">
              <w:r>
                <w:rPr>
                  <w:rFonts w:cs="Calibri"/>
                  <w:sz w:val="16"/>
                </w:rPr>
                <w:t>1.0d</w:t>
              </w:r>
            </w:ins>
          </w:p>
        </w:tc>
      </w:tr>
      <w:tr w:rsidR="008A0DA5" w14:paraId="52ACC25E" w14:textId="77777777">
        <w:trPr>
          <w:jc w:val="center"/>
        </w:trPr>
        <w:tc>
          <w:tcPr>
            <w:tcW w:w="1949" w:type="dxa"/>
          </w:tcPr>
          <w:p w14:paraId="3E04FA1F" w14:textId="77777777" w:rsidR="008A0DA5" w:rsidRDefault="00000000">
            <w:pPr>
              <w:spacing w:after="40"/>
            </w:pPr>
            <w:ins w:id="985" w:author="E.ON Netze" w:date="2026-07-09T02:48:00Z">
              <w:r>
                <w:rPr>
                  <w:rFonts w:cs="Calibri"/>
                  <w:sz w:val="16"/>
                </w:rPr>
                <w:t>30024</w:t>
              </w:r>
            </w:ins>
          </w:p>
        </w:tc>
        <w:tc>
          <w:tcPr>
            <w:tcW w:w="1949" w:type="dxa"/>
          </w:tcPr>
          <w:p w14:paraId="5FFC5033" w14:textId="77777777" w:rsidR="008A0DA5" w:rsidRDefault="00000000">
            <w:pPr>
              <w:spacing w:after="40"/>
            </w:pPr>
            <w:ins w:id="986" w:author="E.ON Netze" w:date="2026-07-13T16:19:00Z">
              <w:r>
                <w:rPr>
                  <w:rFonts w:cs="Calibri"/>
                  <w:sz w:val="16"/>
                </w:rPr>
                <w:t>Kapitel 3.11 Berechnungsvorschriften</w:t>
              </w:r>
            </w:ins>
          </w:p>
        </w:tc>
        <w:tc>
          <w:tcPr>
            <w:tcW w:w="1949" w:type="dxa"/>
          </w:tcPr>
          <w:p w14:paraId="6D9DA5AB" w14:textId="77777777" w:rsidR="008A0DA5" w:rsidRDefault="00000000">
            <w:pPr>
              <w:spacing w:after="40"/>
            </w:pPr>
            <w:ins w:id="987" w:author="E.ON Netze" w:date="2026-07-09T15:48:00Z">
              <w:r>
                <w:rPr>
                  <w:rFonts w:cs="Calibri"/>
                  <w:sz w:val="16"/>
                </w:rPr>
                <w:t>JSON-Beispiel korrigiert: transactionId/creationDateTime aus dem Payload in den http-Header verschoben.</w:t>
              </w:r>
            </w:ins>
          </w:p>
        </w:tc>
        <w:tc>
          <w:tcPr>
            <w:tcW w:w="1949" w:type="dxa"/>
          </w:tcPr>
          <w:p w14:paraId="53E97599" w14:textId="77777777" w:rsidR="008A0DA5" w:rsidRDefault="00000000">
            <w:pPr>
              <w:spacing w:after="40"/>
            </w:pPr>
            <w:ins w:id="988" w:author="E.ON Netze" w:date="2026-07-11T05:10:00Z">
              <w:r>
                <w:rPr>
                  <w:rFonts w:cs="Calibri"/>
                  <w:sz w:val="16"/>
                </w:rPr>
                <w:t>Verstoß gegen die in Kapitel 3.5 festgelegte Header-Pflicht</w:t>
              </w:r>
            </w:ins>
          </w:p>
        </w:tc>
        <w:tc>
          <w:tcPr>
            <w:tcW w:w="1949" w:type="dxa"/>
          </w:tcPr>
          <w:p w14:paraId="3E515EC0" w14:textId="77777777" w:rsidR="008A0DA5" w:rsidRDefault="00000000">
            <w:pPr>
              <w:spacing w:after="40"/>
            </w:pPr>
            <w:ins w:id="989" w:author="E.ON Netze" w:date="2026-07-08T04:56:00Z">
              <w:r>
                <w:rPr>
                  <w:rFonts w:cs="Calibri"/>
                  <w:sz w:val="16"/>
                </w:rPr>
                <w:t>1.0d</w:t>
              </w:r>
            </w:ins>
          </w:p>
        </w:tc>
      </w:tr>
      <w:tr w:rsidR="008A0DA5" w14:paraId="6E33BD59" w14:textId="77777777">
        <w:trPr>
          <w:jc w:val="center"/>
        </w:trPr>
        <w:tc>
          <w:tcPr>
            <w:tcW w:w="1949" w:type="dxa"/>
          </w:tcPr>
          <w:p w14:paraId="48A96917" w14:textId="77777777" w:rsidR="008A0DA5" w:rsidRDefault="00000000">
            <w:pPr>
              <w:spacing w:after="40"/>
            </w:pPr>
            <w:ins w:id="990" w:author="E.ON Netze" w:date="2026-07-08T00:07:00Z">
              <w:r>
                <w:rPr>
                  <w:rFonts w:cs="Calibri"/>
                  <w:sz w:val="16"/>
                </w:rPr>
                <w:t>30025</w:t>
              </w:r>
            </w:ins>
          </w:p>
        </w:tc>
        <w:tc>
          <w:tcPr>
            <w:tcW w:w="1949" w:type="dxa"/>
          </w:tcPr>
          <w:p w14:paraId="26316223" w14:textId="77777777" w:rsidR="008A0DA5" w:rsidRDefault="00000000">
            <w:pPr>
              <w:spacing w:after="40"/>
            </w:pPr>
            <w:ins w:id="991" w:author="E.ON Netze" w:date="2026-07-08T17:51:00Z">
              <w:r>
                <w:rPr>
                  <w:rFonts w:cs="Calibri"/>
                  <w:sz w:val="16"/>
                </w:rPr>
                <w:t>Kapitel 3.8 Status Codes</w:t>
              </w:r>
            </w:ins>
          </w:p>
        </w:tc>
        <w:tc>
          <w:tcPr>
            <w:tcW w:w="1949" w:type="dxa"/>
          </w:tcPr>
          <w:p w14:paraId="4F8E96D4" w14:textId="77777777" w:rsidR="008A0DA5" w:rsidRDefault="00000000">
            <w:pPr>
              <w:spacing w:after="40"/>
            </w:pPr>
            <w:ins w:id="992" w:author="E.ON Netze" w:date="2026-07-09T18:17:00Z">
              <w:r>
                <w:rPr>
                  <w:rFonts w:cs="Calibri"/>
                  <w:sz w:val="16"/>
                </w:rPr>
                <w:t>Problem-Details-Beispiel korrigiert: transactionId aus der JSON-Extension in den http-Header verschoben.</w:t>
              </w:r>
            </w:ins>
          </w:p>
        </w:tc>
        <w:tc>
          <w:tcPr>
            <w:tcW w:w="1949" w:type="dxa"/>
          </w:tcPr>
          <w:p w14:paraId="2C3D331C" w14:textId="77777777" w:rsidR="008A0DA5" w:rsidRDefault="00000000">
            <w:pPr>
              <w:spacing w:after="40"/>
            </w:pPr>
            <w:ins w:id="993" w:author="E.ON Netze" w:date="2026-07-08T00:33:00Z">
              <w:r>
                <w:rPr>
                  <w:rFonts w:cs="Calibri"/>
                  <w:sz w:val="16"/>
                </w:rPr>
                <w:t>Verstoß gegen die in Kapitel 3.5 festgelegte Header-Pflicht, galt bislang unzutreffend als Ausnahme für Fehlerantworten</w:t>
              </w:r>
            </w:ins>
          </w:p>
        </w:tc>
        <w:tc>
          <w:tcPr>
            <w:tcW w:w="1949" w:type="dxa"/>
          </w:tcPr>
          <w:p w14:paraId="42DE88D2" w14:textId="77777777" w:rsidR="008A0DA5" w:rsidRDefault="00000000">
            <w:pPr>
              <w:spacing w:after="40"/>
            </w:pPr>
            <w:ins w:id="994" w:author="E.ON Netze" w:date="2026-07-10T14:36:00Z">
              <w:r>
                <w:rPr>
                  <w:rFonts w:cs="Calibri"/>
                  <w:sz w:val="16"/>
                </w:rPr>
                <w:t>1.0d</w:t>
              </w:r>
            </w:ins>
          </w:p>
        </w:tc>
      </w:tr>
      <w:tr w:rsidR="008A0DA5" w14:paraId="285D237B" w14:textId="77777777">
        <w:trPr>
          <w:jc w:val="center"/>
        </w:trPr>
        <w:tc>
          <w:tcPr>
            <w:tcW w:w="1949" w:type="dxa"/>
          </w:tcPr>
          <w:p w14:paraId="51F3F019" w14:textId="77777777" w:rsidR="008A0DA5" w:rsidRDefault="00000000">
            <w:pPr>
              <w:spacing w:after="40"/>
            </w:pPr>
            <w:ins w:id="995" w:author="E.ON Netze" w:date="2026-07-11T16:53:00Z">
              <w:r>
                <w:rPr>
                  <w:rFonts w:cs="Calibri"/>
                  <w:sz w:val="16"/>
                </w:rPr>
                <w:t>30026</w:t>
              </w:r>
            </w:ins>
          </w:p>
        </w:tc>
        <w:tc>
          <w:tcPr>
            <w:tcW w:w="1949" w:type="dxa"/>
          </w:tcPr>
          <w:p w14:paraId="164ED729" w14:textId="77777777" w:rsidR="008A0DA5" w:rsidRDefault="00000000">
            <w:pPr>
              <w:spacing w:after="40"/>
            </w:pPr>
            <w:ins w:id="996" w:author="E.ON Netze" w:date="2026-07-10T22:46:00Z">
              <w:r>
                <w:rPr>
                  <w:rFonts w:cs="Calibri"/>
                  <w:sz w:val="16"/>
                </w:rPr>
                <w:t>Kapitel 3.1.2 Struktur, 3.1.3 Regeln zum Aufbau</w:t>
              </w:r>
            </w:ins>
          </w:p>
        </w:tc>
        <w:tc>
          <w:tcPr>
            <w:tcW w:w="1949" w:type="dxa"/>
          </w:tcPr>
          <w:p w14:paraId="69A0FED5" w14:textId="77777777" w:rsidR="008A0DA5" w:rsidRDefault="00000000">
            <w:pPr>
              <w:spacing w:after="40"/>
            </w:pPr>
            <w:ins w:id="997" w:author="E.ON Netze" w:date="2026-07-09T20:32:00Z">
              <w:r>
                <w:rPr>
                  <w:rFonts w:cs="Calibri"/>
                  <w:sz w:val="16"/>
                </w:rPr>
                <w:t>RFC-3986-Bezug für den Gesamtaufbau der URI ergänzt; Hinweis, dass das frühere Beispiel selbst nicht auf Englisch ausgeführt war.</w:t>
              </w:r>
            </w:ins>
          </w:p>
        </w:tc>
        <w:tc>
          <w:tcPr>
            <w:tcW w:w="1949" w:type="dxa"/>
          </w:tcPr>
          <w:p w14:paraId="605D2165" w14:textId="77777777" w:rsidR="008A0DA5" w:rsidRDefault="00000000">
            <w:pPr>
              <w:spacing w:after="40"/>
            </w:pPr>
            <w:ins w:id="998" w:author="E.ON Netze" w:date="2026-07-07T07:55:00Z">
              <w:r>
                <w:rPr>
                  <w:rFonts w:cs="Calibri"/>
                  <w:sz w:val="16"/>
                </w:rPr>
                <w:t>Vollständigkeit der RFC-Verweise; Konsistenz zwischen Regel und Beispiel</w:t>
              </w:r>
            </w:ins>
          </w:p>
        </w:tc>
        <w:tc>
          <w:tcPr>
            <w:tcW w:w="1949" w:type="dxa"/>
          </w:tcPr>
          <w:p w14:paraId="6FD70EBC" w14:textId="77777777" w:rsidR="008A0DA5" w:rsidRDefault="00000000">
            <w:pPr>
              <w:spacing w:after="40"/>
            </w:pPr>
            <w:ins w:id="999" w:author="E.ON Netze" w:date="2026-07-08T12:54:00Z">
              <w:r>
                <w:rPr>
                  <w:rFonts w:cs="Calibri"/>
                  <w:sz w:val="16"/>
                </w:rPr>
                <w:t>1.0d</w:t>
              </w:r>
            </w:ins>
          </w:p>
        </w:tc>
      </w:tr>
      <w:tr w:rsidR="008A0DA5" w14:paraId="2C4E09C9" w14:textId="77777777">
        <w:trPr>
          <w:jc w:val="center"/>
        </w:trPr>
        <w:tc>
          <w:tcPr>
            <w:tcW w:w="1949" w:type="dxa"/>
          </w:tcPr>
          <w:p w14:paraId="1826EFCA" w14:textId="77777777" w:rsidR="008A0DA5" w:rsidRDefault="00000000">
            <w:pPr>
              <w:spacing w:after="40"/>
            </w:pPr>
            <w:ins w:id="1000" w:author="E.ON Netze" w:date="2026-07-14T13:05:00Z">
              <w:r>
                <w:rPr>
                  <w:rFonts w:cs="Calibri"/>
                  <w:sz w:val="16"/>
                </w:rPr>
                <w:lastRenderedPageBreak/>
                <w:t>30027</w:t>
              </w:r>
            </w:ins>
          </w:p>
        </w:tc>
        <w:tc>
          <w:tcPr>
            <w:tcW w:w="1949" w:type="dxa"/>
          </w:tcPr>
          <w:p w14:paraId="28C9E483" w14:textId="77777777" w:rsidR="008A0DA5" w:rsidRDefault="00000000">
            <w:pPr>
              <w:spacing w:after="40"/>
            </w:pPr>
            <w:ins w:id="1001" w:author="E.ON Netze" w:date="2026-07-10T08:41:00Z">
              <w:r>
                <w:rPr>
                  <w:rFonts w:cs="Calibri"/>
                  <w:sz w:val="16"/>
                </w:rPr>
                <w:t>Kapitel 7 Quellen</w:t>
              </w:r>
            </w:ins>
          </w:p>
        </w:tc>
        <w:tc>
          <w:tcPr>
            <w:tcW w:w="1949" w:type="dxa"/>
          </w:tcPr>
          <w:p w14:paraId="64503E0B" w14:textId="77777777" w:rsidR="008A0DA5" w:rsidRDefault="00000000">
            <w:pPr>
              <w:spacing w:after="40"/>
            </w:pPr>
            <w:ins w:id="1002" w:author="E.ON Netze" w:date="2026-07-12T13:53:00Z">
              <w:r>
                <w:rPr>
                  <w:rFonts w:cs="Calibri"/>
                  <w:sz w:val="16"/>
                </w:rPr>
                <w:t>RFC 9113 (HTTP/2) ergänzt.</w:t>
              </w:r>
            </w:ins>
          </w:p>
        </w:tc>
        <w:tc>
          <w:tcPr>
            <w:tcW w:w="1949" w:type="dxa"/>
          </w:tcPr>
          <w:p w14:paraId="75691EA2" w14:textId="77777777" w:rsidR="008A0DA5" w:rsidRDefault="00000000">
            <w:pPr>
              <w:spacing w:after="40"/>
            </w:pPr>
            <w:ins w:id="1003" w:author="E.ON Netze" w:date="2026-07-10T08:46:00Z">
              <w:r>
                <w:rPr>
                  <w:rFonts w:cs="Calibri"/>
                  <w:sz w:val="16"/>
                </w:rPr>
                <w:t>Vollständigkeit des Quellenverzeichnisses</w:t>
              </w:r>
            </w:ins>
          </w:p>
        </w:tc>
        <w:tc>
          <w:tcPr>
            <w:tcW w:w="1949" w:type="dxa"/>
          </w:tcPr>
          <w:p w14:paraId="5CC9299B" w14:textId="77777777" w:rsidR="008A0DA5" w:rsidRDefault="00000000">
            <w:pPr>
              <w:spacing w:after="40"/>
            </w:pPr>
            <w:ins w:id="1004" w:author="E.ON Netze" w:date="2026-07-08T02:04:00Z">
              <w:r>
                <w:rPr>
                  <w:rFonts w:cs="Calibri"/>
                  <w:sz w:val="16"/>
                </w:rPr>
                <w:t>1.0d</w:t>
              </w:r>
            </w:ins>
          </w:p>
        </w:tc>
      </w:tr>
      <w:tr w:rsidR="008A0DA5" w14:paraId="2B28B307" w14:textId="77777777">
        <w:trPr>
          <w:jc w:val="center"/>
        </w:trPr>
        <w:tc>
          <w:tcPr>
            <w:tcW w:w="1949" w:type="dxa"/>
          </w:tcPr>
          <w:p w14:paraId="48DA1BC4" w14:textId="77777777" w:rsidR="008A0DA5" w:rsidRDefault="00000000">
            <w:pPr>
              <w:spacing w:after="40"/>
            </w:pPr>
            <w:ins w:id="1005" w:author="E.ON Netze" w:date="2026-07-13T03:20:00Z">
              <w:r>
                <w:rPr>
                  <w:rFonts w:cs="Calibri"/>
                  <w:sz w:val="16"/>
                </w:rPr>
                <w:t>30028</w:t>
              </w:r>
            </w:ins>
          </w:p>
        </w:tc>
        <w:tc>
          <w:tcPr>
            <w:tcW w:w="1949" w:type="dxa"/>
          </w:tcPr>
          <w:p w14:paraId="72680D6F" w14:textId="77777777" w:rsidR="008A0DA5" w:rsidRDefault="00000000">
            <w:pPr>
              <w:spacing w:after="40"/>
            </w:pPr>
            <w:ins w:id="1006" w:author="E.ON Netze" w:date="2026-07-10T02:41:00Z">
              <w:r>
                <w:rPr>
                  <w:rFonts w:cs="Calibri"/>
                  <w:sz w:val="16"/>
                </w:rPr>
                <w:t>Kapitel 3.5 Bestandteile, 3.5.1 Tracing</w:t>
              </w:r>
            </w:ins>
          </w:p>
        </w:tc>
        <w:tc>
          <w:tcPr>
            <w:tcW w:w="1949" w:type="dxa"/>
          </w:tcPr>
          <w:p w14:paraId="1CD8565C" w14:textId="77777777" w:rsidR="008A0DA5" w:rsidRDefault="00000000">
            <w:pPr>
              <w:spacing w:after="40"/>
            </w:pPr>
            <w:ins w:id="1007" w:author="E.ON Netze" w:date="2026-07-07T15:58:00Z">
              <w:r>
                <w:rPr>
                  <w:rFonts w:cs="Calibri"/>
                  <w:sz w:val="16"/>
                </w:rPr>
                <w:t>Proprietäre Felder transactionId/initialTransactionId/referenceId durch standardisierten W3C Trace Context (traceparent/tracestate) sowie eine einfache correlationId ersetzt.</w:t>
              </w:r>
            </w:ins>
          </w:p>
        </w:tc>
        <w:tc>
          <w:tcPr>
            <w:tcW w:w="1949" w:type="dxa"/>
          </w:tcPr>
          <w:p w14:paraId="3275C4CA" w14:textId="77777777" w:rsidR="008A0DA5" w:rsidRDefault="00000000">
            <w:pPr>
              <w:spacing w:after="40"/>
            </w:pPr>
            <w:ins w:id="1008" w:author="E.ON Netze" w:date="2026-07-10T17:00:00Z">
              <w:r>
                <w:rPr>
                  <w:rFonts w:cs="Calibri"/>
                  <w:sz w:val="16"/>
                </w:rPr>
                <w:t>Bisherige Felder folgten keinem offenen Standard und konnten von keinem marktverfügbaren Werkzeug automatisiert verarbeitet werden; die Bezeichnung als „Idempotenz“ verstieß gegen die Datengrundsätze und führte zu Fehlinterpretationen am Markt</w:t>
              </w:r>
            </w:ins>
          </w:p>
        </w:tc>
        <w:tc>
          <w:tcPr>
            <w:tcW w:w="1949" w:type="dxa"/>
          </w:tcPr>
          <w:p w14:paraId="6B0B4A27" w14:textId="77777777" w:rsidR="008A0DA5" w:rsidRDefault="00000000">
            <w:pPr>
              <w:spacing w:after="40"/>
            </w:pPr>
            <w:ins w:id="1009" w:author="E.ON Netze" w:date="2026-07-11T19:28:00Z">
              <w:r>
                <w:rPr>
                  <w:rFonts w:cs="Calibri"/>
                  <w:sz w:val="16"/>
                </w:rPr>
                <w:t>1.0d</w:t>
              </w:r>
            </w:ins>
          </w:p>
        </w:tc>
      </w:tr>
      <w:tr w:rsidR="008A0DA5" w14:paraId="1A508930" w14:textId="77777777">
        <w:trPr>
          <w:jc w:val="center"/>
        </w:trPr>
        <w:tc>
          <w:tcPr>
            <w:tcW w:w="1949" w:type="dxa"/>
          </w:tcPr>
          <w:p w14:paraId="5368ECEE" w14:textId="77777777" w:rsidR="008A0DA5" w:rsidRDefault="00000000">
            <w:pPr>
              <w:spacing w:after="40"/>
            </w:pPr>
            <w:ins w:id="1010" w:author="E.ON Netze" w:date="2026-07-12T04:47:00Z">
              <w:r>
                <w:rPr>
                  <w:rFonts w:cs="Calibri"/>
                  <w:sz w:val="16"/>
                </w:rPr>
                <w:t>30029</w:t>
              </w:r>
            </w:ins>
          </w:p>
        </w:tc>
        <w:tc>
          <w:tcPr>
            <w:tcW w:w="1949" w:type="dxa"/>
          </w:tcPr>
          <w:p w14:paraId="7B565B0C" w14:textId="77777777" w:rsidR="008A0DA5" w:rsidRDefault="00000000">
            <w:pPr>
              <w:spacing w:after="40"/>
            </w:pPr>
            <w:ins w:id="1011" w:author="E.ON Netze" w:date="2026-07-14T03:36:00Z">
              <w:r>
                <w:rPr>
                  <w:rFonts w:cs="Calibri"/>
                  <w:sz w:val="16"/>
                </w:rPr>
                <w:t>Kapitel 3.5.3 Mehrstufige Geschäftsvorfälle</w:t>
              </w:r>
            </w:ins>
          </w:p>
        </w:tc>
        <w:tc>
          <w:tcPr>
            <w:tcW w:w="1949" w:type="dxa"/>
          </w:tcPr>
          <w:p w14:paraId="3AEFCD7A" w14:textId="77777777" w:rsidR="008A0DA5" w:rsidRDefault="00000000">
            <w:pPr>
              <w:spacing w:after="40"/>
            </w:pPr>
            <w:ins w:id="1012" w:author="E.ON Netze" w:date="2026-07-11T06:24:00Z">
              <w:r>
                <w:rPr>
                  <w:rFonts w:cs="Calibri"/>
                  <w:sz w:val="16"/>
                </w:rPr>
                <w:t>Separates Feld businessTransactionId entfernt; dieselbe Aufgabe wird durch Wiederverwendung der trace-id aus traceparent abgedeckt.</w:t>
              </w:r>
            </w:ins>
          </w:p>
        </w:tc>
        <w:tc>
          <w:tcPr>
            <w:tcW w:w="1949" w:type="dxa"/>
          </w:tcPr>
          <w:p w14:paraId="1CAA8D60" w14:textId="77777777" w:rsidR="008A0DA5" w:rsidRDefault="00000000">
            <w:pPr>
              <w:spacing w:after="40"/>
            </w:pPr>
            <w:ins w:id="1013" w:author="E.ON Netze" w:date="2026-07-07T16:46:00Z">
              <w:r>
                <w:rPr>
                  <w:rFonts w:cs="Calibri"/>
                  <w:sz w:val="16"/>
                </w:rPr>
                <w:t>Vermeidung redundanter Felder (Sparsamkeit, Kapitel 1.1)</w:t>
              </w:r>
            </w:ins>
          </w:p>
        </w:tc>
        <w:tc>
          <w:tcPr>
            <w:tcW w:w="1949" w:type="dxa"/>
          </w:tcPr>
          <w:p w14:paraId="55FE5D5C" w14:textId="77777777" w:rsidR="008A0DA5" w:rsidRDefault="00000000">
            <w:pPr>
              <w:spacing w:after="40"/>
            </w:pPr>
            <w:ins w:id="1014" w:author="E.ON Netze" w:date="2026-07-07T17:06:00Z">
              <w:r>
                <w:rPr>
                  <w:rFonts w:cs="Calibri"/>
                  <w:sz w:val="16"/>
                </w:rPr>
                <w:t>1.0d</w:t>
              </w:r>
            </w:ins>
          </w:p>
        </w:tc>
      </w:tr>
      <w:tr w:rsidR="008A0DA5" w14:paraId="4DBCC669" w14:textId="77777777">
        <w:trPr>
          <w:jc w:val="center"/>
        </w:trPr>
        <w:tc>
          <w:tcPr>
            <w:tcW w:w="1949" w:type="dxa"/>
          </w:tcPr>
          <w:p w14:paraId="1EABA618" w14:textId="77777777" w:rsidR="008A0DA5" w:rsidRDefault="00000000">
            <w:pPr>
              <w:spacing w:after="40"/>
            </w:pPr>
            <w:ins w:id="1015" w:author="E.ON Netze" w:date="2026-07-13T09:25:00Z">
              <w:r>
                <w:rPr>
                  <w:rFonts w:cs="Calibri"/>
                  <w:sz w:val="16"/>
                </w:rPr>
                <w:t>30030</w:t>
              </w:r>
            </w:ins>
          </w:p>
        </w:tc>
        <w:tc>
          <w:tcPr>
            <w:tcW w:w="1949" w:type="dxa"/>
          </w:tcPr>
          <w:p w14:paraId="3A0FAE47" w14:textId="77777777" w:rsidR="008A0DA5" w:rsidRDefault="00000000">
            <w:pPr>
              <w:spacing w:after="40"/>
            </w:pPr>
            <w:ins w:id="1016" w:author="E.ON Netze" w:date="2026-07-09T04:52:00Z">
              <w:r>
                <w:rPr>
                  <w:rFonts w:cs="Calibri"/>
                  <w:sz w:val="16"/>
                </w:rPr>
                <w:t>Neues Kapitel 3.5.4 Tracking und Metrics</w:t>
              </w:r>
            </w:ins>
          </w:p>
        </w:tc>
        <w:tc>
          <w:tcPr>
            <w:tcW w:w="1949" w:type="dxa"/>
          </w:tcPr>
          <w:p w14:paraId="069D9F2E" w14:textId="77777777" w:rsidR="008A0DA5" w:rsidRDefault="00000000">
            <w:pPr>
              <w:spacing w:after="40"/>
            </w:pPr>
            <w:ins w:id="1017" w:author="E.ON Netze" w:date="2026-07-13T09:00:00Z">
              <w:r>
                <w:rPr>
                  <w:rFonts w:cs="Calibri"/>
                  <w:sz w:val="16"/>
                </w:rPr>
                <w:t>Server-Timing-Header (W3C) und OpenTelemetry-Metrics/OpenMetrics-Exposition für Aufrufhäufigkeit und Gesamtdauer je Geschäftsvorfall eingeführt, zur Überwachung vorgegebener Bearbeitungsfristen.</w:t>
              </w:r>
            </w:ins>
          </w:p>
        </w:tc>
        <w:tc>
          <w:tcPr>
            <w:tcW w:w="1949" w:type="dxa"/>
          </w:tcPr>
          <w:p w14:paraId="67F062D4" w14:textId="77777777" w:rsidR="008A0DA5" w:rsidRDefault="00000000">
            <w:pPr>
              <w:spacing w:after="40"/>
            </w:pPr>
            <w:ins w:id="1018" w:author="E.ON Netze" w:date="2026-07-14T01:56:00Z">
              <w:r>
                <w:rPr>
                  <w:rFonts w:cs="Calibri"/>
                  <w:sz w:val="16"/>
                </w:rPr>
                <w:t>Bisher keine standardisierte Möglichkeit, Fristeinhaltung zu überwachen</w:t>
              </w:r>
            </w:ins>
          </w:p>
        </w:tc>
        <w:tc>
          <w:tcPr>
            <w:tcW w:w="1949" w:type="dxa"/>
          </w:tcPr>
          <w:p w14:paraId="0C0C44EC" w14:textId="77777777" w:rsidR="008A0DA5" w:rsidRDefault="00000000">
            <w:pPr>
              <w:spacing w:after="40"/>
            </w:pPr>
            <w:ins w:id="1019" w:author="E.ON Netze" w:date="2026-07-07T15:41:00Z">
              <w:r>
                <w:rPr>
                  <w:rFonts w:cs="Calibri"/>
                  <w:sz w:val="16"/>
                </w:rPr>
                <w:t>1.0d</w:t>
              </w:r>
            </w:ins>
          </w:p>
        </w:tc>
      </w:tr>
      <w:tr w:rsidR="008A0DA5" w14:paraId="51D82CFD" w14:textId="77777777">
        <w:trPr>
          <w:jc w:val="center"/>
        </w:trPr>
        <w:tc>
          <w:tcPr>
            <w:tcW w:w="1949" w:type="dxa"/>
          </w:tcPr>
          <w:p w14:paraId="5E147838" w14:textId="77777777" w:rsidR="008A0DA5" w:rsidRDefault="00000000">
            <w:pPr>
              <w:spacing w:after="40"/>
            </w:pPr>
            <w:ins w:id="1020" w:author="E.ON Netze" w:date="2026-07-08T23:04:00Z">
              <w:r>
                <w:rPr>
                  <w:rFonts w:cs="Calibri"/>
                  <w:sz w:val="16"/>
                </w:rPr>
                <w:t>30031</w:t>
              </w:r>
            </w:ins>
          </w:p>
        </w:tc>
        <w:tc>
          <w:tcPr>
            <w:tcW w:w="1949" w:type="dxa"/>
          </w:tcPr>
          <w:p w14:paraId="5254E086" w14:textId="77777777" w:rsidR="008A0DA5" w:rsidRDefault="00000000">
            <w:pPr>
              <w:spacing w:after="40"/>
            </w:pPr>
            <w:ins w:id="1021" w:author="E.ON Netze" w:date="2026-07-07T16:16:00Z">
              <w:r>
                <w:rPr>
                  <w:rFonts w:cs="Calibri"/>
                  <w:sz w:val="16"/>
                </w:rPr>
                <w:t>Kapitel 7 Quellen</w:t>
              </w:r>
            </w:ins>
          </w:p>
        </w:tc>
        <w:tc>
          <w:tcPr>
            <w:tcW w:w="1949" w:type="dxa"/>
          </w:tcPr>
          <w:p w14:paraId="1D3648E7" w14:textId="77777777" w:rsidR="008A0DA5" w:rsidRDefault="00000000">
            <w:pPr>
              <w:spacing w:after="40"/>
            </w:pPr>
            <w:ins w:id="1022" w:author="E.ON Netze" w:date="2026-07-08T11:44:00Z">
              <w:r>
                <w:rPr>
                  <w:rFonts w:cs="Calibri"/>
                  <w:sz w:val="16"/>
                </w:rPr>
                <w:t>W3C Server-Timing und OpenMetrics ergänzt.</w:t>
              </w:r>
            </w:ins>
          </w:p>
        </w:tc>
        <w:tc>
          <w:tcPr>
            <w:tcW w:w="1949" w:type="dxa"/>
          </w:tcPr>
          <w:p w14:paraId="46977FB0" w14:textId="77777777" w:rsidR="008A0DA5" w:rsidRDefault="00000000">
            <w:pPr>
              <w:spacing w:after="40"/>
            </w:pPr>
            <w:ins w:id="1023" w:author="E.ON Netze" w:date="2026-07-13T12:50:00Z">
              <w:r>
                <w:rPr>
                  <w:rFonts w:cs="Calibri"/>
                  <w:sz w:val="16"/>
                </w:rPr>
                <w:t>Vollständigkeit des Quellenverzeichnisses</w:t>
              </w:r>
            </w:ins>
          </w:p>
        </w:tc>
        <w:tc>
          <w:tcPr>
            <w:tcW w:w="1949" w:type="dxa"/>
          </w:tcPr>
          <w:p w14:paraId="3D0A5E80" w14:textId="77777777" w:rsidR="008A0DA5" w:rsidRDefault="00000000">
            <w:pPr>
              <w:spacing w:after="40"/>
            </w:pPr>
            <w:ins w:id="1024" w:author="E.ON Netze" w:date="2026-07-10T00:33:00Z">
              <w:r>
                <w:rPr>
                  <w:rFonts w:cs="Calibri"/>
                  <w:sz w:val="16"/>
                </w:rPr>
                <w:t>1.0d</w:t>
              </w:r>
            </w:ins>
          </w:p>
        </w:tc>
      </w:tr>
      <w:tr w:rsidR="008A0DA5" w14:paraId="12A00C2B" w14:textId="77777777">
        <w:trPr>
          <w:jc w:val="center"/>
        </w:trPr>
        <w:tc>
          <w:tcPr>
            <w:tcW w:w="1949" w:type="dxa"/>
          </w:tcPr>
          <w:p w14:paraId="6D42D39A" w14:textId="77777777" w:rsidR="008A0DA5" w:rsidRDefault="00000000">
            <w:pPr>
              <w:spacing w:after="40"/>
            </w:pPr>
            <w:ins w:id="1025" w:author="E.ON Netze" w:date="2026-07-08T23:07:00Z">
              <w:r>
                <w:rPr>
                  <w:rFonts w:cs="Calibri"/>
                  <w:sz w:val="16"/>
                </w:rPr>
                <w:t>30032</w:t>
              </w:r>
            </w:ins>
          </w:p>
        </w:tc>
        <w:tc>
          <w:tcPr>
            <w:tcW w:w="1949" w:type="dxa"/>
          </w:tcPr>
          <w:p w14:paraId="37BCB827" w14:textId="77777777" w:rsidR="008A0DA5" w:rsidRDefault="00000000">
            <w:pPr>
              <w:spacing w:after="40"/>
            </w:pPr>
            <w:ins w:id="1026" w:author="E.ON Netze" w:date="2026-07-08T23:39:00Z">
              <w:r>
                <w:rPr>
                  <w:rFonts w:cs="Calibri"/>
                  <w:sz w:val="16"/>
                </w:rPr>
                <w:t>Kapitel 3.8, Kapitel 3.11</w:t>
              </w:r>
            </w:ins>
          </w:p>
        </w:tc>
        <w:tc>
          <w:tcPr>
            <w:tcW w:w="1949" w:type="dxa"/>
          </w:tcPr>
          <w:p w14:paraId="5DF177B9" w14:textId="77777777" w:rsidR="008A0DA5" w:rsidRDefault="00000000">
            <w:pPr>
              <w:spacing w:after="40"/>
            </w:pPr>
            <w:ins w:id="1027" w:author="E.ON Netze" w:date="2026-07-11T10:15:00Z">
              <w:r>
                <w:rPr>
                  <w:rFonts w:cs="Calibri"/>
                  <w:sz w:val="16"/>
                </w:rPr>
                <w:t>Feldnamen in Beispielen und Problem-Details-Absatz an traceparent/tracestate/correlationId angepasst.</w:t>
              </w:r>
            </w:ins>
          </w:p>
        </w:tc>
        <w:tc>
          <w:tcPr>
            <w:tcW w:w="1949" w:type="dxa"/>
          </w:tcPr>
          <w:p w14:paraId="138ADFF5" w14:textId="77777777" w:rsidR="008A0DA5" w:rsidRDefault="00000000">
            <w:pPr>
              <w:spacing w:after="40"/>
            </w:pPr>
            <w:ins w:id="1028" w:author="E.ON Netze" w:date="2026-07-07T13:45:00Z">
              <w:r>
                <w:rPr>
                  <w:rFonts w:cs="Calibri"/>
                  <w:sz w:val="16"/>
                </w:rPr>
                <w:t>Konsistenz mit der neuen Tracing-Terminologie</w:t>
              </w:r>
            </w:ins>
          </w:p>
        </w:tc>
        <w:tc>
          <w:tcPr>
            <w:tcW w:w="1949" w:type="dxa"/>
          </w:tcPr>
          <w:p w14:paraId="51BE751F" w14:textId="77777777" w:rsidR="008A0DA5" w:rsidRDefault="00000000">
            <w:pPr>
              <w:spacing w:after="40"/>
            </w:pPr>
            <w:ins w:id="1029" w:author="E.ON Netze" w:date="2026-07-13T19:30:00Z">
              <w:r>
                <w:rPr>
                  <w:rFonts w:cs="Calibri"/>
                  <w:sz w:val="16"/>
                </w:rPr>
                <w:t>1.0d</w:t>
              </w:r>
            </w:ins>
          </w:p>
        </w:tc>
      </w:tr>
      <w:tr w:rsidR="008A0DA5" w14:paraId="2B1703A7" w14:textId="77777777">
        <w:trPr>
          <w:jc w:val="center"/>
        </w:trPr>
        <w:tc>
          <w:tcPr>
            <w:tcW w:w="1949" w:type="dxa"/>
          </w:tcPr>
          <w:p w14:paraId="20FF824C" w14:textId="77777777" w:rsidR="008A0DA5" w:rsidRDefault="00000000">
            <w:pPr>
              <w:spacing w:after="40"/>
            </w:pPr>
            <w:ins w:id="1030" w:author="E.ON Netze" w:date="2026-07-12T02:57:00Z">
              <w:r>
                <w:rPr>
                  <w:rFonts w:cs="Calibri"/>
                  <w:sz w:val="16"/>
                </w:rPr>
                <w:t>30033</w:t>
              </w:r>
            </w:ins>
          </w:p>
        </w:tc>
        <w:tc>
          <w:tcPr>
            <w:tcW w:w="1949" w:type="dxa"/>
          </w:tcPr>
          <w:p w14:paraId="05366BB0" w14:textId="77777777" w:rsidR="008A0DA5" w:rsidRDefault="00000000">
            <w:pPr>
              <w:spacing w:after="40"/>
            </w:pPr>
            <w:ins w:id="1031" w:author="E.ON Netze" w:date="2026-07-11T11:11:00Z">
              <w:r>
                <w:rPr>
                  <w:rFonts w:cs="Calibri"/>
                  <w:sz w:val="16"/>
                </w:rPr>
                <w:t>Deckblatt/Disclaimer</w:t>
              </w:r>
            </w:ins>
          </w:p>
        </w:tc>
        <w:tc>
          <w:tcPr>
            <w:tcW w:w="1949" w:type="dxa"/>
          </w:tcPr>
          <w:p w14:paraId="13CDFCC2" w14:textId="77777777" w:rsidR="008A0DA5" w:rsidRDefault="00000000">
            <w:pPr>
              <w:spacing w:after="40"/>
            </w:pPr>
            <w:ins w:id="1032" w:author="E.ON Netze" w:date="2026-07-12T21:34:00Z">
              <w:r>
                <w:rPr>
                  <w:rFonts w:cs="Calibri"/>
                  <w:sz w:val="16"/>
                </w:rPr>
                <w:t>Verweis auf die Begleitdokumente Analyse_API_Guideline_1_0c.docx und Analyse_RzÜ_v1.1.docx entfernt.</w:t>
              </w:r>
            </w:ins>
          </w:p>
        </w:tc>
        <w:tc>
          <w:tcPr>
            <w:tcW w:w="1949" w:type="dxa"/>
          </w:tcPr>
          <w:p w14:paraId="60664C55" w14:textId="77777777" w:rsidR="008A0DA5" w:rsidRDefault="00000000">
            <w:pPr>
              <w:spacing w:after="40"/>
            </w:pPr>
            <w:ins w:id="1033" w:author="E.ON Netze" w:date="2026-07-14T13:18:00Z">
              <w:r>
                <w:rPr>
                  <w:rFonts w:cs="Calibri"/>
                  <w:sz w:val="16"/>
                </w:rPr>
                <w:t>Redaktionelle Bereinigung</w:t>
              </w:r>
            </w:ins>
          </w:p>
        </w:tc>
        <w:tc>
          <w:tcPr>
            <w:tcW w:w="1949" w:type="dxa"/>
          </w:tcPr>
          <w:p w14:paraId="4F8B3903" w14:textId="77777777" w:rsidR="008A0DA5" w:rsidRDefault="00000000">
            <w:pPr>
              <w:spacing w:after="40"/>
            </w:pPr>
            <w:ins w:id="1034" w:author="E.ON Netze" w:date="2026-07-08T06:30:00Z">
              <w:r>
                <w:rPr>
                  <w:rFonts w:cs="Calibri"/>
                  <w:sz w:val="16"/>
                </w:rPr>
                <w:t>1.0d</w:t>
              </w:r>
            </w:ins>
          </w:p>
        </w:tc>
      </w:tr>
      <w:tr w:rsidR="008A0DA5" w14:paraId="4A26DC0A" w14:textId="77777777">
        <w:trPr>
          <w:jc w:val="center"/>
        </w:trPr>
        <w:tc>
          <w:tcPr>
            <w:tcW w:w="1949" w:type="dxa"/>
          </w:tcPr>
          <w:p w14:paraId="2CF3F629" w14:textId="77777777" w:rsidR="008A0DA5" w:rsidRDefault="00000000">
            <w:pPr>
              <w:spacing w:after="40"/>
            </w:pPr>
            <w:ins w:id="1035" w:author="E.ON Netze" w:date="2026-07-13T21:59:00Z">
              <w:r>
                <w:rPr>
                  <w:rFonts w:cs="Calibri"/>
                  <w:sz w:val="16"/>
                </w:rPr>
                <w:t>30034</w:t>
              </w:r>
            </w:ins>
          </w:p>
        </w:tc>
        <w:tc>
          <w:tcPr>
            <w:tcW w:w="1949" w:type="dxa"/>
          </w:tcPr>
          <w:p w14:paraId="26374A3A" w14:textId="77777777" w:rsidR="008A0DA5" w:rsidRDefault="00000000">
            <w:pPr>
              <w:spacing w:after="40"/>
            </w:pPr>
            <w:ins w:id="1036" w:author="E.ON Netze" w:date="2026-07-14T10:16:00Z">
              <w:r>
                <w:rPr>
                  <w:rFonts w:cs="Calibri"/>
                  <w:sz w:val="16"/>
                </w:rPr>
                <w:t>Kapitel 1 Einleitung</w:t>
              </w:r>
            </w:ins>
          </w:p>
        </w:tc>
        <w:tc>
          <w:tcPr>
            <w:tcW w:w="1949" w:type="dxa"/>
          </w:tcPr>
          <w:p w14:paraId="322769EA" w14:textId="77777777" w:rsidR="008A0DA5" w:rsidRDefault="00000000">
            <w:pPr>
              <w:spacing w:after="40"/>
            </w:pPr>
            <w:ins w:id="1037" w:author="E.ON Netze" w:date="2026-07-09T11:14:00Z">
              <w:r>
                <w:rPr>
                  <w:rFonts w:cs="Calibri"/>
                  <w:sz w:val="16"/>
                </w:rPr>
                <w:t>Angabe „über 60 Schnittstellen“ wiederhergestellt (war Bestandteil des Ursprungstextes).</w:t>
              </w:r>
            </w:ins>
          </w:p>
        </w:tc>
        <w:tc>
          <w:tcPr>
            <w:tcW w:w="1949" w:type="dxa"/>
          </w:tcPr>
          <w:p w14:paraId="2D16FD7E" w14:textId="77777777" w:rsidR="008A0DA5" w:rsidRDefault="00000000">
            <w:pPr>
              <w:spacing w:after="40"/>
            </w:pPr>
            <w:ins w:id="1038" w:author="E.ON Netze" w:date="2026-07-12T11:34:00Z">
              <w:r>
                <w:rPr>
                  <w:rFonts w:cs="Calibri"/>
                  <w:sz w:val="16"/>
                </w:rPr>
                <w:t>Korrektur auf ausdrücklichen Wunsch</w:t>
              </w:r>
            </w:ins>
          </w:p>
        </w:tc>
        <w:tc>
          <w:tcPr>
            <w:tcW w:w="1949" w:type="dxa"/>
          </w:tcPr>
          <w:p w14:paraId="66078930" w14:textId="77777777" w:rsidR="008A0DA5" w:rsidRDefault="00000000">
            <w:pPr>
              <w:spacing w:after="40"/>
            </w:pPr>
            <w:ins w:id="1039" w:author="E.ON Netze" w:date="2026-07-13T19:07:00Z">
              <w:r>
                <w:rPr>
                  <w:rFonts w:cs="Calibri"/>
                  <w:sz w:val="16"/>
                </w:rPr>
                <w:t>1.0d</w:t>
              </w:r>
            </w:ins>
          </w:p>
        </w:tc>
      </w:tr>
      <w:tr w:rsidR="008A0DA5" w14:paraId="3773E76E" w14:textId="77777777">
        <w:trPr>
          <w:jc w:val="center"/>
        </w:trPr>
        <w:tc>
          <w:tcPr>
            <w:tcW w:w="1949" w:type="dxa"/>
          </w:tcPr>
          <w:p w14:paraId="4FD45129" w14:textId="77777777" w:rsidR="008A0DA5" w:rsidRDefault="00000000">
            <w:pPr>
              <w:spacing w:after="40"/>
            </w:pPr>
            <w:ins w:id="1040" w:author="E.ON Netze" w:date="2026-07-09T00:16:00Z">
              <w:r>
                <w:rPr>
                  <w:rFonts w:cs="Calibri"/>
                  <w:sz w:val="16"/>
                </w:rPr>
                <w:t>30035</w:t>
              </w:r>
            </w:ins>
          </w:p>
        </w:tc>
        <w:tc>
          <w:tcPr>
            <w:tcW w:w="1949" w:type="dxa"/>
          </w:tcPr>
          <w:p w14:paraId="1F3A7075" w14:textId="77777777" w:rsidR="008A0DA5" w:rsidRDefault="00000000">
            <w:pPr>
              <w:spacing w:after="40"/>
            </w:pPr>
            <w:ins w:id="1041" w:author="E.ON Netze" w:date="2026-07-11T03:20:00Z">
              <w:r>
                <w:rPr>
                  <w:rFonts w:cs="Calibri"/>
                  <w:sz w:val="16"/>
                </w:rPr>
                <w:t>Neue Übersichtstabelle in Kapitel 3.5</w:t>
              </w:r>
            </w:ins>
          </w:p>
        </w:tc>
        <w:tc>
          <w:tcPr>
            <w:tcW w:w="1949" w:type="dxa"/>
          </w:tcPr>
          <w:p w14:paraId="1FF8F4D3" w14:textId="77777777" w:rsidR="008A0DA5" w:rsidRDefault="00000000">
            <w:pPr>
              <w:spacing w:after="40"/>
            </w:pPr>
            <w:ins w:id="1042" w:author="E.ON Netze" w:date="2026-07-08T17:37:00Z">
              <w:r>
                <w:rPr>
                  <w:rFonts w:cs="Calibri"/>
                  <w:sz w:val="16"/>
                </w:rPr>
                <w:t>Vergleichstabelle Correlation-ID / Tracing / Tracking-Metrics mit jeweiligem Zweck und Standard/RFC ergänzt.</w:t>
              </w:r>
            </w:ins>
          </w:p>
        </w:tc>
        <w:tc>
          <w:tcPr>
            <w:tcW w:w="1949" w:type="dxa"/>
          </w:tcPr>
          <w:p w14:paraId="2CD4FE99" w14:textId="77777777" w:rsidR="008A0DA5" w:rsidRDefault="00000000">
            <w:pPr>
              <w:spacing w:after="40"/>
            </w:pPr>
            <w:ins w:id="1043" w:author="E.ON Netze" w:date="2026-07-11T07:14:00Z">
              <w:r>
                <w:rPr>
                  <w:rFonts w:cs="Calibri"/>
                  <w:sz w:val="16"/>
                </w:rPr>
                <w:t>Fehlende Gesamtübersicht über die drei Mechanismen</w:t>
              </w:r>
            </w:ins>
          </w:p>
        </w:tc>
        <w:tc>
          <w:tcPr>
            <w:tcW w:w="1949" w:type="dxa"/>
          </w:tcPr>
          <w:p w14:paraId="0237F30D" w14:textId="77777777" w:rsidR="008A0DA5" w:rsidRDefault="00000000">
            <w:pPr>
              <w:spacing w:after="40"/>
            </w:pPr>
            <w:ins w:id="1044" w:author="E.ON Netze" w:date="2026-07-13T10:16:00Z">
              <w:r>
                <w:rPr>
                  <w:rFonts w:cs="Calibri"/>
                  <w:sz w:val="16"/>
                </w:rPr>
                <w:t>1.0d</w:t>
              </w:r>
            </w:ins>
          </w:p>
        </w:tc>
      </w:tr>
      <w:tr w:rsidR="008A0DA5" w14:paraId="174E6CD2" w14:textId="77777777">
        <w:trPr>
          <w:jc w:val="center"/>
        </w:trPr>
        <w:tc>
          <w:tcPr>
            <w:tcW w:w="1949" w:type="dxa"/>
          </w:tcPr>
          <w:p w14:paraId="74823928" w14:textId="77777777" w:rsidR="008A0DA5" w:rsidRDefault="00000000">
            <w:pPr>
              <w:spacing w:after="40"/>
            </w:pPr>
            <w:ins w:id="1045" w:author="E.ON Netze" w:date="2026-07-08T12:03:00Z">
              <w:r>
                <w:rPr>
                  <w:rFonts w:cs="Calibri"/>
                  <w:sz w:val="16"/>
                </w:rPr>
                <w:t>30036</w:t>
              </w:r>
            </w:ins>
          </w:p>
        </w:tc>
        <w:tc>
          <w:tcPr>
            <w:tcW w:w="1949" w:type="dxa"/>
          </w:tcPr>
          <w:p w14:paraId="42D7AE57" w14:textId="77777777" w:rsidR="008A0DA5" w:rsidRDefault="00000000">
            <w:pPr>
              <w:spacing w:after="40"/>
            </w:pPr>
            <w:ins w:id="1046" w:author="E.ON Netze" w:date="2026-07-08T15:45:00Z">
              <w:r>
                <w:rPr>
                  <w:rFonts w:cs="Calibri"/>
                  <w:sz w:val="16"/>
                </w:rPr>
                <w:t>Kapitel 3.5.2 Kennzeichnung von Testaufrufen</w:t>
              </w:r>
            </w:ins>
          </w:p>
        </w:tc>
        <w:tc>
          <w:tcPr>
            <w:tcW w:w="1949" w:type="dxa"/>
          </w:tcPr>
          <w:p w14:paraId="67480E5A" w14:textId="77777777" w:rsidR="008A0DA5" w:rsidRDefault="00000000">
            <w:pPr>
              <w:spacing w:after="40"/>
            </w:pPr>
            <w:ins w:id="1047" w:author="E.ON Netze" w:date="2026-07-14T04:35:00Z">
              <w:r>
                <w:rPr>
                  <w:rFonts w:cs="Calibri"/>
                  <w:sz w:val="16"/>
                </w:rPr>
                <w:t>Alternative Kennzeichnung über den Prefer-Header (RFC 7240) als Übergangslösung ergänzt; Sandbox-Subdomain bleibt vorzugswürdig.</w:t>
              </w:r>
            </w:ins>
          </w:p>
        </w:tc>
        <w:tc>
          <w:tcPr>
            <w:tcW w:w="1949" w:type="dxa"/>
          </w:tcPr>
          <w:p w14:paraId="525B8F3A" w14:textId="77777777" w:rsidR="008A0DA5" w:rsidRDefault="00000000">
            <w:pPr>
              <w:spacing w:after="40"/>
            </w:pPr>
            <w:ins w:id="1048" w:author="E.ON Netze" w:date="2026-07-13T08:29:00Z">
              <w:r>
                <w:rPr>
                  <w:rFonts w:cs="Calibri"/>
                  <w:sz w:val="16"/>
                </w:rPr>
                <w:t>Praktikable Übergangslösung für Marktteilnehmer, die eine getrennte Sandbox-Umgebung nicht kurzfristig bereitstellen können</w:t>
              </w:r>
            </w:ins>
          </w:p>
        </w:tc>
        <w:tc>
          <w:tcPr>
            <w:tcW w:w="1949" w:type="dxa"/>
          </w:tcPr>
          <w:p w14:paraId="1D927991" w14:textId="77777777" w:rsidR="008A0DA5" w:rsidRDefault="00000000">
            <w:pPr>
              <w:spacing w:after="40"/>
            </w:pPr>
            <w:ins w:id="1049" w:author="E.ON Netze" w:date="2026-07-10T19:06:00Z">
              <w:r>
                <w:rPr>
                  <w:rFonts w:cs="Calibri"/>
                  <w:sz w:val="16"/>
                </w:rPr>
                <w:t>1.0d</w:t>
              </w:r>
            </w:ins>
          </w:p>
        </w:tc>
      </w:tr>
      <w:tr w:rsidR="008A0DA5" w14:paraId="3FC23AFB" w14:textId="77777777">
        <w:trPr>
          <w:jc w:val="center"/>
        </w:trPr>
        <w:tc>
          <w:tcPr>
            <w:tcW w:w="1949" w:type="dxa"/>
          </w:tcPr>
          <w:p w14:paraId="36B17028" w14:textId="77777777" w:rsidR="008A0DA5" w:rsidRDefault="00000000">
            <w:pPr>
              <w:spacing w:after="40"/>
            </w:pPr>
            <w:ins w:id="1050" w:author="E.ON Netze" w:date="2026-07-13T15:43:00Z">
              <w:r>
                <w:rPr>
                  <w:rFonts w:cs="Calibri"/>
                  <w:sz w:val="16"/>
                </w:rPr>
                <w:t>30037</w:t>
              </w:r>
            </w:ins>
          </w:p>
        </w:tc>
        <w:tc>
          <w:tcPr>
            <w:tcW w:w="1949" w:type="dxa"/>
          </w:tcPr>
          <w:p w14:paraId="50288D64" w14:textId="77777777" w:rsidR="008A0DA5" w:rsidRDefault="00000000">
            <w:pPr>
              <w:spacing w:after="40"/>
            </w:pPr>
            <w:ins w:id="1051" w:author="E.ON Netze" w:date="2026-07-13T00:41:00Z">
              <w:r>
                <w:rPr>
                  <w:rFonts w:cs="Calibri"/>
                  <w:sz w:val="16"/>
                </w:rPr>
                <w:t>Kapitel 3.10 Referenzierung von EBD und Codelisten</w:t>
              </w:r>
            </w:ins>
          </w:p>
        </w:tc>
        <w:tc>
          <w:tcPr>
            <w:tcW w:w="1949" w:type="dxa"/>
          </w:tcPr>
          <w:p w14:paraId="3EC50D85" w14:textId="77777777" w:rsidR="008A0DA5" w:rsidRDefault="00000000">
            <w:pPr>
              <w:spacing w:after="40"/>
            </w:pPr>
            <w:ins w:id="1052" w:author="E.ON Netze" w:date="2026-07-14T18:37:00Z">
              <w:r>
                <w:rPr>
                  <w:rFonts w:cs="Calibri"/>
                  <w:sz w:val="16"/>
                </w:rPr>
                <w:t>Laufzeitseitige EBD-Referenz als http-Header „EBD-Reference“ ergänzt; Abgrenzung zur entwurfszeitlichen x-ebd-reference-Spezifikationserweiterung klargestellt.</w:t>
              </w:r>
            </w:ins>
          </w:p>
        </w:tc>
        <w:tc>
          <w:tcPr>
            <w:tcW w:w="1949" w:type="dxa"/>
          </w:tcPr>
          <w:p w14:paraId="28A47924" w14:textId="77777777" w:rsidR="008A0DA5" w:rsidRDefault="00000000">
            <w:pPr>
              <w:spacing w:after="40"/>
            </w:pPr>
            <w:ins w:id="1053" w:author="E.ON Netze" w:date="2026-07-09T06:56:00Z">
              <w:r>
                <w:rPr>
                  <w:rFonts w:cs="Calibri"/>
                  <w:sz w:val="16"/>
                </w:rPr>
                <w:t>Prüfung ergab: EBD-Bezug gehört in den Header, konsistent mit dem übrigen Header-Muster dieser Guideline</w:t>
              </w:r>
            </w:ins>
          </w:p>
        </w:tc>
        <w:tc>
          <w:tcPr>
            <w:tcW w:w="1949" w:type="dxa"/>
          </w:tcPr>
          <w:p w14:paraId="48C81B0A" w14:textId="77777777" w:rsidR="008A0DA5" w:rsidRDefault="00000000">
            <w:pPr>
              <w:spacing w:after="40"/>
            </w:pPr>
            <w:ins w:id="1054" w:author="E.ON Netze" w:date="2026-07-12T06:29:00Z">
              <w:r>
                <w:rPr>
                  <w:rFonts w:cs="Calibri"/>
                  <w:sz w:val="16"/>
                </w:rPr>
                <w:t>1.0d</w:t>
              </w:r>
            </w:ins>
          </w:p>
        </w:tc>
      </w:tr>
      <w:tr w:rsidR="008A0DA5" w14:paraId="5A9371F4" w14:textId="77777777">
        <w:trPr>
          <w:jc w:val="center"/>
        </w:trPr>
        <w:tc>
          <w:tcPr>
            <w:tcW w:w="1949" w:type="dxa"/>
          </w:tcPr>
          <w:p w14:paraId="195D7BB0" w14:textId="77777777" w:rsidR="008A0DA5" w:rsidRDefault="00000000">
            <w:pPr>
              <w:spacing w:after="40"/>
            </w:pPr>
            <w:ins w:id="1055" w:author="E.ON Netze" w:date="2026-07-13T05:38:00Z">
              <w:r>
                <w:rPr>
                  <w:rFonts w:cs="Calibri"/>
                  <w:sz w:val="16"/>
                </w:rPr>
                <w:t>30038</w:t>
              </w:r>
            </w:ins>
          </w:p>
        </w:tc>
        <w:tc>
          <w:tcPr>
            <w:tcW w:w="1949" w:type="dxa"/>
          </w:tcPr>
          <w:p w14:paraId="325ED3DF" w14:textId="77777777" w:rsidR="008A0DA5" w:rsidRDefault="00000000">
            <w:pPr>
              <w:spacing w:after="40"/>
            </w:pPr>
            <w:ins w:id="1056" w:author="E.ON Netze" w:date="2026-07-09T05:02:00Z">
              <w:r>
                <w:rPr>
                  <w:rFonts w:cs="Calibri"/>
                  <w:sz w:val="16"/>
                </w:rPr>
                <w:t>Kapitel 3.10 Referenzierung von EBD und Codelisten</w:t>
              </w:r>
            </w:ins>
          </w:p>
        </w:tc>
        <w:tc>
          <w:tcPr>
            <w:tcW w:w="1949" w:type="dxa"/>
          </w:tcPr>
          <w:p w14:paraId="7AF2F00B" w14:textId="77777777" w:rsidR="008A0DA5" w:rsidRDefault="00000000">
            <w:pPr>
              <w:spacing w:after="40"/>
            </w:pPr>
            <w:ins w:id="1057" w:author="E.ON Netze" w:date="2026-07-07T07:39:00Z">
              <w:r>
                <w:rPr>
                  <w:rFonts w:cs="Calibri"/>
                  <w:sz w:val="16"/>
                </w:rPr>
                <w:t>JSON-Laufzeitbeispiel (Request/Response) ergänzt, das EBD-Reference eindeutig als Header von den fachlichen Payload-Daten abgrenzt; erläuternder Kommentar zum YAML-Beispiel ergänzt.</w:t>
              </w:r>
            </w:ins>
          </w:p>
        </w:tc>
        <w:tc>
          <w:tcPr>
            <w:tcW w:w="1949" w:type="dxa"/>
          </w:tcPr>
          <w:p w14:paraId="54EFD4A0" w14:textId="77777777" w:rsidR="008A0DA5" w:rsidRDefault="00000000">
            <w:pPr>
              <w:spacing w:after="40"/>
            </w:pPr>
            <w:ins w:id="1058" w:author="E.ON Netze" w:date="2026-07-08T01:50:00Z">
              <w:r>
                <w:rPr>
                  <w:rFonts w:cs="Calibri"/>
                  <w:sz w:val="16"/>
                </w:rPr>
                <w:t>Das bisherige YAML-Beispiel (Spezifikationsebene) konnte den Eindruck erwecken, x-ebd-reference sei Bestandteil des Payloads</w:t>
              </w:r>
            </w:ins>
          </w:p>
        </w:tc>
        <w:tc>
          <w:tcPr>
            <w:tcW w:w="1949" w:type="dxa"/>
          </w:tcPr>
          <w:p w14:paraId="0FBCD711" w14:textId="77777777" w:rsidR="008A0DA5" w:rsidRDefault="00000000">
            <w:pPr>
              <w:spacing w:after="40"/>
            </w:pPr>
            <w:ins w:id="1059" w:author="E.ON Netze" w:date="2026-07-13T10:10:00Z">
              <w:r>
                <w:rPr>
                  <w:rFonts w:cs="Calibri"/>
                  <w:sz w:val="16"/>
                </w:rPr>
                <w:t>1.0d</w:t>
              </w:r>
            </w:ins>
          </w:p>
        </w:tc>
      </w:tr>
      <w:tr w:rsidR="008A0DA5" w14:paraId="70D70296" w14:textId="77777777">
        <w:trPr>
          <w:jc w:val="center"/>
        </w:trPr>
        <w:tc>
          <w:tcPr>
            <w:tcW w:w="1949" w:type="dxa"/>
          </w:tcPr>
          <w:p w14:paraId="6587821E" w14:textId="77777777" w:rsidR="008A0DA5" w:rsidRDefault="00000000">
            <w:pPr>
              <w:spacing w:after="40"/>
            </w:pPr>
            <w:ins w:id="1060" w:author="E.ON Netze" w:date="2026-07-13T16:48:00Z">
              <w:r>
                <w:rPr>
                  <w:rFonts w:cs="Calibri"/>
                  <w:sz w:val="16"/>
                </w:rPr>
                <w:t>30039</w:t>
              </w:r>
            </w:ins>
          </w:p>
        </w:tc>
        <w:tc>
          <w:tcPr>
            <w:tcW w:w="1949" w:type="dxa"/>
          </w:tcPr>
          <w:p w14:paraId="1A97A8FE" w14:textId="77777777" w:rsidR="008A0DA5" w:rsidRDefault="00000000">
            <w:pPr>
              <w:spacing w:after="40"/>
            </w:pPr>
            <w:ins w:id="1061" w:author="E.ON Netze" w:date="2026-07-14T06:50:00Z">
              <w:r>
                <w:rPr>
                  <w:rFonts w:cs="Calibri"/>
                  <w:sz w:val="16"/>
                </w:rPr>
                <w:t>Kapitel 3.11 Berechnungsvorschriften</w:t>
              </w:r>
            </w:ins>
          </w:p>
        </w:tc>
        <w:tc>
          <w:tcPr>
            <w:tcW w:w="1949" w:type="dxa"/>
          </w:tcPr>
          <w:p w14:paraId="473AE7EC" w14:textId="77777777" w:rsidR="008A0DA5" w:rsidRDefault="00000000">
            <w:pPr>
              <w:spacing w:after="40"/>
            </w:pPr>
            <w:ins w:id="1062" w:author="E.ON Netze" w:date="2026-07-07T10:29:00Z">
              <w:r>
                <w:rPr>
                  <w:rFonts w:cs="Calibri"/>
                  <w:sz w:val="16"/>
                </w:rPr>
                <w:t>Objekt calculationRule mit den Eigenschaften formulaId und variables ergänzt; calculationFormula bleibt als Basistyp für die Formel-Zeichenkette bestehen.</w:t>
              </w:r>
            </w:ins>
          </w:p>
        </w:tc>
        <w:tc>
          <w:tcPr>
            <w:tcW w:w="1949" w:type="dxa"/>
          </w:tcPr>
          <w:p w14:paraId="39E025CC" w14:textId="77777777" w:rsidR="008A0DA5" w:rsidRDefault="00000000">
            <w:pPr>
              <w:spacing w:after="40"/>
            </w:pPr>
            <w:ins w:id="1063" w:author="E.ON Netze" w:date="2026-07-09T13:41:00Z">
              <w:r>
                <w:rPr>
                  <w:rFonts w:cs="Calibri"/>
                  <w:sz w:val="16"/>
                </w:rPr>
                <w:t>Ohne variables blieben in der Formel referenzierte Kurzbezeichner (z. B. Me123) maschinell nicht auflösbar (Verstoß gegen Explizitheit); ohne formulaId war eine bereits übermittelte Formel nicht ohne erneute Vollübertragung referenzierbar (Verstoß gegen Eindeutigkeit)</w:t>
              </w:r>
            </w:ins>
          </w:p>
        </w:tc>
        <w:tc>
          <w:tcPr>
            <w:tcW w:w="1949" w:type="dxa"/>
          </w:tcPr>
          <w:p w14:paraId="6716CD83" w14:textId="77777777" w:rsidR="008A0DA5" w:rsidRDefault="00000000">
            <w:pPr>
              <w:spacing w:after="40"/>
            </w:pPr>
            <w:ins w:id="1064" w:author="E.ON Netze" w:date="2026-07-12T15:34:00Z">
              <w:r>
                <w:rPr>
                  <w:rFonts w:cs="Calibri"/>
                  <w:sz w:val="16"/>
                </w:rPr>
                <w:t>1.0d</w:t>
              </w:r>
            </w:ins>
          </w:p>
        </w:tc>
      </w:tr>
      <w:tr w:rsidR="008A0DA5" w14:paraId="6182FB8C" w14:textId="77777777">
        <w:trPr>
          <w:jc w:val="center"/>
        </w:trPr>
        <w:tc>
          <w:tcPr>
            <w:tcW w:w="1949" w:type="dxa"/>
          </w:tcPr>
          <w:p w14:paraId="038B3932" w14:textId="77777777" w:rsidR="008A0DA5" w:rsidRDefault="00000000">
            <w:pPr>
              <w:spacing w:after="40"/>
            </w:pPr>
            <w:ins w:id="1065" w:author="E.ON Netze" w:date="2026-07-13T06:52:00Z">
              <w:r>
                <w:rPr>
                  <w:rFonts w:cs="Calibri"/>
                  <w:sz w:val="16"/>
                </w:rPr>
                <w:t>30040</w:t>
              </w:r>
            </w:ins>
          </w:p>
        </w:tc>
        <w:tc>
          <w:tcPr>
            <w:tcW w:w="1949" w:type="dxa"/>
          </w:tcPr>
          <w:p w14:paraId="0F1DDAA8" w14:textId="77777777" w:rsidR="008A0DA5" w:rsidRDefault="00000000">
            <w:pPr>
              <w:spacing w:after="40"/>
            </w:pPr>
            <w:ins w:id="1066" w:author="E.ON Netze" w:date="2026-07-14T06:13:00Z">
              <w:r>
                <w:rPr>
                  <w:rFonts w:cs="Calibri"/>
                  <w:sz w:val="16"/>
                </w:rPr>
                <w:t xml:space="preserve">Kapitel 3.5 Bestandteile eines jeden </w:t>
              </w:r>
              <w:r>
                <w:rPr>
                  <w:rFonts w:cs="Calibri"/>
                  <w:sz w:val="16"/>
                </w:rPr>
                <w:lastRenderedPageBreak/>
                <w:t>API-Webdienstes</w:t>
              </w:r>
            </w:ins>
          </w:p>
        </w:tc>
        <w:tc>
          <w:tcPr>
            <w:tcW w:w="1949" w:type="dxa"/>
          </w:tcPr>
          <w:p w14:paraId="075A07F2" w14:textId="77777777" w:rsidR="008A0DA5" w:rsidRDefault="00000000">
            <w:pPr>
              <w:spacing w:after="40"/>
            </w:pPr>
            <w:ins w:id="1067" w:author="E.ON Netze" w:date="2026-07-13T18:38:00Z">
              <w:r>
                <w:rPr>
                  <w:rFonts w:cs="Calibri"/>
                  <w:sz w:val="16"/>
                </w:rPr>
                <w:lastRenderedPageBreak/>
                <w:t xml:space="preserve">Feldliste technisch als Änderungsdokumentation nachgezeichnet: </w:t>
              </w:r>
              <w:r>
                <w:rPr>
                  <w:rFonts w:cs="Calibri"/>
                  <w:sz w:val="16"/>
                </w:rPr>
                <w:lastRenderedPageBreak/>
                <w:t>transactionId, initialTransactionId und referenceId nun durchgestrichen (Original 1.0c), traceparent/tracestate/correlationId als Einfügung; ebenso „Schemata“ zu „Header“ und die Header-only-Regel als Einfügung markiert.</w:t>
              </w:r>
            </w:ins>
          </w:p>
        </w:tc>
        <w:tc>
          <w:tcPr>
            <w:tcW w:w="1949" w:type="dxa"/>
          </w:tcPr>
          <w:p w14:paraId="23EF8923" w14:textId="77777777" w:rsidR="008A0DA5" w:rsidRDefault="00000000">
            <w:pPr>
              <w:spacing w:after="40"/>
            </w:pPr>
            <w:ins w:id="1068" w:author="E.ON Netze" w:date="2026-07-14T06:24:00Z">
              <w:r>
                <w:rPr>
                  <w:rFonts w:cs="Calibri"/>
                  <w:sz w:val="16"/>
                </w:rPr>
                <w:lastRenderedPageBreak/>
                <w:t xml:space="preserve">Bislang waren die neuen Feldnamen ohne erkennbare </w:t>
              </w:r>
              <w:r>
                <w:rPr>
                  <w:rFonts w:cs="Calibri"/>
                  <w:sz w:val="16"/>
                </w:rPr>
                <w:lastRenderedPageBreak/>
                <w:t>Änderungsmarkierung gegenüber dem Original 1.0c dargestellt</w:t>
              </w:r>
            </w:ins>
          </w:p>
        </w:tc>
        <w:tc>
          <w:tcPr>
            <w:tcW w:w="1949" w:type="dxa"/>
          </w:tcPr>
          <w:p w14:paraId="376CBC5D" w14:textId="77777777" w:rsidR="008A0DA5" w:rsidRDefault="00000000">
            <w:pPr>
              <w:spacing w:after="40"/>
            </w:pPr>
            <w:ins w:id="1069" w:author="E.ON Netze" w:date="2026-07-09T18:05:00Z">
              <w:r>
                <w:rPr>
                  <w:rFonts w:cs="Calibri"/>
                  <w:sz w:val="16"/>
                </w:rPr>
                <w:lastRenderedPageBreak/>
                <w:t>1.0d</w:t>
              </w:r>
            </w:ins>
          </w:p>
        </w:tc>
      </w:tr>
      <w:tr w:rsidR="008A0DA5" w14:paraId="22693F66" w14:textId="77777777">
        <w:trPr>
          <w:jc w:val="center"/>
        </w:trPr>
        <w:tc>
          <w:tcPr>
            <w:tcW w:w="1949" w:type="dxa"/>
          </w:tcPr>
          <w:p w14:paraId="78F919CD" w14:textId="77777777" w:rsidR="008A0DA5" w:rsidRDefault="00000000">
            <w:pPr>
              <w:spacing w:after="40"/>
            </w:pPr>
            <w:ins w:id="1070" w:author="E.ON Netze" w:date="2026-07-13T13:00:00Z">
              <w:r>
                <w:rPr>
                  <w:rFonts w:cs="Calibri"/>
                  <w:sz w:val="16"/>
                </w:rPr>
                <w:t>30041</w:t>
              </w:r>
            </w:ins>
          </w:p>
        </w:tc>
        <w:tc>
          <w:tcPr>
            <w:tcW w:w="1949" w:type="dxa"/>
          </w:tcPr>
          <w:p w14:paraId="075FB58D" w14:textId="77777777" w:rsidR="008A0DA5" w:rsidRDefault="00000000">
            <w:pPr>
              <w:spacing w:after="40"/>
            </w:pPr>
            <w:ins w:id="1071" w:author="E.ON Netze" w:date="2026-07-08T08:01:00Z">
              <w:r>
                <w:rPr>
                  <w:rFonts w:cs="Calibri"/>
                  <w:sz w:val="16"/>
                </w:rPr>
                <w:t>Kapitel 3.11 Berechnungsvorschriften</w:t>
              </w:r>
            </w:ins>
          </w:p>
        </w:tc>
        <w:tc>
          <w:tcPr>
            <w:tcW w:w="1949" w:type="dxa"/>
          </w:tcPr>
          <w:p w14:paraId="7DC4A13C" w14:textId="77777777" w:rsidR="008A0DA5" w:rsidRDefault="00000000">
            <w:pPr>
              <w:spacing w:after="40"/>
            </w:pPr>
            <w:ins w:id="1072" w:author="E.ON Netze" w:date="2026-07-07T09:41:00Z">
              <w:r>
                <w:rPr>
                  <w:rFonts w:cs="Calibri"/>
                  <w:sz w:val="16"/>
                </w:rPr>
                <w:t>Kapitel-Hinweis um die Auswirkungen der Standardverwendung (OpenFormula/ISO-IEC 26300-2) erweitert: Mehraufwand, fehlende Standardtools und erschwerte Migration bei proprietärem Format.</w:t>
              </w:r>
            </w:ins>
          </w:p>
        </w:tc>
        <w:tc>
          <w:tcPr>
            <w:tcW w:w="1949" w:type="dxa"/>
          </w:tcPr>
          <w:p w14:paraId="7B6A71C8" w14:textId="77777777" w:rsidR="008A0DA5" w:rsidRDefault="00000000">
            <w:pPr>
              <w:spacing w:after="40"/>
            </w:pPr>
            <w:ins w:id="1073" w:author="E.ON Netze" w:date="2026-07-12T07:58:00Z">
              <w:r>
                <w:rPr>
                  <w:rFonts w:cs="Calibri"/>
                  <w:sz w:val="16"/>
                </w:rPr>
                <w:t>Verdeutlichung der wirtschaftlichen Tragweite der Standardentscheidung</w:t>
              </w:r>
            </w:ins>
          </w:p>
        </w:tc>
        <w:tc>
          <w:tcPr>
            <w:tcW w:w="1949" w:type="dxa"/>
          </w:tcPr>
          <w:p w14:paraId="3D9BF094" w14:textId="77777777" w:rsidR="008A0DA5" w:rsidRDefault="00000000">
            <w:pPr>
              <w:spacing w:after="40"/>
            </w:pPr>
            <w:ins w:id="1074" w:author="E.ON Netze" w:date="2026-07-08T09:09:00Z">
              <w:r>
                <w:rPr>
                  <w:rFonts w:cs="Calibri"/>
                  <w:sz w:val="16"/>
                </w:rPr>
                <w:t>1.0d</w:t>
              </w:r>
            </w:ins>
          </w:p>
        </w:tc>
      </w:tr>
      <w:tr w:rsidR="008A0DA5" w14:paraId="6D3C7672" w14:textId="77777777">
        <w:trPr>
          <w:jc w:val="center"/>
        </w:trPr>
        <w:tc>
          <w:tcPr>
            <w:tcW w:w="1949" w:type="dxa"/>
          </w:tcPr>
          <w:p w14:paraId="3AB1F988" w14:textId="77777777" w:rsidR="008A0DA5" w:rsidRDefault="00000000">
            <w:pPr>
              <w:spacing w:after="40"/>
            </w:pPr>
            <w:ins w:id="1075" w:author="E.ON Netze" w:date="2026-07-08T17:54:00Z">
              <w:r>
                <w:rPr>
                  <w:rFonts w:cs="Calibri"/>
                  <w:sz w:val="16"/>
                </w:rPr>
                <w:t>30042</w:t>
              </w:r>
            </w:ins>
          </w:p>
        </w:tc>
        <w:tc>
          <w:tcPr>
            <w:tcW w:w="1949" w:type="dxa"/>
          </w:tcPr>
          <w:p w14:paraId="58BEA933" w14:textId="77777777" w:rsidR="008A0DA5" w:rsidRDefault="00000000">
            <w:pPr>
              <w:spacing w:after="40"/>
            </w:pPr>
            <w:ins w:id="1076" w:author="E.ON Netze" w:date="2026-07-13T10:45:00Z">
              <w:r>
                <w:rPr>
                  <w:rFonts w:cs="Calibri"/>
                  <w:sz w:val="16"/>
                </w:rPr>
                <w:t>Kapitel 4.2 Automatisierte Validierung</w:t>
              </w:r>
            </w:ins>
          </w:p>
        </w:tc>
        <w:tc>
          <w:tcPr>
            <w:tcW w:w="1949" w:type="dxa"/>
          </w:tcPr>
          <w:p w14:paraId="256DFEB8" w14:textId="77777777" w:rsidR="008A0DA5" w:rsidRDefault="00000000">
            <w:pPr>
              <w:spacing w:after="40"/>
            </w:pPr>
            <w:ins w:id="1077" w:author="E.ON Netze" w:date="2026-07-14T16:26:00Z">
              <w:r>
                <w:rPr>
                  <w:rFonts w:cs="Calibri"/>
                  <w:sz w:val="16"/>
                </w:rPr>
                <w:t>MUST-Regel ergänzt: Datei-/Schema-Namen dürfen keine Versionsnummer enthalten (kein maloIdentV2.yaml); Versionierung erfolgt ausschließlich über Branches (Kapitel 4.1) und Content Negotiation (Kapitel 3.2). Beispiel und index.yaml-Regel entsprechend korrigiert (maloIdent.yaml statt maloIdentV2.yaml).</w:t>
              </w:r>
            </w:ins>
          </w:p>
        </w:tc>
        <w:tc>
          <w:tcPr>
            <w:tcW w:w="1949" w:type="dxa"/>
          </w:tcPr>
          <w:p w14:paraId="07D18F9F" w14:textId="77777777" w:rsidR="008A0DA5" w:rsidRDefault="00000000">
            <w:pPr>
              <w:spacing w:after="40"/>
            </w:pPr>
            <w:ins w:id="1078" w:author="E.ON Netze" w:date="2026-07-07T08:00:00Z">
              <w:r>
                <w:rPr>
                  <w:rFonts w:cs="Calibri"/>
                  <w:sz w:val="16"/>
                </w:rPr>
                <w:t>Versionsnummern in Datei-/Schemanamen führen über Jahre zu unkontrolliertem Aufwuchs paralleler Feldversionen; Feldversionen ergeben sich bereits automatisch aus der im Header referenzierten Schnittstellenversion</w:t>
              </w:r>
            </w:ins>
          </w:p>
        </w:tc>
        <w:tc>
          <w:tcPr>
            <w:tcW w:w="1949" w:type="dxa"/>
          </w:tcPr>
          <w:p w14:paraId="0D7F71C6" w14:textId="77777777" w:rsidR="008A0DA5" w:rsidRDefault="00000000">
            <w:pPr>
              <w:spacing w:after="40"/>
            </w:pPr>
            <w:ins w:id="1079" w:author="E.ON Netze" w:date="2026-07-14T08:29:00Z">
              <w:r>
                <w:rPr>
                  <w:rFonts w:cs="Calibri"/>
                  <w:sz w:val="16"/>
                </w:rPr>
                <w:t>1.0d</w:t>
              </w:r>
            </w:ins>
          </w:p>
        </w:tc>
      </w:tr>
      <w:tr w:rsidR="008A0DA5" w14:paraId="0DB2B31A" w14:textId="77777777">
        <w:trPr>
          <w:jc w:val="center"/>
        </w:trPr>
        <w:tc>
          <w:tcPr>
            <w:tcW w:w="1949" w:type="dxa"/>
          </w:tcPr>
          <w:p w14:paraId="4398D220" w14:textId="77777777" w:rsidR="008A0DA5" w:rsidRDefault="00000000">
            <w:pPr>
              <w:spacing w:after="40"/>
            </w:pPr>
            <w:ins w:id="1080" w:author="E.ON Netze" w:date="2026-07-13T01:25:00Z">
              <w:r>
                <w:rPr>
                  <w:rFonts w:cs="Calibri"/>
                  <w:sz w:val="16"/>
                </w:rPr>
                <w:t>30043</w:t>
              </w:r>
            </w:ins>
          </w:p>
        </w:tc>
        <w:tc>
          <w:tcPr>
            <w:tcW w:w="1949" w:type="dxa"/>
          </w:tcPr>
          <w:p w14:paraId="58C1DFE1" w14:textId="77777777" w:rsidR="008A0DA5" w:rsidRDefault="00000000">
            <w:pPr>
              <w:spacing w:after="40"/>
            </w:pPr>
            <w:ins w:id="1081" w:author="E.ON Netze" w:date="2026-07-10T23:47:00Z">
              <w:r>
                <w:rPr>
                  <w:rFonts w:cs="Calibri"/>
                  <w:sz w:val="16"/>
                </w:rPr>
                <w:t>Kapitel 3.5 Bestandteile eines jeden API-Webdienstes</w:t>
              </w:r>
            </w:ins>
          </w:p>
        </w:tc>
        <w:tc>
          <w:tcPr>
            <w:tcW w:w="1949" w:type="dxa"/>
          </w:tcPr>
          <w:p w14:paraId="20B694CE" w14:textId="77777777" w:rsidR="008A0DA5" w:rsidRDefault="00000000">
            <w:pPr>
              <w:spacing w:after="40"/>
            </w:pPr>
            <w:ins w:id="1082" w:author="E.ON Netze" w:date="2026-07-12T19:37:00Z">
              <w:r>
                <w:rPr>
                  <w:rFonts w:cs="Calibri"/>
                  <w:sz w:val="16"/>
                </w:rPr>
                <w:t>Hinweis ergänzt: Erst das standardisierte Tracing-/Tracking-Modell ermöglicht der Bundesnetzagentur ein marktweites Monitoring mit Standardtools ohne Eigenentwicklung, u. a. zur proaktiven Erkennung von Auffälligkeiten zwischen Marktpartnern im Hub-Umfeld.</w:t>
              </w:r>
            </w:ins>
          </w:p>
        </w:tc>
        <w:tc>
          <w:tcPr>
            <w:tcW w:w="1949" w:type="dxa"/>
          </w:tcPr>
          <w:p w14:paraId="1777630D" w14:textId="77777777" w:rsidR="008A0DA5" w:rsidRDefault="00000000">
            <w:pPr>
              <w:spacing w:after="40"/>
            </w:pPr>
            <w:ins w:id="1083" w:author="E.ON Netze" w:date="2026-07-13T21:38:00Z">
              <w:r>
                <w:rPr>
                  <w:rFonts w:cs="Calibri"/>
                  <w:sz w:val="16"/>
                </w:rPr>
                <w:t>Verdeutlichung des regulatorischen Nutzens der Standardisierung</w:t>
              </w:r>
            </w:ins>
          </w:p>
        </w:tc>
        <w:tc>
          <w:tcPr>
            <w:tcW w:w="1949" w:type="dxa"/>
          </w:tcPr>
          <w:p w14:paraId="5A1FB6BF" w14:textId="77777777" w:rsidR="008A0DA5" w:rsidRDefault="00000000">
            <w:pPr>
              <w:spacing w:after="40"/>
            </w:pPr>
            <w:ins w:id="1084" w:author="E.ON Netze" w:date="2026-07-09T21:48:00Z">
              <w:r>
                <w:rPr>
                  <w:rFonts w:cs="Calibri"/>
                  <w:sz w:val="16"/>
                </w:rPr>
                <w:t>1.0d</w:t>
              </w:r>
            </w:ins>
          </w:p>
        </w:tc>
      </w:tr>
      <w:tr w:rsidR="008A0DA5" w14:paraId="406C265E" w14:textId="77777777">
        <w:trPr>
          <w:jc w:val="center"/>
        </w:trPr>
        <w:tc>
          <w:tcPr>
            <w:tcW w:w="1949" w:type="dxa"/>
          </w:tcPr>
          <w:p w14:paraId="1B8DADA3" w14:textId="77777777" w:rsidR="008A0DA5" w:rsidRDefault="00000000">
            <w:pPr>
              <w:spacing w:after="40"/>
            </w:pPr>
            <w:ins w:id="1085" w:author="E.ON Netze" w:date="2026-07-13T14:55:00Z">
              <w:r>
                <w:rPr>
                  <w:rFonts w:cs="Calibri"/>
                  <w:sz w:val="16"/>
                </w:rPr>
                <w:t>30044</w:t>
              </w:r>
            </w:ins>
          </w:p>
        </w:tc>
        <w:tc>
          <w:tcPr>
            <w:tcW w:w="1949" w:type="dxa"/>
          </w:tcPr>
          <w:p w14:paraId="254AFABE" w14:textId="77777777" w:rsidR="008A0DA5" w:rsidRDefault="00000000">
            <w:pPr>
              <w:spacing w:after="40"/>
            </w:pPr>
            <w:ins w:id="1086" w:author="E.ON Netze" w:date="2026-07-09T04:55:00Z">
              <w:r>
                <w:rPr>
                  <w:rFonts w:cs="Calibri"/>
                  <w:sz w:val="16"/>
                </w:rPr>
                <w:t>Alle Kapitel (Änderungsverfolgung/Kommentare)</w:t>
              </w:r>
            </w:ins>
          </w:p>
        </w:tc>
        <w:tc>
          <w:tcPr>
            <w:tcW w:w="1949" w:type="dxa"/>
          </w:tcPr>
          <w:p w14:paraId="48820B29" w14:textId="77777777" w:rsidR="008A0DA5" w:rsidRDefault="00000000">
            <w:pPr>
              <w:spacing w:after="40"/>
            </w:pPr>
            <w:ins w:id="1087" w:author="E.ON Netze" w:date="2026-07-13T14:51:00Z">
              <w:r>
                <w:rPr>
                  <w:rFonts w:cs="Calibri"/>
                  <w:sz w:val="16"/>
                </w:rPr>
                <w:t>Autorenbezeichnung sämtlicher nachverfolgter Änderungen und Kommentare von „E.ON“ auf „E.ON Netze“ geändert.</w:t>
              </w:r>
            </w:ins>
          </w:p>
        </w:tc>
        <w:tc>
          <w:tcPr>
            <w:tcW w:w="1949" w:type="dxa"/>
          </w:tcPr>
          <w:p w14:paraId="3FF31051" w14:textId="77777777" w:rsidR="008A0DA5" w:rsidRDefault="00000000">
            <w:pPr>
              <w:spacing w:after="40"/>
            </w:pPr>
            <w:ins w:id="1088" w:author="E.ON Netze" w:date="2026-07-12T03:58:00Z">
              <w:r>
                <w:rPr>
                  <w:rFonts w:cs="Calibri"/>
                  <w:sz w:val="16"/>
                </w:rPr>
                <w:t>Korrektur auf ausdrücklichen Wunsch</w:t>
              </w:r>
            </w:ins>
          </w:p>
        </w:tc>
        <w:tc>
          <w:tcPr>
            <w:tcW w:w="1949" w:type="dxa"/>
          </w:tcPr>
          <w:p w14:paraId="6AC5C6E5" w14:textId="77777777" w:rsidR="008A0DA5" w:rsidRDefault="00000000">
            <w:pPr>
              <w:spacing w:after="40"/>
            </w:pPr>
            <w:ins w:id="1089" w:author="E.ON Netze" w:date="2026-07-11T23:45:00Z">
              <w:r>
                <w:rPr>
                  <w:rFonts w:cs="Calibri"/>
                  <w:sz w:val="16"/>
                </w:rPr>
                <w:t>1.0d</w:t>
              </w:r>
            </w:ins>
          </w:p>
        </w:tc>
      </w:tr>
      <w:tr w:rsidR="008A0DA5" w14:paraId="08B3D86E" w14:textId="77777777">
        <w:trPr>
          <w:jc w:val="center"/>
        </w:trPr>
        <w:tc>
          <w:tcPr>
            <w:tcW w:w="1949" w:type="dxa"/>
          </w:tcPr>
          <w:p w14:paraId="1008C2A3" w14:textId="77777777" w:rsidR="008A0DA5" w:rsidRDefault="00000000">
            <w:pPr>
              <w:spacing w:after="40"/>
            </w:pPr>
            <w:ins w:id="1090" w:author="E.ON Netze" w:date="2026-07-08T08:54:00Z">
              <w:r>
                <w:rPr>
                  <w:rFonts w:cs="Calibri"/>
                  <w:sz w:val="16"/>
                </w:rPr>
                <w:t>30045</w:t>
              </w:r>
            </w:ins>
          </w:p>
        </w:tc>
        <w:tc>
          <w:tcPr>
            <w:tcW w:w="1949" w:type="dxa"/>
          </w:tcPr>
          <w:p w14:paraId="3B1F9C90" w14:textId="77777777" w:rsidR="008A0DA5" w:rsidRDefault="00000000">
            <w:pPr>
              <w:spacing w:after="40"/>
            </w:pPr>
            <w:ins w:id="1091" w:author="E.ON Netze" w:date="2026-07-13T04:48:00Z">
              <w:r>
                <w:rPr>
                  <w:rFonts w:cs="Calibri"/>
                  <w:sz w:val="16"/>
                </w:rPr>
                <w:t>Neues Kapitel 1.1.1 Standardisierungsprüfung</w:t>
              </w:r>
            </w:ins>
          </w:p>
        </w:tc>
        <w:tc>
          <w:tcPr>
            <w:tcW w:w="1949" w:type="dxa"/>
          </w:tcPr>
          <w:p w14:paraId="46C626BD" w14:textId="77777777" w:rsidR="008A0DA5" w:rsidRDefault="00000000">
            <w:pPr>
              <w:spacing w:after="40"/>
            </w:pPr>
            <w:ins w:id="1092" w:author="E.ON Netze" w:date="2026-07-11T03:27:00Z">
              <w:r>
                <w:rPr>
                  <w:rFonts w:cs="Calibri"/>
                  <w:sz w:val="16"/>
                </w:rPr>
                <w:t>Verpflichtung ergänzt, bei jeder Änderung/Neuaufnahme von Feldern, APIs, Funktionen und Headern auf vorhandene Standards (RFC, gesetzliche/BSI-Vorgaben) oder marktübliche Best Practice zu prüfen; zusätzliche Prüfkriterien Standardtool-Nutzbarkeit, Herstellerneutralität und EU-Zukunftsfestigkeit; Zielbild Automatisierung/KI-Prozessautomatisierung und BNetzA-Monitoring; Hinweis zu KI-Process-Mining.</w:t>
              </w:r>
            </w:ins>
          </w:p>
        </w:tc>
        <w:tc>
          <w:tcPr>
            <w:tcW w:w="1949" w:type="dxa"/>
          </w:tcPr>
          <w:p w14:paraId="3AC9061D" w14:textId="77777777" w:rsidR="008A0DA5" w:rsidRDefault="00000000">
            <w:pPr>
              <w:spacing w:after="40"/>
            </w:pPr>
            <w:ins w:id="1093" w:author="E.ON Netze" w:date="2026-07-08T07:15:00Z">
              <w:r>
                <w:rPr>
                  <w:rFonts w:cs="Calibri"/>
                  <w:sz w:val="16"/>
                </w:rPr>
                <w:t>Verankerung eines dauerhaften, wiederholbaren Prüfmaßstabs für künftige Änderungen dieser Guideline</w:t>
              </w:r>
            </w:ins>
          </w:p>
        </w:tc>
        <w:tc>
          <w:tcPr>
            <w:tcW w:w="1949" w:type="dxa"/>
          </w:tcPr>
          <w:p w14:paraId="4CFC5E20" w14:textId="77777777" w:rsidR="008A0DA5" w:rsidRDefault="00000000">
            <w:pPr>
              <w:spacing w:after="40"/>
            </w:pPr>
            <w:ins w:id="1094" w:author="E.ON Netze" w:date="2026-07-11T15:10:00Z">
              <w:r>
                <w:rPr>
                  <w:rFonts w:cs="Calibri"/>
                  <w:sz w:val="16"/>
                </w:rPr>
                <w:t>1.0d</w:t>
              </w:r>
            </w:ins>
          </w:p>
        </w:tc>
      </w:tr>
      <w:tr w:rsidR="008A0DA5" w14:paraId="5729D1BC" w14:textId="77777777">
        <w:trPr>
          <w:jc w:val="center"/>
        </w:trPr>
        <w:tc>
          <w:tcPr>
            <w:tcW w:w="1949" w:type="dxa"/>
          </w:tcPr>
          <w:p w14:paraId="7682AF87" w14:textId="77777777" w:rsidR="008A0DA5" w:rsidRDefault="00000000">
            <w:pPr>
              <w:spacing w:after="40"/>
            </w:pPr>
            <w:ins w:id="1095" w:author="E.ON Netze" w:date="2026-07-07T08:20:00Z">
              <w:r>
                <w:rPr>
                  <w:rFonts w:cs="Calibri"/>
                  <w:sz w:val="16"/>
                </w:rPr>
                <w:t>30046</w:t>
              </w:r>
            </w:ins>
          </w:p>
        </w:tc>
        <w:tc>
          <w:tcPr>
            <w:tcW w:w="1949" w:type="dxa"/>
          </w:tcPr>
          <w:p w14:paraId="0E94B765" w14:textId="77777777" w:rsidR="008A0DA5" w:rsidRDefault="00000000">
            <w:pPr>
              <w:spacing w:after="40"/>
            </w:pPr>
            <w:ins w:id="1096" w:author="E.ON Netze" w:date="2026-07-11T09:42:00Z">
              <w:r>
                <w:rPr>
                  <w:rFonts w:cs="Calibri"/>
                  <w:sz w:val="16"/>
                </w:rPr>
                <w:t>Kapitel 1.1.1 Standardisierungsprüfung</w:t>
              </w:r>
            </w:ins>
          </w:p>
        </w:tc>
        <w:tc>
          <w:tcPr>
            <w:tcW w:w="1949" w:type="dxa"/>
          </w:tcPr>
          <w:p w14:paraId="7A4C6026" w14:textId="77777777" w:rsidR="008A0DA5" w:rsidRDefault="00000000">
            <w:pPr>
              <w:spacing w:after="40"/>
            </w:pPr>
            <w:ins w:id="1097" w:author="E.ON Netze" w:date="2026-07-10T10:07:00Z">
              <w:r>
                <w:rPr>
                  <w:rFonts w:cs="Calibri"/>
                  <w:sz w:val="16"/>
                </w:rPr>
                <w:t>Prüfkriterium „modernste verfügbare Form“ ergänzt; „EU-Vorgaben“ zu „gesetzliche Vorgaben“ verallgemeinert; neue MUST-Regel zur Auflösung widersprüchlicher Vorgaben/Standards (stets modernste bzw. sicherheitstechnisch fortschrittlichste Fassung); „Ziel der Standardisierungsprüfung“ von Fließtext in Kommentar überführt.</w:t>
              </w:r>
            </w:ins>
          </w:p>
        </w:tc>
        <w:tc>
          <w:tcPr>
            <w:tcW w:w="1949" w:type="dxa"/>
          </w:tcPr>
          <w:p w14:paraId="5F11966D" w14:textId="77777777" w:rsidR="008A0DA5" w:rsidRDefault="00000000">
            <w:pPr>
              <w:spacing w:after="40"/>
            </w:pPr>
            <w:ins w:id="1098" w:author="E.ON Netze" w:date="2026-07-07T11:43:00Z">
              <w:r>
                <w:rPr>
                  <w:rFonts w:cs="Calibri"/>
                  <w:sz w:val="16"/>
                </w:rPr>
                <w:t>Diese Guideline wird absehbar für Jahre Grundlage aller API-Webdienste sein; Klarstellung des Vorrangs bei sich widersprechenden RFCs/Standards; redaktionelle Trennung von normativem Text und erläuterndem Hinweis</w:t>
              </w:r>
            </w:ins>
          </w:p>
        </w:tc>
        <w:tc>
          <w:tcPr>
            <w:tcW w:w="1949" w:type="dxa"/>
          </w:tcPr>
          <w:p w14:paraId="40C4C0EB" w14:textId="77777777" w:rsidR="008A0DA5" w:rsidRDefault="00000000">
            <w:pPr>
              <w:spacing w:after="40"/>
            </w:pPr>
            <w:ins w:id="1099" w:author="E.ON Netze" w:date="2026-07-13T17:20:00Z">
              <w:r>
                <w:rPr>
                  <w:rFonts w:cs="Calibri"/>
                  <w:sz w:val="16"/>
                </w:rPr>
                <w:t>1.0d</w:t>
              </w:r>
            </w:ins>
          </w:p>
        </w:tc>
      </w:tr>
    </w:tbl>
    <w:p w14:paraId="7A5FF561" w14:textId="77777777" w:rsidR="008A0DA5" w:rsidRDefault="008A0DA5"/>
    <w:p w14:paraId="4E559382" w14:textId="77777777" w:rsidR="008A0DA5" w:rsidRDefault="00000000">
      <w:ins w:id="1100" w:author="E.ON Netze" w:date="2026-07-10T16:02:00Z">
        <w:r>
          <w:rPr>
            <w:rFonts w:cs="Calibri"/>
            <w:b/>
          </w:rPr>
          <w:t xml:space="preserve">Version: </w:t>
        </w:r>
      </w:ins>
      <w:del w:id="1101" w:author="E.ON Netze" w:date="2026-07-08T05:33:00Z">
        <w:r>
          <w:rPr>
            <w:rFonts w:cs="Calibri"/>
            <w:b/>
          </w:rPr>
          <w:delText>1.1 (Vorschlag)</w:delText>
        </w:r>
      </w:del>
      <w:ins w:id="1102" w:author="E.ON Netze" w:date="2026-07-09T13:54:00Z">
        <w:r>
          <w:rPr>
            <w:rFonts w:cs="Calibri"/>
            <w:b/>
          </w:rPr>
          <w:t>1.0d</w:t>
        </w:r>
      </w:ins>
    </w:p>
    <w:p w14:paraId="4408B313" w14:textId="77777777" w:rsidR="008A0DA5" w:rsidRDefault="00000000">
      <w:r>
        <w:rPr>
          <w:rFonts w:cs="Calibri"/>
        </w:rPr>
        <w:t>Seite 1 von …</w:t>
      </w:r>
    </w:p>
    <w:p w14:paraId="1CCAB95F" w14:textId="77777777" w:rsidR="008A0DA5" w:rsidRDefault="00000000">
      <w:ins w:id="1103" w:author="E.ON Netze" w:date="2026-07-13T07:49:00Z">
        <w:r>
          <w:rPr>
            <w:rFonts w:cs="Calibri"/>
          </w:rPr>
          <w:t>12.07.2026</w:t>
        </w:r>
      </w:ins>
    </w:p>
    <w:sectPr w:rsidR="008A0DA5" w:rsidSect="00034616">
      <w:pgSz w:w="12240" w:h="15840"/>
      <w:pgMar w:top="1134" w:right="1247" w:bottom="1134" w:left="1247"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9" w:author="E.ON Netze" w:date="2026-07-10T10:54:00Z" w:initials="EON">
    <w:p w14:paraId="28362058" w14:textId="77777777" w:rsidR="008A0DA5" w:rsidRDefault="00000000">
      <w:r>
        <w:annotationRef/>
      </w:r>
      <w:r>
        <w:t>Hinweis zu Skaleneffekten: Bei über 60 Schnittstellen und mehreren hundert Marktteilnehmern wirkt sich jede Unschärfe oder Inkonsistenz in dieser Guideline nicht mehr nur lokal, sondern multipliziert über alle Implementierungen hinweg aus. Eine ungenaue oder nicht aktuell gehaltene Vorgabe kann in dieser Größenordnung zu hunderten voneinander abweichenden Implementierungen, vermeidbaren Interoperabilitätsstörungen und erheblichem Koordinierungsaufwand für Korrekturen führen. Dieses Dokument muss daher absolut korrekt, eindeutig und konsistent geführt werden; Änderungen sind ausschließlich über das geregelte Änderungsmanagement (Kapitel 3.2.1) einzubringen. Hält sich eine Schnittstelle nicht an offene Standards, können Marktteilnehmer keine standardisierten, kostenfreien Werkzeuge (Client-Bibliotheken, Linter, Codegeneratoren, Mock-Server) mehr einsetzen, sondern müssen individuelle Sonderlösungen implementieren – und diese bei jedem halbjährlichen Schnittstellenwechsel erneut gegen die geänderte Spezifikation prüfen und anpassen.</w:t>
      </w:r>
    </w:p>
    <w:p w14:paraId="3F83979A" w14:textId="77777777" w:rsidR="008A0DA5" w:rsidRDefault="00000000">
      <w:r>
        <w:t>Nach einer Beispielrechnung eines Netzbetreibers verursacht eine Formatumstellung heute rund 1 EUR Kosten je Zählpunkt. Bleiben API-Webdienste technisch unsauber und erzwingen individuelle Anpassungen statt Standardverfahren, kann sich dieser Wert nach erster Einschätzung um den Faktor 10 auf rund 10 EUR je Zählpunkt erhöhen (siehe hierzu auch die vertiefende Kostenbetrachtung in Kapitel 3.2). Eine konsequente Standardeinhaltung eröffnet demgegenüber grundsätzlich die Möglichkeit, diese Kosten zu senken, da wiederverwendbare Standardwerkzeuge zum Einsatz kommen können.</w:t>
      </w:r>
    </w:p>
  </w:comment>
  <w:comment w:id="62" w:author="E.ON Netze" w:date="2026-07-08T22:37:00Z" w:initials="EON">
    <w:p w14:paraId="365BBB4C" w14:textId="77777777" w:rsidR="008A0DA5" w:rsidRDefault="00000000">
      <w:r>
        <w:annotationRef/>
      </w:r>
      <w:r>
        <w:t>Hinweis: Es ist anzuraten, die RzÜ und die API-Guideline mittelfristig in einem gemeinsamen Dokument zusammenzuführen („zu verheiraten“), da die Kapitel beider Dokumente teilweise aufeinander aufbauen (z. B. Header-Signaturverfahren, Versions- und Korrelations-Header) und getrennt geführte, aufeinander verweisende Dokumente ein strukturelles Inkonsistenzrisiko bei zukünftigen Änderungen darstellen.</w:t>
      </w:r>
    </w:p>
    <w:p w14:paraId="782D2FF8" w14:textId="77777777" w:rsidR="008A0DA5" w:rsidRDefault="00000000">
      <w:r>
        <w:t>Zwei getrennt gepflegte, aufeinander verweisende Regelwerke laufen bei jeder Weiterentwicklung Gefahr, unbemerkt auseinanderzudriften, wenn eine Änderung im einen Dokument nicht konsequent im anderen nachgezogen wird. Das erzeugt genau die Art von Inkonsistenz, die diese Guideline an anderer Stelle zu vermeiden versucht, und verursacht bei jedem Marktteilnehmer wiederkehrenden Abgleichaufwand zwischen beiden Dokumenten.</w:t>
      </w:r>
    </w:p>
  </w:comment>
  <w:comment w:id="80" w:author="E.ON Netze" w:date="2026-07-13T17:31:00Z" w:initials="EON">
    <w:p w14:paraId="7896235E" w14:textId="77777777" w:rsidR="008A0DA5" w:rsidRDefault="00000000">
      <w:r>
        <w:annotationRef/>
      </w:r>
      <w:r>
        <w:t>Ob eine API-Landschaft dauerhaft wirtschaftlich betreibbar bleibt, entscheidet sich nicht an einzelnen Schnittstellen, sondern an der Konsequenz, mit der grundlegende Prinzipien wie die hier genannten über alle Schnittstellen hinweg eingehalten werden. Werden Standards nicht eingehalten, können keine standardisierten, am Markt verfügbaren und überwiegend kostenfreien Werkzeuge (Client-Bibliotheken, Linter, Codegeneratoren, Mock- und Testserver) genutzt werden; stattdessen entstehen bei jedem Marktteilnehmer individuelle Sonderimplementierungen. Diese Sonderimplementierungen müssen bei jedem halbjährlichen Schnittstellenwechsel erneut überprüft und angepasst werden, wodurch sich der Aufwand mit jedem Wechsel wiederholt, statt einmalig in ein Standardwerkzeug zu fließen. Nach einer Beispielrechnung eines Netzbetreibers liegen die Kosten einer Formatumstellung heute bei rund 1 EUR je Zählpunkt; bei technisch unsauberen, nicht standardkonformen API-Webdiensten kann sich dieser Wert nach erster Einschätzung um den Faktor 10 auf rund 10 EUR je Zählpunkt erhöhen. Konsequente Standardeinhaltung ist damit keine rein technische Frage, sondern hat unmittelbare wirtschaftliche Auswirkung auf alle Marktteilnehmer.</w:t>
      </w:r>
    </w:p>
    <w:p w14:paraId="32D7CB1B" w14:textId="77777777" w:rsidR="008A0DA5" w:rsidRDefault="00000000">
      <w:r>
        <w:t>Warum diese Grundsätze konsequent und ohne Ausnahmen einzuhalten sind, zeigt sich am Muster ihrer bisherigen Verletzung in dieser Guideline: Ein zusätzlicher Versions-Header „nur zur Sicherheit“ neben der eigentlichen Versionsangabe schien zunächst harmlos, verstieß aber gegen Sparsamkeit und Eindeutigkeit und hätte bei einer Abweichung beider Angaben zu widersprüchlichen Versionsständen geführt (Kapitel 3.2). Ein „nur diesmal“ als Idempotenz bezeichneter Korrelationsmechanismus schien zunächst eine Frage der Wortwahl, verstieß aber gegen Klarheit und hat nachweislich zu unterschiedlichen Implementierungen am Markt geführt (Kapitel 3.5). Jede einzelne Ausnahme mag für sich genommen geringfügig erscheinen; in der Summe über viele Schnittstellen und Marktteilnehmer hinweg entstehen daraus genau die Inkonsistenzen, uneinheitlichen Implementierungen und vermeidbaren Zusatzkosten, die diese Guideline vermeiden soll. Wird von diesen Grundsätzen im Einzelfall abgewichen, etwa unter Zeitdruck oder zugunsten einer vermeintlich einfacheren Einzellösung, verwässern sie schrittweise und verlieren ihre Steuerungswirkung für das Gesamtsystem, noch bevor sie an anderer Stelle wirksam angewendet werden können.</w:t>
      </w:r>
    </w:p>
  </w:comment>
  <w:comment w:id="89" w:author="E.ON Netze" w:date="2026-07-14T11:56:00Z" w:initials="EON">
    <w:p w14:paraId="1B978B53" w14:textId="77777777" w:rsidR="008A0DA5" w:rsidRDefault="00000000">
      <w:r>
        <w:annotationRef/>
      </w:r>
      <w:r>
        <w:t>Ziel dieser Standardisierungsprüfung ist es, die heutigen Aufwände für Formatanpassungen durch konsequente Standardisierung auf ein Mindestmaß zu senken und ein möglichst breites Maß an Automatisierung zu ermöglichen – gerade auch im Hinblick auf die absehbare Prozessautomatisierung mittels Künstlicher Intelligenz. Darüber hinaus soll die Bundesnetzagentur durch den Einsatz von Standardwerkzeugen in die Lage versetzt werden, die API-Webdienste zu überwachen (vgl. Kapitel 3.5) und proaktiv einzugreifen, statt auf Einzelfallbeschwerden angewiesen zu sein.</w:t>
      </w:r>
    </w:p>
    <w:p w14:paraId="1FC8B1B1" w14:textId="77777777" w:rsidR="008A0DA5" w:rsidRDefault="00000000">
      <w:r>
        <w:t>Bereits bei der Auslegung der Schnittstellen ist an KI-gestütztes Process Mining zu denken: Bei durchgängig standardisierten, vollständig protokollierten Abläufen (Tracing/Tracking gemäß Kapitel 3.5) lassen sich Geschäftsprozesse aus den erhobenen Daten heraus automatisiert rekonstruieren und analysieren, ohne dass hierfür eigens Prozessdokumentationen gepflegt werden müssten. Dieses Verfahren kann mittelfristig dazu beitragen, Backend-Systeme erheblich zu verschlanken, da manuell gepflegte Prozesslogik zunehmend durch aus den Standarddaten abgeleitete, automatisiert nachvollzogene Abläufe ersetzt werden kann. Voraussetzung dafür ist durchgängig, dass Schnittstellen, Header und Datenmodelle den in diesem Kapitel verankerten Grundsätzen folgen; jede proprietäre Abweichung reduziert die Menge der so automatisiert auswertbaren, vergleichbaren Daten und schmälert damit den Nutzen künftiger KI-gestützter Auswertungen.</w:t>
      </w:r>
    </w:p>
  </w:comment>
  <w:comment w:id="104" w:author="E.ON Netze" w:date="2026-07-14T11:36:00Z" w:initials="EON">
    <w:p w14:paraId="7155922A" w14:textId="77777777" w:rsidR="008A0DA5" w:rsidRDefault="00000000">
      <w:r>
        <w:annotationRef/>
      </w:r>
      <w:r>
        <w:t>Technischer Hinweis: Für sämtliche Bezeichner in dieser Guideline wurde verbindlich vereinbart, ausschließlich englische Begriffe zu verwenden (Kapitel 3.4). Das ursprüngliche Beispiel dieses Abschnitts wurde entgegen dieser Vereinbarung mit den deutschen Bezeichnern „marktlokationen/identifikation“ ausgeführt und war damit selbst nicht konform zur eigenen Guideline – ein Beispiel sollte stets die strengste Auslegung der eigenen Regeln zeigen. Zusätzlich endete der frühere Pfad auf „/v1“ (Versionsanteil entfällt in der URI, siehe Kapitel 3.2).</w:t>
      </w:r>
    </w:p>
    <w:p w14:paraId="7AD53E4E" w14:textId="77777777" w:rsidR="008A0DA5" w:rsidRDefault="00000000">
      <w:r>
        <w:t>Ein in der Guideline selbst enthaltenes, regelwidriges Beispiel wird von Marktteilnehmern erfahrungsgemäß eher kopiert als der eigentliche Regeltext gelesen. Ein falsches Vorbild in einem zentralen Referenzdokument vervielfacht sich dadurch über alle nachgelagerten Implementierungen und untergräbt die Glaubwürdigkeit der Guideline als verbindlichen Standard.</w:t>
      </w:r>
    </w:p>
  </w:comment>
  <w:comment w:id="106" w:author="E.ON Netze" w:date="2026-07-08T04:42:00Z" w:initials="EON">
    <w:p w14:paraId="61C429A6" w14:textId="77777777" w:rsidR="008A0DA5" w:rsidRDefault="00000000">
      <w:r>
        <w:annotationRef/>
      </w:r>
      <w:r>
        <w:t>MUST Der Aufbau der URI folgt in seiner Gesamtheit [RFC3986] (Uniform Resource Identifier: Generic Syntax). Die Pfad-Komponente darf ausschließlich aus „unreserved characters“ gemäß RFC 3986 Abschnitt 2.3 (Buchstaben, Ziffern sowie „-“, „.“, „_“, „~“) und dem Schrägstrich als Segment-Trenner gemäß Abschnitt 3.3 bestehen; alle übrigen, „reserved“ oder nicht zugelassenen Zeichen MÜSSEN bei Bedarf Prozent-kodiert werden (Abschnitt 2.1). Diese engere, in den nachfolgenden Regeln konkretisierte Teilmenge der nach RFC 3986 grundsätzlich zulässigen Zeichen dient der zusätzlichen Lesbarkeit und Werkzeugkompatibilität.</w:t>
      </w:r>
    </w:p>
  </w:comment>
  <w:comment w:id="107" w:author="E.ON Netze" w:date="2026-07-11T14:41:00Z" w:initials="EON">
    <w:p w14:paraId="3D7EB420" w14:textId="77777777" w:rsidR="008A0DA5" w:rsidRDefault="00000000">
      <w:r>
        <w:annotationRef/>
      </w:r>
      <w:r>
        <w:t>Diese Ausnahme entfällt ersatzlos: RFC 3986 (Uniform Resource Identifier: Generic Syntax) weist Abschnitt 3.3 den Pfadsegmenten „.“ und „..“ eine reservierte Sonderbedeutung für die URI-Normalisierung (Dot-Segment-Auflösung) zu. Ein Punkt innerhalb eines Pfadsegments (z. B. „v1.2“) ist zwar nicht selbst ein Dot-Segment, wird aber von manchen URI-Bibliotheken und Proxys im Rahmen der Normalisierung nicht standardkonform behandelt, was zu uneinheitlicher Verarbeitung derselben URI führen kann. Da die Versionsangabe ohnehin nicht mehr Teil der URI ist (Kapitel 3.2), entfällt der Bedarf für diese Ausnahme vollständig, und die allgemeine Zeichenbeschränkung (Buchstaben, Zahlen, Unter- und Bindestriche) gilt ausnahmslos.</w:t>
      </w:r>
    </w:p>
    <w:p w14:paraId="40D0FBE7" w14:textId="77777777" w:rsidR="008A0DA5" w:rsidRDefault="00000000">
      <w:r>
        <w:t>Eine Sonderregel, die nur für einen einzigen, inzwischen entfallenen Anwendungsfall galt, ist eine unnötige Ausnahme von einer sonst einfachen Regel. Jede Ausnahme muss von jedem Marktteilnehmer einzeln implementiert und bei jeder halbjährlichen Anpassung erneut korrekt umgesetzt werden; ihr ersatzloser Wegfall reduziert Implementierungs- und Prüfaufwand auf beiden Seiten.</w:t>
      </w:r>
    </w:p>
  </w:comment>
  <w:comment w:id="111" w:author="E.ON Netze" w:date="2026-07-14T03:53:00Z" w:initials="EON">
    <w:p w14:paraId="2C5CA350" w14:textId="77777777" w:rsidR="008A0DA5" w:rsidRDefault="00000000">
      <w:r>
        <w:annotationRef/>
      </w:r>
      <w:r>
        <w:t>Wechsel von HTTP/1.1 auf HTTP/2: HTTP/1.1 gilt als veraltet und sollte so schnell wie möglich durch HTTP/2 gemäß [RFC9113] (löst das ursprüngliche HTTP/2 aus RFC 7540 ab) ersetzt werden. Die konkrete Transportfestlegung ist Gegenstand der RzÜ, muss aber wegen der unmittelbaren Auswirkung auf diese Guideline auch hier berücksichtigt werden.</w:t>
      </w:r>
    </w:p>
    <w:p w14:paraId="78F1F818" w14:textId="77777777" w:rsidR="008A0DA5" w:rsidRDefault="00000000">
      <w:r>
        <w:t>HTTP/1.1 erlaubt kein Multiplexing: Ein Client kann auf einer einzelnen TCP-Verbindung immer nur eine Anfrage nach der anderen abschließen (bzw. Pipelining nutzen, das in der Praxis kaum unterstützt wird), weshalb Clients typischerweise mehrere parallele TCP-Verbindungen zum selben Server aufbauen, um Anfragen gleichzeitig zu stellen. HTTP/2 führt echtes Multiplexing ein: Mehrere Anfrage-Antwort-Ströme (Streams) werden gleichzeitig und unabhängig voneinander über eine einzige TCP-/TLS-Verbindung abgewickelt, ohne dass sich langsame Einzelantworten gegenseitig blockieren (Vermeidung von HTTP-Head-of-Line-Blocking auf Anwendungsebene).</w:t>
      </w:r>
    </w:p>
    <w:p w14:paraId="75C7AE38" w14:textId="77777777" w:rsidR="008A0DA5" w:rsidRDefault="00000000">
      <w:r>
        <w:t>Warum HTTP/2 sicherheitstechnisch vorzuziehen ist: (1) In der Praxis wird HTTP/2 nahezu ausschließlich über TLS 1.2/1.3 betrieben (von Browsern und gängigen Clients zwingend gefordert), wodurch die konsequente Verschlüsselung gemäß [TR02102-2] faktisch erzwungen wird. (2) Durch die Bündelung auf eine einzige Verbindung reduziert sich die Zahl gleichzeitig offener TCP-/TLS-Verbindungen und TLS-Handshakes je Client erheblich, was die Angriffsfläche für Verbindungserschöpfungs- (Slowloris-artige) Angriffe verringert. (3) Die Header-Kompression (HPACK, RFC 7541) wurde gezielt so entworfen, dass sie – anders als die generische Kompression des Vorläuferprotokolls SPDY – nicht in gleicher Weise für Kompressions-Seitenkanalangriffe missbraucht werden kann. HTTP/2 ersetzt damit nicht die in der RzÜ geregelten TLS-Anforderungen, senkt aber zusätzlich die operative Angriffsfläche gegenüber einem reinen HTTP/1.1-Betrieb mit vielen parallelen Verbindungen.</w:t>
      </w:r>
    </w:p>
    <w:p w14:paraId="0873A424" w14:textId="77777777" w:rsidR="008A0DA5" w:rsidRDefault="00000000">
      <w:r>
        <w:t>Nichtverwendung dieses Standards würde bedeuten, dass Marktteilnehmer weiterhin proprietäre Workarounds für Multiplexing (z. B. eigene Verbindungs-Pools, Client-seitiges Request-Batching) implementieren müssten, statt eine im HTTP/2-Standard bereits gelöste Funktion kostenfrei über Standard-Bibliotheken (die praktisch jede moderne HTTP-Client- und Server-Bibliothek mitbringt) zu nutzen; solche Individuallösungen müssten bei jedem halbjährlichen Schnittstellenwechsel erneut geprüft und gepflegt werden.</w:t>
      </w:r>
    </w:p>
    <w:p w14:paraId="576CAE0D" w14:textId="77777777" w:rsidR="008A0DA5" w:rsidRDefault="00000000">
      <w:r>
        <w:t>Ein Verbleib bei HTTP/1.1 bedeutet spürbar mehr gleichzeitig offene Verbindungen je Marktteilnehmer, einen höheren Betriebs- und Absicherungsaufwand für die Netzinfrastruktur sowie ein technisch vermeidbares Sicherheitsrisiko, das mit einem einmaligen, planbaren Protokoll-Wechsel dauerhaft behoben werden kann.</w:t>
      </w:r>
    </w:p>
  </w:comment>
  <w:comment w:id="116" w:author="E.ON Netze" w:date="2026-07-14T17:53:00Z" w:initials="EON">
    <w:p w14:paraId="7F5E12AB" w14:textId="77777777" w:rsidR="008A0DA5" w:rsidRDefault="00000000">
      <w:r>
        <w:annotationRef/>
      </w:r>
      <w:r>
        <w:t>Warum die Version nicht Teil der URI sein darf: Nach RFC 3986 (URI: Generic Syntax) identifiziert eine URI eine Ressource – nicht deren Implementierungs- oder Formatversion. Die MaLo-„Identifikation einer Marktlokation“ ist über alle Versionen hinweg dieselbe fachliche Ressource; nur ihre Repräsentation ändert sich. Enthält die URI dennoch den Versionsanteil (z. B. „/identifikation/v1“, „/identifikation/v2“), wird bei jedem Major-Versionssprung technisch eine neue Ressource erzeugt, obwohl fachlich dieselbe Ressource gemeint ist. RFC 9110 Abschnitt 12 (Content Negotiation) sieht für diesen Fall ausdrücklich die serverseitige Aushandlung der Repräsentation über Header vor, nicht über den Ressourcenpfad.</w:t>
      </w:r>
    </w:p>
    <w:p w14:paraId="56FF242E" w14:textId="77777777" w:rsidR="008A0DA5" w:rsidRDefault="00000000">
      <w:r>
        <w:t>Bei einer Versionierung über die URI muss bei jedem Major-Versionssprung jeder der (im MaBiS-Hub-Zielbild) über 60 API-Webdienste unter einer neuen Adresse erreichbar gemacht werden. Alle daran angebundenen Marktteilnehmer müssen daraufhin Gateway-Konfigurationen, Firewall-Freischaltungen, DNS-Einträge und ggf. TLS-Zertifikatspinning aktualisieren – für jede betroffene API separat und für alle Marktteilnehmer gleichzeitig. Diese koordinierten Änderungen sind bei einer dreistelligen Zahl an Marktteilnehmern und mehreren Versionssprüngen pro Jahr eine erhebliche und vermeidbare Fehlerquelle: Netzbetreiber mit verzögerter Umstellung verlieren zum Stichtag ersatzlos die Erreichbarkeit der Schnittstelle, was zu Kommunikationsausfällen innerhalb der (nach BSI-Kritisverordnung als Kritische Infrastruktur eingestuften) Energieversorgung führen kann. Zusätzlich widerspricht sich die bisherige Fassung intern: Neben der Versionsangabe in der URI wird parallel ein vollqualifizierter Versions-Header (X-BDEW-VERSION) gefordert – eine von beiden Angaben ist redundant.</w:t>
      </w:r>
    </w:p>
    <w:p w14:paraId="151BCE82" w14:textId="77777777" w:rsidR="008A0DA5" w:rsidRDefault="00000000">
      <w:r>
        <w:t>Verzichtet man auf die RFC-konforme, über Content Negotiation realisierte Versionierung, lässt sich kein Standard-HTTP-Client und kein Standard-API-Gateway mehr unverändert einsetzen; jeder Marktteilnehmer müsste eine eigene, proprietäre URI-Umschreibelogik implementieren und diese bei jedem halbjährlichen Schnittstellenwechsel erneut prüfen und anpassen, statt auf die in Standard-HTTP-Bibliotheken bereits enthaltene Content-Negotiation-Unterstützung zurückzugreifen.</w:t>
      </w:r>
    </w:p>
    <w:p w14:paraId="66CE03E0" w14:textId="77777777" w:rsidR="008A0DA5" w:rsidRDefault="00000000">
      <w:r>
        <w:t>Eine Beispielrechnung eines Netzbetreibers beziffert die heutigen Kosten einer Formatumstellung mit rund 1 EUR je Zählpunkt. Bleiben API-Webdienste technisch unsauber und erzwingen bei jedem Versionswechsel proprietäre Anpassungen statt Standardverfahren, kann sich dieser Wert nach erster Einschätzung um den Faktor 10 auf rund 10 EUR je Zählpunkt erhöhen. Werden dagegen konsequent Standards eingehalten, lassen sich diese Kosten senken, da Standardwerkzeuge und Standard-Bibliotheken wiederverwendet werden können, statt für jeden Marktteilnehmer und jeden Versionswechsel neu entwickelt zu werden.</w:t>
      </w:r>
    </w:p>
  </w:comment>
  <w:comment w:id="135" w:author="E.ON Netze" w:date="2026-07-12T03:01:00Z" w:initials="EON">
    <w:p w14:paraId="0877A07D" w14:textId="77777777" w:rsidR="008A0DA5" w:rsidRDefault="00000000">
      <w:r>
        <w:annotationRef/>
      </w:r>
      <w:r>
        <w:t>Werdegang dieser Regelung: Header-Feldnamen mit dem Präfix „X-“ sind seit RFC 6648 („Deprecating the „X-“ Prefix and Similar Constructs in Application Protocols“, IETF, Juni 2012) nicht mehr zu verwenden, weil als „X-“ markierte Felder oft dauerhaft im produktiven Einsatz verbleiben, obwohl der Präfix ursprünglich nur experimentellen Charakter signalisieren sollte. Zunächst war daher lediglich vorgesehen, X-BDEW-VERSION in BDEW-Version umzubenennen. Bei genauerer Prüfung ist der Header jedoch vollständig zu streichen, nicht nur umzubenennen: Er führt dieselbe Information (Versionsnummer) redundant neben dem bereits vorhandenen „version“-Parameter im Content-Type-Header. Das verstößt gegen zwei der in Kapitel 1.1 verankerten Datengrundsätze dieser Guideline: gegen Sparsamkeit (Minimalism), weil dieselbe Information ohne fachlichen Zusatznutzen zweimal geführt wird, und gegen Eindeutigkeit (Unambiguity), weil bei einer fehlerhaften Server-Implementierung beide Angaben auseinanderlaufen können und dann nicht mehr feststeht, welche der beiden Versionsangaben verbindlich ist. Ein einzelner, eindeutiger Träger der Versionsinformation (Content-Type) ist vorzugswürdig. Die konsequente Vermeidung von „X-“-Präfixen bzw. redundanten Feldern ist auch deshalb wichtig, weil gängige, kostenfreie Werkzeuge (u. a. Linter wie Spectral, API-Gateways, OpenAPI-Codegeneratoren) zunehmend vor beidem warnen; ohne Standardkonformität wären individuelle Sonderbehandlungen in Client und Server erforderlich, die bei jedem halbjährlichen Schnittstellenwechsel erneut geprüft werden müssten.</w:t>
      </w:r>
    </w:p>
    <w:p w14:paraId="70549567" w14:textId="77777777" w:rsidR="008A0DA5" w:rsidRDefault="00000000">
      <w:r>
        <w:t>Zwei parallel geführte Quellen derselben Information sind ein klassisches Einfallstor für schleichende Inkonsistenzen, die in der Fläche – bei einer erheblichen Anzahl an Schnittstellen und Marktteilnehmern – praktisch unvermeidlich zu widersprüchlichen Angaben und damit zu Rückfragen und Störungsanalysen führen. Ein einziger, eindeutiger Träger der Versionsinformation verhindert diese Fehlerklasse von vornherein, ohne dass hierfür zusätzliche Prüflogik implementiert werden müsste.</w:t>
      </w:r>
    </w:p>
  </w:comment>
  <w:comment w:id="143" w:author="E.ON Netze" w:date="2026-07-07T10:59:00Z" w:initials="EON">
    <w:p w14:paraId="77F480E2" w14:textId="77777777" w:rsidR="008A0DA5" w:rsidRDefault="00000000">
      <w:r>
        <w:annotationRef/>
      </w:r>
      <w:r>
        <w:t>Hinweis zur Abgrenzung: Die repository-weite Release-Versionierung auf GitHub (Kapitel 4.1) verwendet ebenfalls SemVer 2.0, bezeichnet jedoch den Änderungsstand des gesamten Repositorys (aller enthaltenen Schemas und API-Dateien), während die hier beschriebene Medientyp-Version die Version einer einzelnen Ressource gegenüber dem aufrufenden Client bezeichnet. Beide Versionszähler sind bewusst voneinander entkoppelt und dürfen nicht gleichgesetzt werden.</w:t>
      </w:r>
    </w:p>
  </w:comment>
  <w:comment w:id="148" w:author="E.ON Netze" w:date="2026-07-14T08:49:00Z" w:initials="EON">
    <w:p w14:paraId="7A0150AA" w14:textId="77777777" w:rsidR="008A0DA5" w:rsidRDefault="00000000">
      <w:r>
        <w:annotationRef/>
      </w:r>
      <w:r>
        <w:t>Korrektur: RFC 2673 ist obsoleted und der Verweis rfc-editor.org/rfc/rfc2673 führt ins Leere. Der für IPv4-Adressformate maßgebliche Standard ist RFC 791 (DARPA Internet Protocol).</w:t>
      </w:r>
    </w:p>
  </w:comment>
  <w:comment w:id="154" w:author="E.ON Netze" w:date="2026-07-11T01:13:00Z" w:initials="EON">
    <w:p w14:paraId="1F807F9F" w14:textId="77777777" w:rsidR="008A0DA5" w:rsidRDefault="00000000">
      <w:r>
        <w:annotationRef/>
      </w:r>
      <w:r>
        <w:t>Hinweis: Die Wahl standardisierter Bezeichnungen wie „i18n“ (statt einer proprietären Eigenkreation wie „x-translation“) ist auch praktisch von Bedeutung: Für die etablierte i18n-Namenskonvention existieren zahlreiche kostenfreie Werkzeuge, die diese automatisiert auswerten oder darauf aufbauen (z. B. i18next, react-intl, GNU gettext, IDE- und Linter-Plugins), während für einen proprietären Bezeichner wie x-translation keine Tool-Unterstützung existiert. Zusätzlich vereinfacht die Standardkonvention die automatisierte Dokumentationserstellung, da Dokumentationsgeneratoren (z. B. Redocly-Erweiterungen) die x-i18n-Struktur wiedererkennen können. Der Sprachcode selbst („de“) folgt mit RFC 5646 (BCP 47) einem IETF-Standard, wodurch die Werte auch außerhalb dieser Guideline eindeutig interpretierbar bleiben. Ohne diese Standardkonvention müsste jeder Marktteilnehmer eine eigene, proprietäre Übersetzungs- und Dokumentationslogik implementieren und diese bei jedem halbjährlichen Schnittstellenwechsel erneut prüfen.</w:t>
      </w:r>
    </w:p>
    <w:p w14:paraId="1FACC5F7" w14:textId="77777777" w:rsidR="008A0DA5" w:rsidRDefault="00000000">
      <w:r>
        <w:t>Eine standardkonforme, werkzeugunterstützte Zweisprachigkeit senkt den wiederkehrenden Pflegeaufwand für Dokumentation und Übersetzung dauerhaft, weil vorhandene, kostenfreie Software diese Aufgabe übernehmen kann, statt dass jeder Marktteilnehmer sie manuell oder mit Eigenentwicklungen nachbilden muss. Die Zweisprachigkeit ist darüber hinaus aus zwei weiteren Gründen wichtig: Erstens findet Softwareentwicklung aufgrund von Kapazitätsengpässen im Inland zunehmend auch im Ausland statt; ohne durchgängig englische Feldbezeichner und eine strukturierte deutsche Übersetzung (x-i18n) wäre ausländischen Entwicklungsteams die Arbeit an diesen Schnittstellen erheblich erschwert, was sich unmittelbar in höheren Projektkosten niederschlägt. Zweitens trägt eine konsequent englischsprachige, standardkonforme Schnittstellen-gestaltung zur Interoperabilität mit Gremien auf EU-Ebene und mit anderen Ländern bei – ein Aspekt, der mit dem absehbaren Zusammenwachsen der Märkte im Umfeld der Hub-Technologie an Bedeutung gewinnt. Aus demselben Grund ist Standardisierung generell notwendig, nicht nur bei der Sprache: Setzen sich in Headern oder Feldbezeichnern proprietäre Eigenkreationen durch, müssten im Fall künftiger EU-Vorgaben sämtliche Schnittstellen nachträglich angepasst werden; bei konsequenter Standardverwendung lässt sich eine solche Anpassung dagegen mit vorhandenen Werkzeugen einfacher und weitgehend automatisiert umsetzen. Der Fokus sollte daher nicht auf einer schnellen, rein national ausgerichteten Einzellösung liegen, sondern vorausschauend berücksichtigen, welche weitergehenden Vorgaben auf EU-Ebene noch hinzukommen könnten.</w:t>
      </w:r>
    </w:p>
  </w:comment>
  <w:comment w:id="204" w:author="E.ON Netze" w:date="2026-07-10T03:22:00Z" w:initials="EON">
    <w:p w14:paraId="423347FB" w14:textId="77777777" w:rsidR="008A0DA5" w:rsidRDefault="00000000">
      <w:r>
        <w:annotationRef/>
      </w:r>
      <w:r>
        <w:t>Prüfergebnis: Die in Fassung 1.0c verwendeten Felder transactionId, initialTransactionId und referenceId sind eine EDI@Energy-eigene Konstruktion ohne Grundlage in einem offenen Standard. Für Distributed Tracing existiert mit dem W3C Trace Context ein etabliertes, von praktisch allen relevanten Anbietern (AWS X-Ray, Azure Monitor, Google Cloud Trace, Datadog, Jaeger, Zipkin, OpenTelemetry Collector) unterstütztes Format. Die proprietären Felder werden daher durch die standardisierten Header traceparent und tracestate ersetzt. Eine proprietäre Lösung kann von keinem am Markt verfügbaren Standardwerkzeug automatisiert ausgewertet werden – jeder Marktteilnehmer müsste eine Individualimplementierung erstellen und pflegen. Die Umstellung auf den Standard senkt die Implementierungskosten spürbar, weil vorhandene Tracing-Bibliotheken und -Backends direkt eingesetzt werden können, statt eine eigene Auswertungslogik für ein Format zu schreiben, das außerhalb dieser Guideline nirgends verwendet wird. Erst mit diesem standardisierten Modell für Tracing (Kapitel 3.5.1) und Tracking/Metrics (Kapitel 3.5.4) erhält auch die Bundesnetzagentur realistisch die Möglichkeit, ein laufendes Monitoring über die API-Webdienste hinweg zu implementieren, ohne dafür umfangreiche Eigenentwicklung zu betreiben und diese bei jeder Weiterentwicklung der Schnittstellen erneut anzupassen – ein Aspekt, der insbesondere im Hinblick auf einen künftigen MaBiS-Hub an Bedeutung gewinnt, da dort Aufrufe vieler Marktteilnehmer zentral zusammenlaufen. Mit Standardwerkzeugen ausgewertete, marktweit einheitliche Tracing- und Tracking-Daten erlauben es, Auffälligkeiten zwischen Marktpartnern (z. B. wiederholt nicht fristgerecht beantwortete Aufrufe) bereits im Vorfeld zu erkennen und im Idealfall proaktiv durch die Bundesnetzagentur zu adressieren, bevor sich daraus eine förmliche Beschwerde eines Marktpartners entwickelt. Eine proprietäre Eigenerfindung würde einen solchen marktweiten, werkzeuggestützten Überwachungsmechanismus weitestgehend unterdrücken, da sie durchgängig individuelle, nicht miteinander vergleichbare Auswertungen bei jedem Marktteilnehmer erzwingen würde.</w:t>
      </w:r>
    </w:p>
  </w:comment>
  <w:comment w:id="235" w:author="E.ON Netze" w:date="2026-07-09T00:37:00Z" w:initials="EON">
    <w:p w14:paraId="445D4B50" w14:textId="77777777" w:rsidR="008A0DA5" w:rsidRDefault="00000000">
      <w:r>
        <w:annotationRef/>
      </w:r>
      <w:r>
        <w:t>Diese drei Mechanismen werden häufig verwechselt, weil sie alle mit Kennungen und Zeitangaben zu einzelnen API-Aufrufen arbeiten und ähnlich klingen. Vereinfacht gesagt beantwortet jeder Mechanismus eine andere Frage: Correlation-ID beantwortet „zu welcher Anfrage gehört diese Antwort“ und ist für die schnelle, auch manuelle Suche in Log-Dateien gedacht. Tracing (traceparent/tracestate nach dem W3C-Standard „Trace Context“) beantwortet „welcher Weg wurde durch welche Systeme genommen und wo genau ist etwas fehlgeschlagen“ und ist für die technische Ursachenanalyse in spezialisierten Analyse-Werkzeugen gedacht. Tracking/Metrics (Kapitel 3.5.4, u. a. auf Basis des OpenTelemetry-Metrics-Modells) beantwortet „wie oft und wie lange insgesamt“ über viele Vorgänge hinweg und ist für die Überwachung vertraglich oder regulatorisch vorgegebener Fristen gedacht. Alle drei bauen auf offenen, dokumentierten Formaten auf (RFC 9110 für die allgemeine Header-Syntax, der W3C-Trace-Context-Standard für traceparent/tracestate, das OpenTelemetry-Metrics-Modell für Tracking), sodass sie mit denselben, am Markt verfügbaren Werkzeugen ausgewertet werden können, statt für jeden Zweck eine eigene Insellösung zu benötigen.</w:t>
      </w:r>
    </w:p>
  </w:comment>
  <w:comment w:id="249" w:author="E.ON Netze" w:date="2026-07-07T22:35:00Z" w:initials="EON">
    <w:p w14:paraId="4A1F21D1" w14:textId="77777777" w:rsidR="008A0DA5" w:rsidRDefault="00000000">
      <w:r>
        <w:annotationRef/>
      </w:r>
      <w:r>
        <w:t>Die bisherige, in Fassung 1.0c unter dem Stichwort „Idempotenz“ geführte Kombination aus transactionId, initialTransactionId und referenceId ist aus mehreren Gründen ungeeignet: Erstens führte die Bezeichnung als „Idempotenz“ zu Verwirrung, weil das beschriebene Verhalten keine Idempotenz im Sinne von RFC 9110 ist, sondern Anfrage-Korrelation. Zweitens waren die Regeln, wann genau eine neue transactionId und wann eine initialTransactionId zu vergeben ist, in der Praxis unterschiedlich ausgelegt worden. Drittens handelt es sich mangels Rückgriff auf einen offenen Standard um eine Individuallösung, für die es keine am Markt verfügbaren, kostenfreien Werkzeuge gibt – jede Auswertung, jedes Dashboard und jede Störungsanalyse musste eigens dafür entwickelt werden. Dieser bisherige Verweis auf „Idempotenz“ widerspricht den in Kapitel 1.1 verankerten Datengrundsätzen (insbesondere Klarheit, Eindeutigkeit und Trennung von Verantwortung) und hat nachweislich zu unterschiedlichen Fehlinterpretationen bei Marktteilnehmern geführt. Mit dem W3C Trace Context steht ein seit Jahren produktiv in praktisch allen relevanten Cloud- und Tracing-Plattformen eingesetzter Standard zur Verfügung, der dieselbe fachliche Aufgabe löst, dabei aber eindeutig spezifiziert ist und mit gängigen, kostenfreien Bibliotheken (OpenTelemetry SDKs für praktisch jede verbreitete Programmiersprache) ohne Eigenentwicklung ausgewertet werden kann.</w:t>
      </w:r>
    </w:p>
  </w:comment>
  <w:comment w:id="260" w:author="E.ON Netze" w:date="2026-07-09T07:40:00Z" w:initials="EON">
    <w:p w14:paraId="27611C07" w14:textId="77777777" w:rsidR="008A0DA5" w:rsidRDefault="00000000">
      <w:r>
        <w:annotationRef/>
      </w:r>
      <w:r>
        <w:t>Unterschied zwischen Correlation-ID und Tracing: Eine Correlation-ID (hier: correlationId) ist eine einfache, meist als UUID geführte Kennung, die primär für Menschen und einfache Log-Werkzeuge (z. B. eine simple Volltextsuche in Log-Dateien oder einem Log-Aggregator) gedacht ist: Man sucht nach einer bekannten ID und erhält alle zugehörigen Log-Zeilen. Tracing (traceparent/tracestate nach W3C Trace Context) verfolgt dagegen einen umfassenderen Zweck: Es bildet die vollständige Baumstruktur eines verteilten Vorgangs ab (welcher Aufruf hat welchen Folgeaufruf mit welcher Dauer und in welcher Reihenfolge ausgelöst) und ist für die technische Detailanalyse in spezialisierten Tracing-Backends (z. B. Jaeger, Zipkin, OpenTelemetry Collector) bestimmt, die aus den Trace-Daten Flussdiagramme, Latenzverteilungen und Fehlerursachen über mehrere Systeme hinweg rekonstruieren. Beide Mechanismen schließen sich nicht aus, sondern ergänzen sich: correlationId für die schnelle, werkzeuglose Zuordnung „welche Antwort gehört zu welcher Anfrage“, traceparent/tracestate für die tiefe technische Ursachenanalyse „warum hat dieser Vorgang so lange gedauert und wo genau ist er fehlgeschlagen“.</w:t>
      </w:r>
    </w:p>
  </w:comment>
  <w:comment w:id="280" w:author="E.ON Netze" w:date="2026-07-14T05:23:00Z" w:initials="EON">
    <w:p w14:paraId="537D0EDC" w14:textId="77777777" w:rsidR="008A0DA5" w:rsidRDefault="00000000">
      <w:r>
        <w:annotationRef/>
      </w:r>
      <w:r>
        <w:t>Eine ursprünglich vorgesehene Kennzeichnung über ein Testflag im Request (Header oder Feld) birgt eine erhebliche Gefahr: Vergisst ein Client, das Flag korrekt zu setzen, oder wird es durch eine Zwischenkomponente (z. B. einen Proxy oder ein Gateway) entfernt oder überschrieben, gelangen Testdaten unbemerkt in die Produktion. Bei einer erheblichen Anzahl an Schnittstellen und Marktteilnehmern (siehe Kapitel 1) ist dieses Fehlerbild mit hoher Wahrscheinlichkeit zu erwarten und kann zu zahlreichen fehlerhaften produktiven Datensätzen führen. Durch die klare Trennung über die URI (Sandbox-Subdomain) entsteht dagegen ein impliziter Sicherheitsmechanismus: Ein Client, der versehentlich denselben Aufruf gegen die produktive Umgebung ausführt, muss aktiv die Basis-URL ändern – ein Testaufruf kann nicht mehr allein durch das Vergessen eines einzelnen Flags in der Produktion landen. Gerade im Hinblick auf die in Kapitel 1 beschriebenen Skaleneffekte ist hier mit größter Präzision zu arbeiten, da ein unklarer Trennungsmechanismus sich über alle Implementierungen hinweg vervielfacht.</w:t>
      </w:r>
    </w:p>
    <w:p w14:paraId="7FAFF159" w14:textId="77777777" w:rsidR="008A0DA5" w:rsidRDefault="00000000">
      <w:r>
        <w:t>Testdaten, die versehentlich in produktiven Datenbeständen landen, können falsche Zählpunkt- oder Lieferantendaten auslösen und im schlimmsten Fall fehlerhafte Abrechnungen oder Marktkommunikationsnachrichten an Dritte nach sich ziehen. Die Bereinigung solcher Fehler ist regelmäßig aufwändiger als die einmalige Einrichtung einer getrennten Sandbox-Adresse. Angesichts der in Kapitel 1 beschriebenen Skaleneffekte ist zudem zu bedenken, dass eine fehlerhafte Testkennzeichnung sich nicht auf einen einzelnen Marktteilnehmer beschränken muss: Betrifft ein solcher Fehler einen zentral genutzten Dienst (z. B. im Umfeld des MaBiS-Hub), kann er im ungünstigsten Fall weite Teile des Marktes gleichzeitig beeinträchtigen, und die anschließenden Korrekturmaßnahmen – Bereinigung fehlerhafter Datenbestände bei zahlreichen Beteiligten, Nachverfolgung betroffener Vorgänge, ggf. erneute Marktkommunikation – können Kosten in einer Höhe verursachen, die sich im Vorfeld kaum verlässlich abschätzen lässt.</w:t>
      </w:r>
    </w:p>
  </w:comment>
  <w:comment w:id="295" w:author="E.ON Netze" w:date="2026-07-14T08:53:00Z" w:initials="EON">
    <w:p w14:paraId="1BCAE4F6" w14:textId="77777777" w:rsidR="008A0DA5" w:rsidRDefault="00000000">
      <w:r>
        <w:annotationRef/>
      </w:r>
      <w:r>
        <w:t>Die Sandbox-Subdomain (Kapitel 3.5.2) bleibt dennoch die vorzuziehende Methode und ist der Prefer-Alternative grundsätzlich vorzuziehen: Bei der Prefer-Variante entscheidet ein einzelner, leicht zu übersehender Header-Wert darüber, ob ein Aufruf produktiv oder als Test verarbeitet wird – wird „Prefer: handling=test“ vom Client vergessen oder von einer Zwischenkomponente entfernt, verarbeitet der Server denselben Aufruf ohne Weiteres produktiv, ohne dass dies technisch auffällt. Bei der Sandbox-Subdomain (Kapitel 3.5.2) muss dagegen aktiv die Basis-URL gewechselt werden, damit ein Aufruf überhaupt produktiv verarbeitet wird; dieser Trennungsmechanismus ist strukturell robuster. Die Prefer-Alternative ist daher nur als Übergangslösung gedacht, etwa während der Umstellungsphase bestehender Systeme auf die Sandbox-Subdomain.</w:t>
      </w:r>
    </w:p>
  </w:comment>
  <w:comment w:id="297" w:author="E.ON Netze" w:date="2026-07-07T23:37:00Z" w:initials="EON">
    <w:p w14:paraId="51BE6E22" w14:textId="77777777" w:rsidR="008A0DA5" w:rsidRDefault="00000000">
      <w:r>
        <w:annotationRef/>
      </w:r>
      <w:r>
        <w:t>In der Marktkommunikation setzen sich zentrale Geschäftsprozesse (Lieferantenwechsel, Ein-/Auszug, Anlagenanmeldung) regelmäßig aus mehreren, zeitlich versetzten API-Aufrufen zusammen. Ohne eine übergreifende Kennzeichnung ist ein Marktteilnehmer nicht in der Lage, diese Einzelaufrufe im Nachhinein demselben Geschäftsvorfall zuzuordnen – etwa bei einer Störungsanalyse, einer Rückfrage eines anderen Marktteilnehmers oder einer aufsichtsrechtlichen Prüfung. Bleibt die Zuordnung solcher Aufrufketten ungeklärt, bleibt nur eine manuelle, zeitbasierte oder fachlich-inhaltliche Zuordnung der Einzelaufrufe zueinander übrig; bei einer erheblichen Anzahl an Schnittstellen und Marktteilnehmern (Kapitel 1) ist eine solche manuelle Zuordnung nicht mehr praktikabel und führt im Störungsfall zu deutlich verlängerten Analysezeiten sowie zu Fehlzuordnungen zwischen unabhängigen, zeitlich zufällig überlappenden Vorgängen verschiedener Marktteilnehmer.</w:t>
      </w:r>
    </w:p>
  </w:comment>
  <w:comment w:id="315" w:author="E.ON Netze" w:date="2026-07-09T07:59:00Z" w:initials="EON">
    <w:p w14:paraId="1193F41B" w14:textId="77777777" w:rsidR="008A0DA5" w:rsidRDefault="00000000">
      <w:r>
        <w:annotationRef/>
      </w:r>
      <w:r>
        <w:t>Für viele Marktprozesse gelten gemäß den einschlägigen Festlegungen der Bundesnetzagentur (u. a. GPKE, WiM) definierte Bearbeitungsfristen. Um deren Einhaltung zu überwachen, reicht Tracing im Sinne von Kapitel 3.5.1 allein nicht aus, da Tracing primär der Ursachenanalyse eines einzelnen Vorgangs dient. Zusätzlich benötigt wird eine aggregierte Zeitmessung: Wie oft musste eine Schnittstelle aufgerufen werden, bis eine abschließende Antwort vorlag, und wie viel Zeit ist zwischen dem ersten Aufruf und der abschließenden Antwort vergangen? Dieses Kapitel ergänzt Tracing um diese Auswertungsebene und stellt sicher, dass beide Aspekte – Ursachenanalyse und Fristenüberwachung – mit denselben, standardisierten Mitteln erhoben werden können, statt für jeden Zweck eine eigene Individuallösung zu benötigen.</w:t>
      </w:r>
    </w:p>
  </w:comment>
  <w:comment w:id="336" w:author="E.ON Netze" w:date="2026-07-07T23:00:00Z" w:initials="EON">
    <w:p w14:paraId="74087CE8" w14:textId="77777777" w:rsidR="008A0DA5" w:rsidRDefault="00000000">
      <w:r>
        <w:annotationRef/>
      </w:r>
      <w:r>
        <w:t>Auch für dieses Kapitel gilt: Ohne Rückgriff auf ein standardisiertes Metrik-Modell (OpenTelemetry Metrics) und ein standardisiertes Exposition-Format (OpenMetrics/Prometheus) könnte kein marktverfügbares Überwachungswerkzeug (Grafana, Prometheus, kommerzielle APM-Lösungen) unverändert eingesetzt werden. Jeder Marktteilnehmer müsste eine eigene Auswertungslogik entwickeln und bei jedem halbjährlichen Schnittstellenwechsel erneut pflegen, statt auf ohnehin am Markt vorhandene, größtenteils kostenfreie Dashboards und Alarmierungswerkzeuge zurückgreifen zu können. Server-Timing, OpenTelemetry Metrics und das OpenMetrics-Exposition-Format sind absolute Standardmechanismen; für sie existieren am Markt verfügbare Standardwerkzeuge (u. a. Prometheus, Grafana sowie diverse kommerzielle APM-Lösungen), die diese Metriken direkt auswerten können. Auf Basis eines solchen Standardformats ist grundsätzlich auch ein vollautomatisiertes Reporting an die Bundesnetzagentur denkbar, ohne dass dafür eine gesonderte Auswerteschnittstelle entwickelt werden müsste. Eine Eigenerfindung wie das frühere Feld initialTransactionId bedingt dagegen zwingend eine individuelle Implementierung: Für ein proprietäres Format existiert keine vorgefertigte Auswertelogik, sodass Monitoring und Reporting je Marktteilnehmer neu entwickelt werden müssten – mit entsprechend höherem Aufwand und höherer Fehleranfälligkeit.</w:t>
      </w:r>
    </w:p>
  </w:comment>
  <w:comment w:id="338" w:author="E.ON Netze" w:date="2026-07-13T06:28:00Z" w:initials="EON">
    <w:p w14:paraId="04ACCCF7" w14:textId="77777777" w:rsidR="008A0DA5" w:rsidRDefault="00000000">
      <w:r>
        <w:annotationRef/>
      </w:r>
      <w:r>
        <w:t>Dieses Kapitel ersetzt die in Fassung 1.0c unter „Nutzung der transactionId, initialTransactionId und referenceId“ (Kapitel 3.4.1 a. F.) unter dem Stichwort „Idempotenz“ geführte, fachlich unzutreffende Regelung. Der dortige Mechanismus beschreibt Anfrage-Korrelation (siehe Kapitel 3.5.1), nicht Idempotenz im Sinne von RFC 9110.</w:t>
      </w:r>
    </w:p>
  </w:comment>
  <w:comment w:id="343" w:author="E.ON Netze" w:date="2026-07-07T07:45:00Z" w:initials="EON">
    <w:p w14:paraId="743FDCCB" w14:textId="77777777" w:rsidR="008A0DA5" w:rsidRDefault="00000000">
      <w:r>
        <w:annotationRef/>
      </w:r>
      <w:r>
        <w:t>Begründung: Ein flächendeckender, unterschiedslos über alle API-Webdienste hinweg angewendeter Idempotenz-Mechanismus verstößt in mehrfacher Hinsicht gegen grundlegende Prinzipien der Datenverarbeitung und gegen die HTTP-Semantik selbst:</w:t>
      </w:r>
    </w:p>
    <w:p w14:paraId="5106595F" w14:textId="77777777" w:rsidR="008A0DA5" w:rsidRDefault="00000000">
      <w:r>
        <w:t>Datenklarheit: Wird ein Idempotency-Key auch bei lesenden Operationen geführt, suggeriert die API-Beschreibung fälschlich, dass der Aufruf einen Zustand verändert. Dies erschwert Marktteilnehmern die korrekte fachliche Einordnung des API-Webdienstes und widerspricht dem Gebot eindeutiger, unmissverständlicher Datenmodelle.</w:t>
      </w:r>
    </w:p>
    <w:p w14:paraId="7B9F74A3" w14:textId="77777777" w:rsidR="008A0DA5" w:rsidRDefault="00000000">
      <w:r>
        <w:t>Datensparsamkeit: Jeder Idempotency-Key MUSS serverseitig für die Dauer eines Aufbewahrungsfensters gespeichert werden, um Wiederholungen erkennen zu können. Eine Speicherpflicht für Anfragen, die ohnehin keinen Zustand verändern, erzeugt einen unnötigen, nicht durch einen Verarbeitungszweck gedeckten Datenspeicher – bei mehreren hundert Marktteilnehmern und hochfrequenten Abfrage-APIs (z. B. MaLo-Ident) ein erheblicher, vermeidbarer Speicher- und Betriebsaufwand.</w:t>
      </w:r>
    </w:p>
    <w:p w14:paraId="2F4A9D55" w14:textId="77777777" w:rsidR="008A0DA5" w:rsidRDefault="00000000">
      <w:r>
        <w:t>Datenwahrheit: Ein „Idempotent-Replayed“-Ergebnis trifft nur dann eine wahre Aussage, wenn tatsächlich ein Zustand repliziert statt neu erzeugt wurde. Bei einer reinen Abfrage ist jede Antwort „repliziert“ in dem Sinne, dass sie denselben (unveränderten) Datenbestand widerspiegelt – die Kennzeichnung als „Idempotent-Replayed“ wäre hier inhaltlich falsch bzw. bedeutungslos und verschleiert die tatsächliche Semantik des Aufrufs.</w:t>
      </w:r>
    </w:p>
    <w:p w14:paraId="5C829321" w14:textId="77777777" w:rsidR="008A0DA5" w:rsidRDefault="00000000">
      <w:r>
        <w:t>Zusätzlich verstößt eine unterschiedslose Anwendung gegen RFC 9110 selbst, da dort Idempotenz als Eigenschaft einer zustandsverändernden Wiederholung definiert ist – ihre Anwendung auf zustandslose Operationen ist nicht falsch im Sinne eines Verbots, aber semantisch bedeutungslos und öffnet in der Praxis Folgefehler: Werden Idempotency-Keys undifferenziert erzeugt und wiederverwendet, kann ein Client fälschlich annehmen, ein Schlüssel schütze auch vor doppelter Verarbeitung bei tatsächlich datenverändernden Folgeaufrufen, die denselben Schlüssel unzulässig wiederverwenden (Schlüssel-Kollision), oder ein Angreifer kann einen für eine Leseoperation ausgestellten Idempotenzschlüssel gegen eine datenverändernde Operation wiedereinspielen (Replay), wenn Clients und Server die Schlüsselgültigkeit nicht sauber pro Operation trennen – ein vermeidbares Sicherheitsrisiko.</w:t>
      </w:r>
    </w:p>
    <w:p w14:paraId="18533D3F" w14:textId="77777777" w:rsidR="008A0DA5" w:rsidRDefault="00000000">
      <w:r>
        <w:t>Wird der Idempotenz-Mechanismus nicht sauber vom Standard (RFC 9110) getrennt eingesetzt, kann kein Standard-Client und kein Standard-API-Gateway die Wiederholungssicherung mehr automatisch übernehmen. Jeder Marktteilnehmer müsste stattdessen eine eigene, fehleranfällige Sonderlogik implementieren, die bei jedem halbjährlichen Schnittstellenwechsel erneut geprüft werden muss – mit unmittelbarem Risiko doppelt verarbeiteter Geschäftsvorfälle (z. B. doppelte Lieferantenwechsel), falls diese Prüfung einmal unterbleibt.</w:t>
      </w:r>
    </w:p>
  </w:comment>
  <w:comment w:id="407" w:author="E.ON Netze" w:date="2026-07-10T05:27:00Z" w:initials="EON">
    <w:p w14:paraId="4C614EB6" w14:textId="77777777" w:rsidR="008A0DA5" w:rsidRDefault="00000000">
      <w:r>
        <w:annotationRef/>
      </w:r>
      <w:r>
        <w:t>Ergänzung: Die bisherige Fassung führte im positiven Bereich ausschließlich 202. Für synchron abschließend verarbeitete Aufrufe fehlten damit die passenden Statuscodes, sodass Anbieter gezwungen waren, den Erfolg proprietär im Payload zu kodieren. Die folgende vollständige Tabelle ergänzt 200, 201 und 204.</w:t>
      </w:r>
    </w:p>
  </w:comment>
  <w:comment w:id="447" w:author="E.ON Netze" w:date="2026-07-12T15:03:00Z" w:initials="EON">
    <w:p w14:paraId="4C157821" w14:textId="77777777" w:rsidR="008A0DA5" w:rsidRDefault="00000000">
      <w:r>
        <w:annotationRef/>
      </w:r>
      <w:r>
        <w:t>Ergänzung: 409 (Konflikte, z. B. Doppelanlage) und 422 (fachliche Validierungsfehler, die syntaktisch korrekt, aber inhaltlich nicht verarbeitbar sind) fehlten und werden ergänzt; zusätzlich wird für 429 und 503 der Header „Retry-After“ verbindlich vorgeschrieben (siehe unten).</w:t>
      </w:r>
    </w:p>
  </w:comment>
  <w:comment w:id="485" w:author="E.ON Netze" w:date="2026-07-07T17:30:00Z" w:initials="EON">
    <w:p w14:paraId="6EAE65EC" w14:textId="77777777" w:rsidR="008A0DA5" w:rsidRDefault="00000000">
      <w:r>
        <w:annotationRef/>
      </w:r>
      <w:r>
        <w:t>Begründung der Anhebung von SHOULD auf MUST: Bei einer im MaBiS-Hub-Zielbild dreistelligen Zahl an Marktteilnehmern, die miteinander über dieselben Fehlerformate kommunizieren müssen, ist ein optionales Fehlerformat unzureichend – uneinheitliche proprietäre Fehlerkörper würden eine automatisierte, marktweite Fehlerbehandlung verhindern. Andere vergleichbare API-Ökosysteme (u. a. Microsoft Azure, Zalando RESTful API Guidelines, PSD2 Berlin Group) schreiben RFC 9457 verbindlich (MUST) vor.</w:t>
      </w:r>
    </w:p>
  </w:comment>
  <w:comment w:id="487" w:author="E.ON Netze" w:date="2026-07-11T19:57:00Z" w:initials="EON">
    <w:p w14:paraId="33890A11" w14:textId="77777777" w:rsidR="008A0DA5" w:rsidRDefault="00000000">
      <w:r>
        <w:annotationRef/>
      </w:r>
      <w:r>
        <w:t>Korrektur: Eine frühere Fassung dieses Absatzes ordnete transactionId, initialTransactionId, referenceId und creationDateTime fälschlich als „Extensions“ dem JSON-Body des Problem-Details-Objekts zu. Das widerspricht der in Kapitel 3.5 festgelegten Regel, wonach diese Felder ausschließlich als http-Header übertragen werden – diese Regel gilt ausnahmslos auch für negative (4xx/5xx) Antworten.</w:t>
      </w:r>
    </w:p>
  </w:comment>
  <w:comment w:id="488" w:author="E.ON Netze" w:date="2026-07-14T01:46:00Z" w:initials="EON">
    <w:p w14:paraId="2B54076B" w14:textId="77777777" w:rsidR="008A0DA5" w:rsidRDefault="00000000">
      <w:r>
        <w:annotationRef/>
      </w:r>
      <w:r>
        <w:t>Ohne diese Angabe kann ein Client bei einer dreistelligen Zahl an gleichzeitig zurückweisenden Marktteilnehmer-Systemen den günstigsten Wiederholungszeitpunkt nicht bestimmen, was unkoordinierte Retry-Stürme begünstigt.</w:t>
      </w:r>
    </w:p>
  </w:comment>
  <w:comment w:id="500" w:author="E.ON Netze" w:date="2026-07-12T03:54:00Z" w:initials="EON">
    <w:p w14:paraId="51AD5429" w14:textId="77777777" w:rsidR="008A0DA5" w:rsidRDefault="00000000">
      <w:r>
        <w:annotationRef/>
      </w:r>
      <w:r>
        <w:t>Die fachlichen Prüfpfade, Ablaufschritte und zulässigen Antwortcodes vieler API-Webdienste sind bereits im Dokument „EBD und Codelisten für die Antwortnachrichten“ (nachfolgend EBD-Dokument) als Entscheidungsbaum-Diagramme mit eindeutigen Kennungen der Form „E_nnnn“ (z. B. E_0594) definiert. Ohne einen maschinenlesbaren Verweis aus der OpenAPI-Spezifikation auf das zugrunde liegende EBD müssen Marktteilnehmer die fachliche Ablauflogik eines API-Webdienstes manuell im 851-seitigen EBD-Dokument suchen; Änderungen am EBD sind zudem nicht automatisiert auf betroffene API-Webdienste rückverfolgbar.</w:t>
      </w:r>
    </w:p>
  </w:comment>
  <w:comment w:id="502" w:author="E.ON Netze" w:date="2026-07-12T04:12:00Z" w:initials="EON">
    <w:p w14:paraId="01827CE5" w14:textId="77777777" w:rsidR="008A0DA5" w:rsidRDefault="00000000">
      <w:r>
        <w:annotationRef/>
      </w:r>
      <w:r>
        <w:t>Hinweis zum „x-“-Präfix und RFC 6648: RFC 6648 („Deprecating the „X-“ Prefix and Similar Constructs in Application Protocols“) betrifft ausdrücklich HTTP-Header-Feldnamen und vergleichbare Anwendungsprotokoll-Konstrukte (siehe Kapitel 3.2 zur Umbenennung von X-BDEW-VERSION zu BDEW-Version). Das lowercase „x-“-Präfix in OpenAPI-Spezifikationen ist davon zu unterscheiden: Es ist keine anwendungsspezifische Ad-hoc-Konvention, sondern in der OpenAPI Specification v3.1.0 selbst als verbindlicher, einziger zulässiger Mechanismus für Spezifikationserweiterungen normiert („Specification Extensions“) und wird von OAS-Werkzeugen (Linter, Codegeneratoren, Validatoren) als solches ausgewertet. Ein Entfernen des Präfixes bei x-ebd-reference würde die Datei gegen gängige OAS-3.1-Tooling ungültig machen, da Eigenschaften ohne „x-“-Präfix, die nicht Teil des OpenAPI-Schemas sind, als Fehler zurückgewiesen werden. RFC 6648 ist damit für echte HTTP-Header dieser Guideline sauber aufgelöst (X-BDEW-VERSION -&gt; BDEW-Version); für die OAS-eigene „x-“-Konvention gilt die Spezifikationsvorgabe der OpenAPI Initiative vorrangig.</w:t>
      </w:r>
    </w:p>
    <w:p w14:paraId="05FE020F" w14:textId="77777777" w:rsidR="008A0DA5" w:rsidRDefault="00000000">
      <w:r>
        <w:t>Ein unreflektiertes, pauschales Entfernen von Präfixen ohne Prüfung des jeweiligen Standards wäre selbst ein Verstoß gegen Explizitheit und Konsistenz (Kapitel 1.1): Es käme darauf an, WARUM ein Präfix verwendet wird, nicht nur, WIE es aussieht. Eine invalide OpenAPI-Datei würde zudem sämtliche Standardwerkzeuge (Linter, Codegeneratoren) unbrauchbar machen und wieder individuelle Sonderbehandlung erzwingen.</w:t>
      </w:r>
    </w:p>
  </w:comment>
  <w:comment w:id="541" w:author="E.ON Netze" w:date="2026-07-10T13:48:00Z" w:initials="EON">
    <w:p w14:paraId="7CA1BB02" w14:textId="77777777" w:rsidR="008A0DA5" w:rsidRDefault="00000000">
      <w:r>
        <w:annotationRef/>
      </w:r>
      <w:r>
        <w:t>Prüfergebnis zur Frage Header oder Payload: Eine laufzeitseitige EBD-Referenz gehört in den Header, nicht in den Payload. Das entspricht durchgängig dem in Kapitel 3.5 etablierten Muster dieser Guideline, wonach sämtliche Meta- und Korrelationsangaben zu einem Aufruf (traceparent, tracestate, correlationId) als Header und niemals als Payload-Feld übertragen werden: Eine EBD-Referenz beschreibt, welcher fachliche Prüfprozess auf einen Aufruf angewendet wurde – das ist eine Aussage über den Aufruf selbst (Metadatum), nicht Teil der eigentlichen fachlichen Nutzdaten. Diese Trennung entspricht dem Grundsatz der Trennung von Verantwortung (Kapitel 1.1) und der in vergleichbaren REST-API-Guidelines (u. a. Zalando RESTful API Guidelines) empfohlenen Praxis, Steuerungs- und Herkunftsinformationen im Header und fachliche Nutzdaten im Payload zu trennen. Würde die EBD-Referenz stattdessen im Payload geführt, müsste jedes Response-Schema um dieses technische Feld erweitert werden, was die fachlichen Schemas unnötig mit Prüfprozess-Metadaten vermischen und die Wiederverwendbarkeit der Schemas einschränken würde. Das YAML-Beispiel oben zeigt die Spezifikationsebene (Entwurfszeit); dass x-ebd-reference dort als Geschwisterelement von operationId bzw. innerhalb von responses erscheint, ist reine OpenAPI-Dokumentstruktur und keine Aussage über Header oder Payload zur Laufzeit. Das nachfolgende JSON-Beispiel zeigt deshalb ergänzend die tatsächliche Übertragung auf der Leitung.</w:t>
      </w:r>
    </w:p>
  </w:comment>
  <w:comment w:id="570" w:author="E.ON Netze" w:date="2026-07-07T10:16:00Z" w:initials="EON">
    <w:p w14:paraId="639044F4" w14:textId="77777777" w:rsidR="008A0DA5" w:rsidRDefault="00000000">
      <w:r>
        <w:annotationRef/>
      </w:r>
      <w:r>
        <w:t>Mehrere Prozesse der Marktkommunikation (u. a. Steuerbefehle, Ersatzwertbildung, Bilanzierung) übermitteln keine festen Zahlenwerte, sondern eine Berechnungsvorschrift, aus der ein Wert zur Laufzeit zu ermitteln ist (z. B. eine maximale Wirkleistung als Funktion mehrerer Messwerte). Für den Austausch solcher Formeln als Zeichenkette in einer OAS-3.1-Spezifikation wird kein proprietäres Format verwendet, sondern die Formelsyntax an den offenen Standard ISO/IEC 26300-2 (OpenFormula) angelehnt. Die Anlehnung an diesen Standard hat unmittelbare praktische Auswirkung: Weil OpenFormula bereits die Formelsprache gängiger Tabellenkalkulationsprogramme ist, können Marktteilnehmer für Aufbau, Prüfung und Auswertung übertragener Berechnungsvorschriften auf bereits vorhandene, aktiv gepflegte Bibliotheken zurückgreifen (siehe die Bibliotheksempfehlungen weiter unten), statt eine eigene Formelsprache samt Parser und Auswerte-Engine zu entwickeln. Würde stattdessen ein proprietäres, EDI@Energy-eigenes Formelformat verwendet, entstünden mehrere greifbare Nachteile: Jeder Marktteilnehmer müsste einen eigenen Parser und eine eigene Auswerte-Engine für dieses Format entwickeln und pflegen, was spürbaren Mehraufwand gegenüber der Nutzung vorhandener Standardbibliotheken bedeutet; am Markt verfügbare Standardtools (Tabellenkalkulation, Formel-Bibliotheken, Validatoren) wären nicht einsetzbar, da sie ein anderes Format erwarten; und eine spätere Migration – etwa der Wechsel eines Marktteilnehmers auf ein neues Backend-System oder der Anschluss an internationale Systeme, die üblicherweise mit Standardformaten arbeiten – wäre erheblich erschwert oder im Einzelfall gar nicht mehr wirtschaftlich sinnvoll möglich, da die proprietären Formeln zunächst in ein Standardformat übersetzt werden müssten, bevor Standardwerkzeuge sie verarbeiten könnten.</w:t>
      </w:r>
    </w:p>
  </w:comment>
  <w:comment w:id="578" w:author="E.ON Netze" w:date="2026-07-09T03:01:00Z" w:initials="EON">
    <w:p w14:paraId="30B21D95" w14:textId="77777777" w:rsidR="008A0DA5" w:rsidRDefault="00000000">
      <w:r>
        <w:annotationRef/>
      </w:r>
      <w:r>
        <w:t>Prüfergebnis zu formulaId und variables: Beide Felder werden zusätzlich zur reinen Formel-Zeichenkette benötigt. Ohne variables enthält die Formel nur Kurzbezeichner wie „Me123“, ohne dass für den Empfänger maschinenlesbar festgelegt ist, auf welche konkrete Messlokation oder Marktlokation sich dieser Bezeichner bezieht – das widerspricht dem Grundsatz der Explizitheit (Kapitel 1.1), wonach Bedeutung nicht stillschweigend vorausgesetzt werden darf. Ohne formulaId lässt sich eine bereits übermittelte Berechnungsvorschrift in einem späteren Aufruf (z. B. einer Status- oder Monitoring-Abfrage zum selben Steuerbefehl) nicht referenzieren, ohne die vollständige Formel erneut zu übertragen; zudem lässt sich ohne eine stabile ID nicht eindeutig feststellen, ob zwei zu unterschiedlichen Zeitpunkten übermittelte Formeln inhaltlich identisch sind oder zwischenzeitlich geändert wurden (Grundsatz der Eindeutigkeit, Kapitel 1.1). Das ursprüngliche Schema (reiner calculationFormula-String) bleibt als Basistyp für die Muster-Validierung der Formel selbst bestehen, wird aber für die tatsächliche Verwendung in Nachrichten um formulaId und variables zum Objekt calculationRule erweitert.</w:t>
      </w:r>
    </w:p>
  </w:comment>
  <w:comment w:id="681" w:author="E.ON Netze" w:date="2026-07-07T17:43:00Z" w:initials="EON">
    <w:p w14:paraId="3C25A7E8" w14:textId="77777777" w:rsidR="008A0DA5" w:rsidRDefault="00000000">
      <w:r>
        <w:annotationRef/>
      </w:r>
      <w:r>
        <w:t>Korrektur: traceparent und creationDateTime gehören gemäß Kapitel 3.5 zwingend in den http-Header, nicht in den JSON-Payload. Eine frühere Fassung dieses Beispiels führte beide Angaben fälschlich im Body; das wurde korrigiert. Diese Prüfung gilt für sämtliche Beispiele dieses Dokuments: traceparent, tracestate, creationDateTime und correlationId dürfen niemals Bestandteil des Payloads sein.</w:t>
      </w:r>
    </w:p>
  </w:comment>
  <w:comment w:id="727" w:author="E.ON Netze" w:date="2026-07-13T21:37:00Z" w:initials="EON">
    <w:p w14:paraId="0BA753C3" w14:textId="77777777" w:rsidR="008A0DA5" w:rsidRDefault="00000000">
      <w:r>
        <w:annotationRef/>
      </w:r>
      <w:r>
        <w:t>Hinweis: Diese Repository-Release-Version ist von der in Kapitel 3.2 beschriebenen, über Content Negotiation ausgehandelten Version einer einzelnen Ressource zu unterscheiden. Ersteres beschreibt den Änderungsstand des gesamten Repositorys, Letzteres die gegenüber einem Client zur Laufzeit angebotene Version eines einzelnen API-Webdienstes.</w:t>
      </w:r>
    </w:p>
  </w:comment>
  <w:comment w:id="728" w:author="E.ON Netze" w:date="2026-07-12T14:05:00Z" w:initials="EON">
    <w:p w14:paraId="2D452992" w14:textId="77777777" w:rsidR="008A0DA5" w:rsidRDefault="00000000">
      <w:r>
        <w:annotationRef/>
      </w:r>
      <w:r>
        <w:t>Hinweis: Automatisierte Validierung ist an dieser Stelle deshalb wichtig, weil dafür etablierte, kostenfreie Standardwerkzeuge existieren (Redocly CLI, Spectral, openapi-diff u. a.), die eine manuelle Sichtprüfung jeder einzelnen API-Datei überflüssig machen. Automatisiertes Linting deckt Konsistenz- und Guideline-Verstöße (z. B. fehlende x-i18n-Angaben, falsch platzierte Header-Parameter) bereits im Pull Request auf, bevor eine Änderung veröffentlicht wird, und erhöht dadurch die Qualität aller künftigen API-Spezifikationen systematisch und reproduzierbar – unabhängig davon, wer die jeweilige Änderung eingebracht hat.</w:t>
      </w:r>
    </w:p>
    <w:p w14:paraId="515895B0" w14:textId="77777777" w:rsidR="008A0DA5" w:rsidRDefault="00000000">
      <w:r>
        <w:t>Ohne automatisierte Prüfung hängt die Qualität jeder neuen API-Spezifikation von der Sorgfalt einzelner Personen ab; Fehler fallen dann typischerweise erst bei Marktteilnehmern nach der Veröffentlichung auf, wenn die Korrektur bereits deutlich teurer ist als eine Prüfung vor Veröffentlichung.</w:t>
      </w:r>
    </w:p>
  </w:comment>
  <w:comment w:id="739" w:author="E.ON Netze" w:date="2026-07-13T23:11:00Z" w:initials="EON">
    <w:p w14:paraId="4E735DFF" w14:textId="77777777" w:rsidR="008A0DA5" w:rsidRDefault="00000000">
      <w:r>
        <w:annotationRef/>
      </w:r>
      <w:r>
        <w:t>Versuche, eine Version innerhalb eines Datei- oder Schema-Namens abzubilden, sind zu unterlassen: Über mehrere Jahre und mehrere Versionssprünge hinweg führt dieses Muster zu einem unkontrollierbaren Aufwuchs paralleler Dateien (maloIdentV1.yaml, maloIdentV2.yaml, maloIdentV3.yaml, …), die alle gepflegt, referenziert und irgendwann wieder aufgeräumt werden müssten – ein Zustand, der sich bereits im bestehenden GitHub-Repository in Ansätzen zeigt (u. a. eine Datei „maloIdentV2.yaml“). Da die Versionierung einer Ressource bereits vollständig über Content Negotiation (Kapitel 3.2) und die Branch-Struktur (Kapitel 4.1) abgebildet wird, ergibt sich die jeweils gültige Feldversion automatisch aus der im http-Header referenzierten Schnittstellenversion; ein zusätzliches, drittes Versionierungsmerkmal im Dateinamen wäre redundant (Sparsamkeit, Kapitel 1.1) und liefe der eigentlichen Absicht einer eindeutigen Versionsquelle zuwider.</w:t>
      </w:r>
    </w:p>
  </w:comment>
  <w:comment w:id="753" w:author="E.ON Netze" w:date="2026-07-08T22:47:00Z" w:initials="EON">
    <w:p w14:paraId="3AE9F068" w14:textId="77777777" w:rsidR="008A0DA5" w:rsidRDefault="00000000">
      <w:r>
        <w:annotationRef/>
      </w:r>
      <w:r>
        <w:t>Spectral wird zusätzlich empfohlen, da es – anders als ein reines OpenAPI-Schema-Lint – die Durchsetzung fachlicher Guideline-Regeln erlaubt, die über die reine OpenAPI-Syntaxprüfung hinausgehen (z. B. verpflichtende x-i18n-Angaben gemäß Kapitel 3.4, verpflichtende in:header-Lage der Korrelations-Parameter gemäß Kapitel 3.5, verpflichtende x-ebd-reference gemäß Kapitel 3.10). Reines Redocly-Lint prüft OpenAPI-Konformität, jedoch keine EDI@Energy-spezifischen Guideline-Regeln; Spectral schließt diese Lücke über benutzerdefinierte Regeln.</w:t>
      </w:r>
    </w:p>
  </w:comment>
  <w:comment w:id="786" w:author="E.ON Netze" w:date="2026-07-13T03:46:00Z" w:initials="EON">
    <w:p w14:paraId="3BB8876B" w14:textId="77777777" w:rsidR="008A0DA5" w:rsidRDefault="00000000">
      <w:r>
        <w:annotationRef/>
      </w:r>
      <w:r>
        <w:t>Damit werden neu hinzugefügte API-Versionen automatisch in die Validierung einbezogen, ohne dass der Workflow manuell nachgepflegt werden muss.</w:t>
      </w:r>
    </w:p>
  </w:comment>
  <w:comment w:id="790" w:author="E.ON Netze" w:date="2026-07-13T04:28:00Z" w:initials="EON">
    <w:p w14:paraId="312FF235" w14:textId="77777777" w:rsidR="008A0DA5" w:rsidRDefault="00000000">
      <w:r>
        <w:annotationRef/>
      </w:r>
      <w:r>
        <w:t>Hinweis: Ein Marktteilnehmer kann seine Client-Implementierung auf diese Weise zunächst rein technisch gegen die im GitHub-Repository veröffentlichte Spezifikation prüfen, bevor überhaupt ein Test gegen einen echten (Partner-)Server stattfindet. Das beschleunigt die Umsetzung neuer oder geänderter API-Webdienste erheblich, da Kommunikationsfehler, Schema-Abweichungen und falsch benannte Felder bereits lokal und ohne Abstimmung mit einem Marktpartner gefunden werden – insbesondere in der Konsultationsphase, in der noch kein produktiver Partner-Server zur Verfügung steht. Für alle beschriebenen Schritte existieren kostenfreie, aktiv gepflegte Standardwerkzeuge; eine Eigenentwicklung ist nicht erforderlich.</w:t>
      </w:r>
    </w:p>
    <w:p w14:paraId="176BA908" w14:textId="77777777" w:rsidR="008A0DA5" w:rsidRDefault="00000000">
      <w:r>
        <w:t>Wird eine neue oder geänderte Schnittstelle erst gegen einen echten Partner-Server getestet, hängt der Projektfortschritt von der Terminverfügbarkeit und Testbereitschaft eines anderen Marktteilnehmers ab. Ein technischer Vortest gegen einen Mock-Server entkoppelt diese Abhängigkeit und verkürzt dadurch die Umsetzungszeit spürbar.</w:t>
      </w:r>
    </w:p>
  </w:comment>
  <w:comment w:id="804" w:author="E.ON Netze" w:date="2026-07-10T12:29:00Z" w:initials="EON">
    <w:p w14:paraId="18406037" w14:textId="77777777" w:rsidR="008A0DA5" w:rsidRDefault="00000000">
      <w:r>
        <w:annotationRef/>
      </w:r>
      <w:r>
        <w:t>Notwendige Änderung gegenüber dem bisherigen Vorgehen: Bislang enthielten nicht alle API-Dateien für jeden Statuscode benannte Beispiele; ohne diese ist eine gezielte Mock-Server-Auswahl einzelner Antwortfälle nicht möglich. Diese Ergänzung ist daher Voraussetzung dafür, dass sich das in diesem Kapitel beschriebene Contract-Testing-Verfahren durchgängig anwenden lässt.</w:t>
      </w:r>
    </w:p>
  </w:comment>
  <w:comment w:id="840" w:author="E.ON Netze" w:date="2026-07-10T09:28:00Z" w:initials="EON">
    <w:p w14:paraId="78B7DC51" w14:textId="77777777" w:rsidR="008A0DA5" w:rsidRDefault="00000000">
      <w:r>
        <w:annotationRef/>
      </w:r>
      <w:r>
        <w:t>Korrektur: RFC 5246 (TLS 1.2) wird entfernt. TLS 1.3 (RFC 8446) ist bereits referenziert und deckt die aktuellen kryptographischen Vorgaben gemäß TR-02102-2 ab; ein separater Verweis auf die ältere, durch RFC 8446 abgelöste TLS-1.2-Spezifikation ist redundant und birgt das Risiko, dass Implementierende TLS 1.2 fälschlich als gleichrangig zulässig ansehen.</w:t>
      </w:r>
    </w:p>
  </w:comment>
  <w:comment w:id="843" w:author="E.ON Netze" w:date="2026-07-13T09:05:00Z" w:initials="EON">
    <w:p w14:paraId="408C146C" w14:textId="77777777" w:rsidR="008A0DA5" w:rsidRDefault="00000000">
      <w:r>
        <w:annotationRef/>
      </w:r>
      <w:r>
        <w:t>Korrektur: Der Quellenverzeichnis-Eintrag führte den falschen Titel „HTTP/1.1“ (Titel von RFC 9112) statt „Problem Details for HTTP APIs“ (korrekter Titel von RFC 9457).</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F83979A" w15:done="0"/>
  <w15:commentEx w15:paraId="782D2FF8" w15:done="0"/>
  <w15:commentEx w15:paraId="32D7CB1B" w15:done="0"/>
  <w15:commentEx w15:paraId="1FC8B1B1" w15:done="0"/>
  <w15:commentEx w15:paraId="7AD53E4E" w15:done="0"/>
  <w15:commentEx w15:paraId="61C429A6" w15:done="0"/>
  <w15:commentEx w15:paraId="40D0FBE7" w15:done="0"/>
  <w15:commentEx w15:paraId="576CAE0D" w15:done="0"/>
  <w15:commentEx w15:paraId="66CE03E0" w15:done="0"/>
  <w15:commentEx w15:paraId="70549567" w15:done="0"/>
  <w15:commentEx w15:paraId="77F480E2" w15:done="0"/>
  <w15:commentEx w15:paraId="7A0150AA" w15:done="0"/>
  <w15:commentEx w15:paraId="1FACC5F7" w15:done="0"/>
  <w15:commentEx w15:paraId="423347FB" w15:done="0"/>
  <w15:commentEx w15:paraId="445D4B50" w15:done="0"/>
  <w15:commentEx w15:paraId="4A1F21D1" w15:done="0"/>
  <w15:commentEx w15:paraId="27611C07" w15:done="0"/>
  <w15:commentEx w15:paraId="7FAFF159" w15:done="0"/>
  <w15:commentEx w15:paraId="1BCAE4F6" w15:done="0"/>
  <w15:commentEx w15:paraId="51BE6E22" w15:done="0"/>
  <w15:commentEx w15:paraId="1193F41B" w15:done="0"/>
  <w15:commentEx w15:paraId="74087CE8" w15:done="0"/>
  <w15:commentEx w15:paraId="04ACCCF7" w15:done="0"/>
  <w15:commentEx w15:paraId="18533D3F" w15:done="0"/>
  <w15:commentEx w15:paraId="4C614EB6" w15:done="0"/>
  <w15:commentEx w15:paraId="4C157821" w15:done="0"/>
  <w15:commentEx w15:paraId="6EAE65EC" w15:done="0"/>
  <w15:commentEx w15:paraId="33890A11" w15:done="0"/>
  <w15:commentEx w15:paraId="2B54076B" w15:done="0"/>
  <w15:commentEx w15:paraId="51AD5429" w15:done="0"/>
  <w15:commentEx w15:paraId="05FE020F" w15:done="0"/>
  <w15:commentEx w15:paraId="7CA1BB02" w15:done="0"/>
  <w15:commentEx w15:paraId="639044F4" w15:done="0"/>
  <w15:commentEx w15:paraId="30B21D95" w15:done="0"/>
  <w15:commentEx w15:paraId="3C25A7E8" w15:done="0"/>
  <w15:commentEx w15:paraId="0BA753C3" w15:done="0"/>
  <w15:commentEx w15:paraId="515895B0" w15:done="0"/>
  <w15:commentEx w15:paraId="4E735DFF" w15:done="0"/>
  <w15:commentEx w15:paraId="3AE9F068" w15:done="0"/>
  <w15:commentEx w15:paraId="3BB8876B" w15:done="0"/>
  <w15:commentEx w15:paraId="176BA908" w15:done="0"/>
  <w15:commentEx w15:paraId="18406037" w15:done="0"/>
  <w15:commentEx w15:paraId="78B7DC51" w15:done="0"/>
  <w15:commentEx w15:paraId="408C146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F83979A" w16cid:durableId="7BABC86D"/>
  <w16cid:commentId w16cid:paraId="782D2FF8" w16cid:durableId="1D3D1D27"/>
  <w16cid:commentId w16cid:paraId="32D7CB1B" w16cid:durableId="63A63A5A"/>
  <w16cid:commentId w16cid:paraId="1FC8B1B1" w16cid:durableId="666763E0"/>
  <w16cid:commentId w16cid:paraId="7AD53E4E" w16cid:durableId="30455479"/>
  <w16cid:commentId w16cid:paraId="61C429A6" w16cid:durableId="5A0983CE"/>
  <w16cid:commentId w16cid:paraId="40D0FBE7" w16cid:durableId="1092A2F9"/>
  <w16cid:commentId w16cid:paraId="576CAE0D" w16cid:durableId="68AFE160"/>
  <w16cid:commentId w16cid:paraId="66CE03E0" w16cid:durableId="09A8F458"/>
  <w16cid:commentId w16cid:paraId="70549567" w16cid:durableId="673C8F7F"/>
  <w16cid:commentId w16cid:paraId="77F480E2" w16cid:durableId="05804BF3"/>
  <w16cid:commentId w16cid:paraId="7A0150AA" w16cid:durableId="13DF4E3A"/>
  <w16cid:commentId w16cid:paraId="1FACC5F7" w16cid:durableId="530082B1"/>
  <w16cid:commentId w16cid:paraId="423347FB" w16cid:durableId="1EB4D024"/>
  <w16cid:commentId w16cid:paraId="445D4B50" w16cid:durableId="3BA8163A"/>
  <w16cid:commentId w16cid:paraId="4A1F21D1" w16cid:durableId="65D6AB7B"/>
  <w16cid:commentId w16cid:paraId="27611C07" w16cid:durableId="182E6A6B"/>
  <w16cid:commentId w16cid:paraId="7FAFF159" w16cid:durableId="67749A15"/>
  <w16cid:commentId w16cid:paraId="1BCAE4F6" w16cid:durableId="33A25F37"/>
  <w16cid:commentId w16cid:paraId="51BE6E22" w16cid:durableId="5BA99BD9"/>
  <w16cid:commentId w16cid:paraId="1193F41B" w16cid:durableId="67F58841"/>
  <w16cid:commentId w16cid:paraId="74087CE8" w16cid:durableId="04301148"/>
  <w16cid:commentId w16cid:paraId="04ACCCF7" w16cid:durableId="171F013D"/>
  <w16cid:commentId w16cid:paraId="18533D3F" w16cid:durableId="763E2658"/>
  <w16cid:commentId w16cid:paraId="4C614EB6" w16cid:durableId="7E3BEE21"/>
  <w16cid:commentId w16cid:paraId="4C157821" w16cid:durableId="76FFA4D4"/>
  <w16cid:commentId w16cid:paraId="6EAE65EC" w16cid:durableId="76ED1606"/>
  <w16cid:commentId w16cid:paraId="33890A11" w16cid:durableId="4674361C"/>
  <w16cid:commentId w16cid:paraId="2B54076B" w16cid:durableId="7A3373A2"/>
  <w16cid:commentId w16cid:paraId="51AD5429" w16cid:durableId="4E7DA772"/>
  <w16cid:commentId w16cid:paraId="05FE020F" w16cid:durableId="2F9093EA"/>
  <w16cid:commentId w16cid:paraId="7CA1BB02" w16cid:durableId="1A51B3DD"/>
  <w16cid:commentId w16cid:paraId="639044F4" w16cid:durableId="2643C03C"/>
  <w16cid:commentId w16cid:paraId="30B21D95" w16cid:durableId="69DC6FD1"/>
  <w16cid:commentId w16cid:paraId="3C25A7E8" w16cid:durableId="45270E4D"/>
  <w16cid:commentId w16cid:paraId="0BA753C3" w16cid:durableId="7B4DF3E7"/>
  <w16cid:commentId w16cid:paraId="515895B0" w16cid:durableId="50E9AFFF"/>
  <w16cid:commentId w16cid:paraId="4E735DFF" w16cid:durableId="251A5F6E"/>
  <w16cid:commentId w16cid:paraId="3AE9F068" w16cid:durableId="286C71AD"/>
  <w16cid:commentId w16cid:paraId="3BB8876B" w16cid:durableId="13D8FFC1"/>
  <w16cid:commentId w16cid:paraId="176BA908" w16cid:durableId="0357CAB5"/>
  <w16cid:commentId w16cid:paraId="18406037" w16cid:durableId="14903FB8"/>
  <w16cid:commentId w16cid:paraId="78B7DC51" w16cid:durableId="045937AA"/>
  <w16cid:commentId w16cid:paraId="408C146C" w16cid:durableId="6BB9480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242957169">
    <w:abstractNumId w:val="8"/>
  </w:num>
  <w:num w:numId="2" w16cid:durableId="795297294">
    <w:abstractNumId w:val="6"/>
  </w:num>
  <w:num w:numId="3" w16cid:durableId="463736056">
    <w:abstractNumId w:val="5"/>
  </w:num>
  <w:num w:numId="4" w16cid:durableId="1148864474">
    <w:abstractNumId w:val="4"/>
  </w:num>
  <w:num w:numId="5" w16cid:durableId="1521965631">
    <w:abstractNumId w:val="7"/>
  </w:num>
  <w:num w:numId="6" w16cid:durableId="580942965">
    <w:abstractNumId w:val="3"/>
  </w:num>
  <w:num w:numId="7" w16cid:durableId="1326589586">
    <w:abstractNumId w:val="2"/>
  </w:num>
  <w:num w:numId="8" w16cid:durableId="1039625965">
    <w:abstractNumId w:val="1"/>
  </w:num>
  <w:num w:numId="9" w16cid:durableId="19997275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778B1"/>
    <w:rsid w:val="0029639D"/>
    <w:rsid w:val="00326F90"/>
    <w:rsid w:val="008A0DA5"/>
    <w:rsid w:val="00AA1D8D"/>
    <w:rsid w:val="00B47730"/>
    <w:rsid w:val="00CB0664"/>
    <w:rsid w:val="00D44A2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18FFF5"/>
  <w14:defaultImageDpi w14:val="300"/>
  <w15:docId w15:val="{B572A318-9E24-4B13-ABC5-132F70540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rPr>
      <w:rFonts w:ascii="Calibri" w:hAnsi="Calibri"/>
      <w:sz w:val="20"/>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Kommentartext">
    <w:name w:val="annotation text"/>
    <w:basedOn w:val="Standard"/>
    <w:link w:val="KommentartextZchn"/>
    <w:uiPriority w:val="99"/>
    <w:semiHidden/>
    <w:unhideWhenUsed/>
    <w:pPr>
      <w:spacing w:line="240" w:lineRule="auto"/>
    </w:pPr>
    <w:rPr>
      <w:szCs w:val="20"/>
    </w:rPr>
  </w:style>
  <w:style w:type="character" w:customStyle="1" w:styleId="KommentartextZchn">
    <w:name w:val="Kommentartext Zchn"/>
    <w:basedOn w:val="Absatz-Standardschriftart"/>
    <w:link w:val="Kommentartext"/>
    <w:uiPriority w:val="99"/>
    <w:semiHidden/>
    <w:rPr>
      <w:rFonts w:ascii="Calibri" w:hAnsi="Calibri"/>
      <w:sz w:val="20"/>
      <w:szCs w:val="20"/>
    </w:rPr>
  </w:style>
  <w:style w:type="character" w:styleId="Kommentarzeichen">
    <w:name w:val="annotation reference"/>
    <w:basedOn w:val="Absatz-Standardschriftar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39</Pages>
  <Words>12998</Words>
  <Characters>81891</Characters>
  <Application>Microsoft Office Word</Application>
  <DocSecurity>0</DocSecurity>
  <Lines>682</Lines>
  <Paragraphs>189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94700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Edgar Jung</cp:lastModifiedBy>
  <cp:revision>2</cp:revision>
  <dcterms:created xsi:type="dcterms:W3CDTF">2026-07-13T12:18:00Z</dcterms:created>
  <dcterms:modified xsi:type="dcterms:W3CDTF">2026-07-13T12:18:00Z</dcterms:modified>
  <cp:category/>
</cp:coreProperties>
</file>